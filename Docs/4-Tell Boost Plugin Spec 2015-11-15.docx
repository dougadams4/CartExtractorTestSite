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F929AB" w14:textId="0A54C3B2" w:rsidR="009344A1" w:rsidRPr="002341D0" w:rsidRDefault="0020557F" w:rsidP="00AF05DC">
      <w:r w:rsidRPr="002341D0">
        <w:rPr>
          <w:noProof/>
          <w:lang w:bidi="ar-SA"/>
        </w:rPr>
        <mc:AlternateContent>
          <mc:Choice Requires="wps">
            <w:drawing>
              <wp:anchor distT="0" distB="0" distL="114300" distR="114300" simplePos="0" relativeHeight="251704316" behindDoc="0" locked="0" layoutInCell="1" allowOverlap="1" wp14:anchorId="02871D99" wp14:editId="005A7847">
                <wp:simplePos x="0" y="0"/>
                <wp:positionH relativeFrom="page">
                  <wp:posOffset>685800</wp:posOffset>
                </wp:positionH>
                <wp:positionV relativeFrom="page">
                  <wp:posOffset>2811780</wp:posOffset>
                </wp:positionV>
                <wp:extent cx="6400800" cy="655320"/>
                <wp:effectExtent l="0" t="0" r="0" b="11430"/>
                <wp:wrapTight wrapText="bothSides">
                  <wp:wrapPolygon edited="0">
                    <wp:start x="129" y="0"/>
                    <wp:lineTo x="129" y="21349"/>
                    <wp:lineTo x="21407" y="21349"/>
                    <wp:lineTo x="21407" y="0"/>
                    <wp:lineTo x="129" y="0"/>
                  </wp:wrapPolygon>
                </wp:wrapTight>
                <wp:docPr id="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655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F9E43" w14:textId="01C9B409" w:rsidR="00E32A89" w:rsidRDefault="00E32A89" w:rsidP="009C2344">
                            <w:pPr>
                              <w:pStyle w:val="Heading5"/>
                              <w:spacing w:after="0"/>
                            </w:pPr>
                            <w:r>
                              <w:t xml:space="preserve">4-Tell Boost </w:t>
                            </w:r>
                            <w:del w:id="2" w:author="Zac" w:date="2015-11-01T21:58:00Z">
                              <w:r w:rsidDel="00597500">
                                <w:delText xml:space="preserve">Plugin </w:delText>
                              </w:r>
                            </w:del>
                            <w:ins w:id="3" w:author="Zac" w:date="2015-11-01T21:58:00Z">
                              <w:r>
                                <w:t>Extract</w:t>
                              </w:r>
                            </w:ins>
                            <w:ins w:id="4" w:author="Zac" w:date="2015-11-05T08:14:00Z">
                              <w:r>
                                <w:t xml:space="preserve">or </w:t>
                              </w:r>
                            </w:ins>
                            <w:r>
                              <w:t>Specification</w:t>
                            </w:r>
                          </w:p>
                          <w:p w14:paraId="66C36E97" w14:textId="5423961B" w:rsidR="00E32A89" w:rsidRPr="009C2344" w:rsidRDefault="00E32A89" w:rsidP="009C2344">
                            <w:pPr>
                              <w:spacing w:after="0"/>
                              <w:jc w:val="center"/>
                              <w:rPr>
                                <w:b/>
                                <w:color w:val="FFFFFF" w:themeColor="background1"/>
                                <w:sz w:val="28"/>
                                <w:szCs w:val="28"/>
                              </w:rPr>
                            </w:pPr>
                            <w:r>
                              <w:rPr>
                                <w:b/>
                                <w:color w:val="FFFFFF" w:themeColor="background1"/>
                                <w:sz w:val="28"/>
                                <w:szCs w:val="28"/>
                              </w:rPr>
                              <w:t xml:space="preserve">Version </w:t>
                            </w:r>
                            <w:ins w:id="5" w:author="Zac" w:date="2015-11-06T12:43:00Z">
                              <w:r>
                                <w:rPr>
                                  <w:b/>
                                  <w:color w:val="FFFFFF" w:themeColor="background1"/>
                                  <w:sz w:val="28"/>
                                  <w:szCs w:val="28"/>
                                </w:rPr>
                                <w:t>5</w:t>
                              </w:r>
                            </w:ins>
                            <w:del w:id="6" w:author="Zac" w:date="2015-11-01T21:58:00Z">
                              <w:r w:rsidDel="00597500">
                                <w:rPr>
                                  <w:b/>
                                  <w:color w:val="FFFFFF" w:themeColor="background1"/>
                                  <w:sz w:val="28"/>
                                  <w:szCs w:val="28"/>
                                </w:rPr>
                                <w:delText>4</w:delText>
                              </w:r>
                            </w:del>
                            <w:r>
                              <w:rPr>
                                <w:b/>
                                <w:color w:val="FFFFFF" w:themeColor="background1"/>
                                <w:sz w:val="28"/>
                                <w:szCs w:val="28"/>
                              </w:rPr>
                              <w:t>.0</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5" o:spid="_x0000_s1026" type="#_x0000_t202" style="position:absolute;margin-left:54pt;margin-top:221.4pt;width:7in;height:51.6pt;z-index:2517043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" filled="f" stroked="f">
                <v:textbox inset=",0,,0">
                  <w:txbxContent>
                    <w:p w14:paraId="1C0F9E43" w14:textId="01C9B409" w:rsidR="00E32A89" w:rsidRDefault="00E32A89" w:rsidP="009C2344">
                      <w:pPr>
                        <w:pStyle w:val="Heading5"/>
                        <w:spacing w:after="0"/>
                      </w:pPr>
                      <w:r>
                        <w:t xml:space="preserve">4-Tell Boost </w:t>
                      </w:r>
                      <w:del w:id="7" w:author="Zac" w:date="2015-11-01T21:58:00Z">
                        <w:r w:rsidDel="00597500">
                          <w:delText xml:space="preserve">Plugin </w:delText>
                        </w:r>
                      </w:del>
                      <w:ins w:id="8" w:author="Zac" w:date="2015-11-01T21:58:00Z">
                        <w:r>
                          <w:t>Extract</w:t>
                        </w:r>
                      </w:ins>
                      <w:ins w:id="9" w:author="Zac" w:date="2015-11-05T08:14:00Z">
                        <w:r>
                          <w:t xml:space="preserve">or </w:t>
                        </w:r>
                      </w:ins>
                      <w:r>
                        <w:t>Specification</w:t>
                      </w:r>
                    </w:p>
                    <w:p w14:paraId="66C36E97" w14:textId="5423961B" w:rsidR="00E32A89" w:rsidRPr="009C2344" w:rsidRDefault="00E32A89" w:rsidP="009C2344">
                      <w:pPr>
                        <w:spacing w:after="0"/>
                        <w:jc w:val="center"/>
                        <w:rPr>
                          <w:b/>
                          <w:color w:val="FFFFFF" w:themeColor="background1"/>
                          <w:sz w:val="28"/>
                          <w:szCs w:val="28"/>
                        </w:rPr>
                      </w:pPr>
                      <w:r>
                        <w:rPr>
                          <w:b/>
                          <w:color w:val="FFFFFF" w:themeColor="background1"/>
                          <w:sz w:val="28"/>
                          <w:szCs w:val="28"/>
                        </w:rPr>
                        <w:t xml:space="preserve">Version </w:t>
                      </w:r>
                      <w:ins w:id="10" w:author="Zac" w:date="2015-11-06T12:43:00Z">
                        <w:r>
                          <w:rPr>
                            <w:b/>
                            <w:color w:val="FFFFFF" w:themeColor="background1"/>
                            <w:sz w:val="28"/>
                            <w:szCs w:val="28"/>
                          </w:rPr>
                          <w:t>5</w:t>
                        </w:r>
                      </w:ins>
                      <w:del w:id="11" w:author="Zac" w:date="2015-11-01T21:58:00Z">
                        <w:r w:rsidDel="00597500">
                          <w:rPr>
                            <w:b/>
                            <w:color w:val="FFFFFF" w:themeColor="background1"/>
                            <w:sz w:val="28"/>
                            <w:szCs w:val="28"/>
                          </w:rPr>
                          <w:delText>4</w:delText>
                        </w:r>
                      </w:del>
                      <w:r>
                        <w:rPr>
                          <w:b/>
                          <w:color w:val="FFFFFF" w:themeColor="background1"/>
                          <w:sz w:val="28"/>
                          <w:szCs w:val="28"/>
                        </w:rPr>
                        <w:t>.0</w:t>
                      </w:r>
                    </w:p>
                  </w:txbxContent>
                </v:textbox>
                <w10:wrap type="tight" anchorx="page" anchory="page"/>
              </v:shape>
            </w:pict>
          </mc:Fallback>
        </mc:AlternateContent>
      </w:r>
    </w:p>
    <w:p w14:paraId="75C07330" w14:textId="70E445E6" w:rsidR="009344A1" w:rsidRPr="002341D0" w:rsidRDefault="00B94A4D" w:rsidP="00AF05DC">
      <w:pPr>
        <w:ind w:firstLine="720"/>
      </w:pPr>
      <w:r>
        <w:rPr>
          <w:noProof/>
          <w:lang w:bidi="ar-SA"/>
        </w:rPr>
        <w:drawing>
          <wp:anchor distT="0" distB="0" distL="114300" distR="114300" simplePos="0" relativeHeight="251705340" behindDoc="0" locked="0" layoutInCell="1" allowOverlap="1" wp14:anchorId="70E5CBD6" wp14:editId="34176CEE">
            <wp:simplePos x="0" y="0"/>
            <wp:positionH relativeFrom="column">
              <wp:posOffset>111967</wp:posOffset>
            </wp:positionH>
            <wp:positionV relativeFrom="paragraph">
              <wp:posOffset>13464</wp:posOffset>
            </wp:positionV>
            <wp:extent cx="5943600" cy="1233170"/>
            <wp:effectExtent l="0" t="0" r="0"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Tell_Logo_wTagV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233170"/>
                    </a:xfrm>
                    <a:prstGeom prst="rect">
                      <a:avLst/>
                    </a:prstGeom>
                  </pic:spPr>
                </pic:pic>
              </a:graphicData>
            </a:graphic>
          </wp:anchor>
        </w:drawing>
      </w:r>
    </w:p>
    <w:p w14:paraId="730FF21E" w14:textId="49EC1846" w:rsidR="006F27FA" w:rsidRPr="002341D0" w:rsidRDefault="006F27FA" w:rsidP="00AF05DC"/>
    <w:p w14:paraId="45C86880" w14:textId="716F6FF0" w:rsidR="004B760F" w:rsidRPr="002341D0" w:rsidRDefault="004B760F" w:rsidP="00AF05DC"/>
    <w:p w14:paraId="345DDD3A" w14:textId="77777777" w:rsidR="00491004" w:rsidRPr="002341D0" w:rsidRDefault="00491004" w:rsidP="00AF05DC"/>
    <w:p w14:paraId="0FFCD509" w14:textId="77777777" w:rsidR="00A92D1F" w:rsidRPr="002341D0" w:rsidRDefault="00A92D1F" w:rsidP="00AF05DC">
      <w:pPr>
        <w:jc w:val="right"/>
        <w:rPr>
          <w:color w:val="FFFFFF" w:themeColor="background1"/>
          <w:sz w:val="36"/>
        </w:rPr>
      </w:pPr>
    </w:p>
    <w:p w14:paraId="71858160" w14:textId="77777777" w:rsidR="00491004" w:rsidRPr="002341D0" w:rsidRDefault="00491004" w:rsidP="00AF05DC"/>
    <w:p w14:paraId="29C1282D" w14:textId="77777777" w:rsidR="00491004" w:rsidRPr="002341D0" w:rsidRDefault="00491004" w:rsidP="00AF05DC"/>
    <w:p w14:paraId="722F1A31" w14:textId="77777777" w:rsidR="00A92D1F" w:rsidRPr="002341D0" w:rsidRDefault="00A92D1F" w:rsidP="00AF05DC">
      <w:pPr>
        <w:rPr>
          <w:rFonts w:cstheme="minorHAnsi"/>
          <w:szCs w:val="24"/>
        </w:rPr>
        <w:sectPr w:rsidR="00A92D1F" w:rsidRPr="002341D0" w:rsidSect="0020557F">
          <w:headerReference w:type="default" r:id="rId10"/>
          <w:footerReference w:type="default" r:id="rId11"/>
          <w:headerReference w:type="first" r:id="rId12"/>
          <w:footerReference w:type="first" r:id="rId13"/>
          <w:pgSz w:w="12240" w:h="15840" w:code="1"/>
          <w:pgMar w:top="1080" w:right="1440" w:bottom="1710" w:left="1440" w:header="720" w:footer="320" w:gutter="0"/>
          <w:pgNumType w:start="2"/>
          <w:cols w:space="720"/>
          <w:titlePg/>
          <w:docGrid w:linePitch="360"/>
        </w:sectPr>
      </w:pPr>
    </w:p>
    <w:p w14:paraId="20211538" w14:textId="77777777" w:rsidR="00154F30" w:rsidRDefault="00154F30">
      <w:pPr>
        <w:spacing w:before="200" w:after="200"/>
        <w:rPr>
          <w:ins w:id="12" w:author="Zac" w:date="2015-11-02T12:46:00Z"/>
        </w:rPr>
      </w:pPr>
      <w:bookmarkStart w:id="13" w:name="_Toc329902203"/>
      <w:ins w:id="14" w:author="Zac" w:date="2015-11-02T12:46:00Z">
        <w:r>
          <w:lastRenderedPageBreak/>
          <w:br w:type="page"/>
        </w:r>
      </w:ins>
    </w:p>
    <w:p w14:paraId="3037DBBD" w14:textId="77777777" w:rsidR="00154F30" w:rsidRDefault="00154F30">
      <w:pPr>
        <w:pStyle w:val="TOC1"/>
        <w:tabs>
          <w:tab w:val="right" w:leader="dot" w:pos="9350"/>
        </w:tabs>
        <w:rPr>
          <w:ins w:id="15" w:author="Zac" w:date="2015-11-02T12:46:00Z"/>
        </w:rPr>
      </w:pPr>
      <w:ins w:id="16" w:author="Zac" w:date="2015-11-02T12:46:00Z">
        <w:r>
          <w:lastRenderedPageBreak/>
          <w:t>Table Of Contents</w:t>
        </w:r>
      </w:ins>
    </w:p>
    <w:p w14:paraId="330DB6BD" w14:textId="77777777" w:rsidR="00717969" w:rsidRDefault="00914FF4">
      <w:pPr>
        <w:pStyle w:val="TOC1"/>
        <w:tabs>
          <w:tab w:val="right" w:leader="dot" w:pos="9350"/>
        </w:tabs>
        <w:rPr>
          <w:ins w:id="17" w:author="Zac" w:date="2015-11-18T07:45:00Z"/>
          <w:rFonts w:asciiTheme="minorHAnsi" w:hAnsiTheme="minorHAnsi"/>
          <w:noProof/>
          <w:sz w:val="22"/>
          <w:szCs w:val="22"/>
          <w:lang w:bidi="ar-SA"/>
        </w:rPr>
      </w:pPr>
      <w:bookmarkStart w:id="18" w:name="_Toc435434025"/>
      <w:ins w:id="19" w:author="Zac" w:date="2015-11-16T12:01:00Z">
        <w:r>
          <w:t xml:space="preserve"> </w:t>
        </w:r>
      </w:ins>
      <w:ins w:id="20" w:author="Zac" w:date="2015-11-16T10:47:00Z">
        <w:r w:rsidR="003F160A">
          <w:fldChar w:fldCharType="begin"/>
        </w:r>
        <w:r w:rsidR="003F160A">
          <w:instrText xml:space="preserve"> TOC \o "1-2" \h \z \u </w:instrText>
        </w:r>
      </w:ins>
      <w:r w:rsidR="003F160A">
        <w:fldChar w:fldCharType="separate"/>
      </w:r>
      <w:ins w:id="21" w:author="Zac" w:date="2015-11-18T07:45:00Z">
        <w:r w:rsidR="00717969" w:rsidRPr="00F01321">
          <w:rPr>
            <w:rStyle w:val="Hyperlink"/>
            <w:noProof/>
          </w:rPr>
          <w:fldChar w:fldCharType="begin"/>
        </w:r>
        <w:r w:rsidR="00717969" w:rsidRPr="00F01321">
          <w:rPr>
            <w:rStyle w:val="Hyperlink"/>
            <w:noProof/>
          </w:rPr>
          <w:instrText xml:space="preserve"> </w:instrText>
        </w:r>
        <w:r w:rsidR="00717969">
          <w:rPr>
            <w:noProof/>
          </w:rPr>
          <w:instrText>HYPERLINK \l "_Toc435596032"</w:instrText>
        </w:r>
        <w:r w:rsidR="00717969" w:rsidRPr="00F01321">
          <w:rPr>
            <w:rStyle w:val="Hyperlink"/>
            <w:noProof/>
          </w:rPr>
          <w:instrText xml:space="preserve"> </w:instrText>
        </w:r>
        <w:r w:rsidR="00717969" w:rsidRPr="00F01321">
          <w:rPr>
            <w:rStyle w:val="Hyperlink"/>
            <w:noProof/>
          </w:rPr>
        </w:r>
        <w:r w:rsidR="00717969" w:rsidRPr="00F01321">
          <w:rPr>
            <w:rStyle w:val="Hyperlink"/>
            <w:noProof/>
          </w:rPr>
          <w:fldChar w:fldCharType="separate"/>
        </w:r>
        <w:r w:rsidR="00717969" w:rsidRPr="00F01321">
          <w:rPr>
            <w:rStyle w:val="Hyperlink"/>
            <w:noProof/>
          </w:rPr>
          <w:t>Overview</w:t>
        </w:r>
        <w:r w:rsidR="00717969">
          <w:rPr>
            <w:noProof/>
            <w:webHidden/>
          </w:rPr>
          <w:tab/>
        </w:r>
        <w:r w:rsidR="00717969">
          <w:rPr>
            <w:noProof/>
            <w:webHidden/>
          </w:rPr>
          <w:fldChar w:fldCharType="begin"/>
        </w:r>
        <w:r w:rsidR="00717969">
          <w:rPr>
            <w:noProof/>
            <w:webHidden/>
          </w:rPr>
          <w:instrText xml:space="preserve"> PAGEREF _Toc435596032 \h </w:instrText>
        </w:r>
        <w:r w:rsidR="00717969">
          <w:rPr>
            <w:noProof/>
            <w:webHidden/>
          </w:rPr>
        </w:r>
      </w:ins>
      <w:r w:rsidR="00717969">
        <w:rPr>
          <w:noProof/>
          <w:webHidden/>
        </w:rPr>
        <w:fldChar w:fldCharType="separate"/>
      </w:r>
      <w:ins w:id="22" w:author="Zac" w:date="2015-11-18T07:45:00Z">
        <w:r w:rsidR="00717969">
          <w:rPr>
            <w:noProof/>
            <w:webHidden/>
          </w:rPr>
          <w:t>- 5 -</w:t>
        </w:r>
        <w:r w:rsidR="00717969">
          <w:rPr>
            <w:noProof/>
            <w:webHidden/>
          </w:rPr>
          <w:fldChar w:fldCharType="end"/>
        </w:r>
        <w:r w:rsidR="00717969" w:rsidRPr="00F01321">
          <w:rPr>
            <w:rStyle w:val="Hyperlink"/>
            <w:noProof/>
          </w:rPr>
          <w:fldChar w:fldCharType="end"/>
        </w:r>
      </w:ins>
    </w:p>
    <w:p w14:paraId="30283273" w14:textId="77777777" w:rsidR="00717969" w:rsidRDefault="00717969">
      <w:pPr>
        <w:pStyle w:val="TOC2"/>
        <w:tabs>
          <w:tab w:val="right" w:leader="dot" w:pos="9350"/>
        </w:tabs>
        <w:rPr>
          <w:ins w:id="23" w:author="Zac" w:date="2015-11-18T07:45:00Z"/>
          <w:rFonts w:asciiTheme="minorHAnsi" w:hAnsiTheme="minorHAnsi"/>
          <w:noProof/>
          <w:sz w:val="22"/>
          <w:szCs w:val="22"/>
          <w:lang w:bidi="ar-SA"/>
        </w:rPr>
      </w:pPr>
      <w:ins w:id="24"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"_Toc435596033"</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Personalized Product Recommendations</w:t>
        </w:r>
        <w:r>
          <w:rPr>
            <w:noProof/>
            <w:webHidden/>
          </w:rPr>
          <w:tab/>
        </w:r>
        <w:r>
          <w:rPr>
            <w:noProof/>
            <w:webHidden/>
          </w:rPr>
          <w:fldChar w:fldCharType="begin"/>
        </w:r>
        <w:r>
          <w:rPr>
            <w:noProof/>
            <w:webHidden/>
          </w:rPr>
          <w:instrText xml:space="preserve"> PAGEREF _Toc435596033 \h </w:instrText>
        </w:r>
        <w:r>
          <w:rPr>
            <w:noProof/>
            <w:webHidden/>
          </w:rPr>
        </w:r>
      </w:ins>
      <w:r>
        <w:rPr>
          <w:noProof/>
          <w:webHidden/>
        </w:rPr>
        <w:fldChar w:fldCharType="separate"/>
      </w:r>
      <w:ins w:id="25" w:author="Zac" w:date="2015-11-18T07:45:00Z">
        <w:r>
          <w:rPr>
            <w:noProof/>
            <w:webHidden/>
          </w:rPr>
          <w:t>- 5 -</w:t>
        </w:r>
        <w:r>
          <w:rPr>
            <w:noProof/>
            <w:webHidden/>
          </w:rPr>
          <w:fldChar w:fldCharType="end"/>
        </w:r>
        <w:r w:rsidRPr="00F01321">
          <w:rPr>
            <w:rStyle w:val="Hyperlink"/>
            <w:noProof/>
          </w:rPr>
          <w:fldChar w:fldCharType="end"/>
        </w:r>
      </w:ins>
    </w:p>
    <w:p w14:paraId="11242BB0" w14:textId="77777777" w:rsidR="00717969" w:rsidRDefault="00717969">
      <w:pPr>
        <w:pStyle w:val="TOC2"/>
        <w:tabs>
          <w:tab w:val="right" w:leader="dot" w:pos="9350"/>
        </w:tabs>
        <w:rPr>
          <w:ins w:id="26" w:author="Zac" w:date="2015-11-18T07:45:00Z"/>
          <w:rFonts w:asciiTheme="minorHAnsi" w:hAnsiTheme="minorHAnsi"/>
          <w:noProof/>
          <w:sz w:val="22"/>
          <w:szCs w:val="22"/>
          <w:lang w:bidi="ar-SA"/>
        </w:rPr>
      </w:pPr>
      <w:ins w:id="27"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"_Toc435596034"</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This Document</w:t>
        </w:r>
        <w:r>
          <w:rPr>
            <w:noProof/>
            <w:webHidden/>
          </w:rPr>
          <w:tab/>
        </w:r>
        <w:r>
          <w:rPr>
            <w:noProof/>
            <w:webHidden/>
          </w:rPr>
          <w:fldChar w:fldCharType="begin"/>
        </w:r>
        <w:r>
          <w:rPr>
            <w:noProof/>
            <w:webHidden/>
          </w:rPr>
          <w:instrText xml:space="preserve"> PAGEREF _Toc435596034 \h </w:instrText>
        </w:r>
        <w:r>
          <w:rPr>
            <w:noProof/>
            <w:webHidden/>
          </w:rPr>
        </w:r>
      </w:ins>
      <w:r>
        <w:rPr>
          <w:noProof/>
          <w:webHidden/>
        </w:rPr>
        <w:fldChar w:fldCharType="separate"/>
      </w:r>
      <w:ins w:id="28" w:author="Zac" w:date="2015-11-18T07:45:00Z">
        <w:r>
          <w:rPr>
            <w:noProof/>
            <w:webHidden/>
          </w:rPr>
          <w:t>- 7 -</w:t>
        </w:r>
        <w:r>
          <w:rPr>
            <w:noProof/>
            <w:webHidden/>
          </w:rPr>
          <w:fldChar w:fldCharType="end"/>
        </w:r>
        <w:r w:rsidRPr="00F01321">
          <w:rPr>
            <w:rStyle w:val="Hyperlink"/>
            <w:noProof/>
          </w:rPr>
          <w:fldChar w:fldCharType="end"/>
        </w:r>
      </w:ins>
    </w:p>
    <w:p w14:paraId="33ACC479" w14:textId="77777777" w:rsidR="00717969" w:rsidRDefault="00717969">
      <w:pPr>
        <w:pStyle w:val="TOC2"/>
        <w:tabs>
          <w:tab w:val="right" w:leader="dot" w:pos="9350"/>
        </w:tabs>
        <w:rPr>
          <w:ins w:id="29" w:author="Zac" w:date="2015-11-18T07:45:00Z"/>
          <w:rFonts w:asciiTheme="minorHAnsi" w:hAnsiTheme="minorHAnsi"/>
          <w:noProof/>
          <w:sz w:val="22"/>
          <w:szCs w:val="22"/>
          <w:lang w:bidi="ar-SA"/>
        </w:rPr>
      </w:pPr>
      <w:ins w:id="30"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"_Toc435596035"</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The Extractor</w:t>
        </w:r>
        <w:r>
          <w:rPr>
            <w:noProof/>
            <w:webHidden/>
          </w:rPr>
          <w:tab/>
        </w:r>
        <w:r>
          <w:rPr>
            <w:noProof/>
            <w:webHidden/>
          </w:rPr>
          <w:fldChar w:fldCharType="begin"/>
        </w:r>
        <w:r>
          <w:rPr>
            <w:noProof/>
            <w:webHidden/>
          </w:rPr>
          <w:instrText xml:space="preserve"> PAGEREF _Toc435596035 \h </w:instrText>
        </w:r>
        <w:r>
          <w:rPr>
            <w:noProof/>
            <w:webHidden/>
          </w:rPr>
        </w:r>
      </w:ins>
      <w:r>
        <w:rPr>
          <w:noProof/>
          <w:webHidden/>
        </w:rPr>
        <w:fldChar w:fldCharType="separate"/>
      </w:r>
      <w:ins w:id="31" w:author="Zac" w:date="2015-11-18T07:45:00Z">
        <w:r>
          <w:rPr>
            <w:noProof/>
            <w:webHidden/>
          </w:rPr>
          <w:t>- 8 -</w:t>
        </w:r>
        <w:r>
          <w:rPr>
            <w:noProof/>
            <w:webHidden/>
          </w:rPr>
          <w:fldChar w:fldCharType="end"/>
        </w:r>
        <w:r w:rsidRPr="00F01321">
          <w:rPr>
            <w:rStyle w:val="Hyperlink"/>
            <w:noProof/>
          </w:rPr>
          <w:fldChar w:fldCharType="end"/>
        </w:r>
      </w:ins>
    </w:p>
    <w:p w14:paraId="05FA1F04" w14:textId="77777777" w:rsidR="00717969" w:rsidRDefault="00717969">
      <w:pPr>
        <w:pStyle w:val="TOC2"/>
        <w:tabs>
          <w:tab w:val="right" w:leader="dot" w:pos="9350"/>
        </w:tabs>
        <w:rPr>
          <w:ins w:id="32" w:author="Zac" w:date="2015-11-18T07:45:00Z"/>
          <w:rFonts w:asciiTheme="minorHAnsi" w:hAnsiTheme="minorHAnsi"/>
          <w:noProof/>
          <w:sz w:val="22"/>
          <w:szCs w:val="22"/>
          <w:lang w:bidi="ar-SA"/>
        </w:rPr>
      </w:pPr>
      <w:ins w:id="33"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"_Toc435596036"</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Integration Overview</w:t>
        </w:r>
        <w:r>
          <w:rPr>
            <w:noProof/>
            <w:webHidden/>
          </w:rPr>
          <w:tab/>
        </w:r>
        <w:r>
          <w:rPr>
            <w:noProof/>
            <w:webHidden/>
          </w:rPr>
          <w:fldChar w:fldCharType="begin"/>
        </w:r>
        <w:r>
          <w:rPr>
            <w:noProof/>
            <w:webHidden/>
          </w:rPr>
          <w:instrText xml:space="preserve"> PAGEREF _Toc435596036 \h </w:instrText>
        </w:r>
        <w:r>
          <w:rPr>
            <w:noProof/>
            <w:webHidden/>
          </w:rPr>
        </w:r>
      </w:ins>
      <w:r>
        <w:rPr>
          <w:noProof/>
          <w:webHidden/>
        </w:rPr>
        <w:fldChar w:fldCharType="separate"/>
      </w:r>
      <w:ins w:id="34" w:author="Zac" w:date="2015-11-18T07:45:00Z">
        <w:r>
          <w:rPr>
            <w:noProof/>
            <w:webHidden/>
          </w:rPr>
          <w:t>- 10 -</w:t>
        </w:r>
        <w:r>
          <w:rPr>
            <w:noProof/>
            <w:webHidden/>
          </w:rPr>
          <w:fldChar w:fldCharType="end"/>
        </w:r>
        <w:r w:rsidRPr="00F01321">
          <w:rPr>
            <w:rStyle w:val="Hyperlink"/>
            <w:noProof/>
          </w:rPr>
          <w:fldChar w:fldCharType="end"/>
        </w:r>
      </w:ins>
    </w:p>
    <w:p w14:paraId="678493C0" w14:textId="77777777" w:rsidR="00717969" w:rsidRDefault="00717969">
      <w:pPr>
        <w:pStyle w:val="TOC1"/>
        <w:tabs>
          <w:tab w:val="right" w:leader="dot" w:pos="9350"/>
        </w:tabs>
        <w:rPr>
          <w:ins w:id="35" w:author="Zac" w:date="2015-11-18T07:45:00Z"/>
          <w:rFonts w:asciiTheme="minorHAnsi" w:hAnsiTheme="minorHAnsi"/>
          <w:noProof/>
          <w:sz w:val="22"/>
          <w:szCs w:val="22"/>
          <w:lang w:bidi="ar-SA"/>
        </w:rPr>
      </w:pPr>
      <w:ins w:id="36"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"_Toc435596037"</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Extractor Requirements</w:t>
        </w:r>
        <w:r>
          <w:rPr>
            <w:noProof/>
            <w:webHidden/>
          </w:rPr>
          <w:tab/>
        </w:r>
        <w:r>
          <w:rPr>
            <w:noProof/>
            <w:webHidden/>
          </w:rPr>
          <w:fldChar w:fldCharType="begin"/>
        </w:r>
        <w:r>
          <w:rPr>
            <w:noProof/>
            <w:webHidden/>
          </w:rPr>
          <w:instrText xml:space="preserve"> PAGEREF _Toc435596037 \h </w:instrText>
        </w:r>
        <w:r>
          <w:rPr>
            <w:noProof/>
            <w:webHidden/>
          </w:rPr>
        </w:r>
      </w:ins>
      <w:r>
        <w:rPr>
          <w:noProof/>
          <w:webHidden/>
        </w:rPr>
        <w:fldChar w:fldCharType="separate"/>
      </w:r>
      <w:ins w:id="37" w:author="Zac" w:date="2015-11-18T07:45:00Z">
        <w:r>
          <w:rPr>
            <w:noProof/>
            <w:webHidden/>
          </w:rPr>
          <w:t>- 11 -</w:t>
        </w:r>
        <w:r>
          <w:rPr>
            <w:noProof/>
            <w:webHidden/>
          </w:rPr>
          <w:fldChar w:fldCharType="end"/>
        </w:r>
        <w:r w:rsidRPr="00F01321">
          <w:rPr>
            <w:rStyle w:val="Hyperlink"/>
            <w:noProof/>
          </w:rPr>
          <w:fldChar w:fldCharType="end"/>
        </w:r>
      </w:ins>
    </w:p>
    <w:p w14:paraId="64250889" w14:textId="77777777" w:rsidR="00717969" w:rsidRDefault="00717969">
      <w:pPr>
        <w:pStyle w:val="TOC2"/>
        <w:tabs>
          <w:tab w:val="right" w:leader="dot" w:pos="9350"/>
        </w:tabs>
        <w:rPr>
          <w:ins w:id="38" w:author="Zac" w:date="2015-11-18T07:45:00Z"/>
          <w:rFonts w:asciiTheme="minorHAnsi" w:hAnsiTheme="minorHAnsi"/>
          <w:noProof/>
          <w:sz w:val="22"/>
          <w:szCs w:val="22"/>
          <w:lang w:bidi="ar-SA"/>
        </w:rPr>
      </w:pPr>
      <w:ins w:id="39"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"_Toc435596038"</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Choosing the Right Implementation</w:t>
        </w:r>
        <w:r>
          <w:rPr>
            <w:noProof/>
            <w:webHidden/>
          </w:rPr>
          <w:tab/>
        </w:r>
        <w:r>
          <w:rPr>
            <w:noProof/>
            <w:webHidden/>
          </w:rPr>
          <w:fldChar w:fldCharType="begin"/>
        </w:r>
        <w:r>
          <w:rPr>
            <w:noProof/>
            <w:webHidden/>
          </w:rPr>
          <w:instrText xml:space="preserve"> PAGEREF _Toc435596038 \h </w:instrText>
        </w:r>
        <w:r>
          <w:rPr>
            <w:noProof/>
            <w:webHidden/>
          </w:rPr>
        </w:r>
      </w:ins>
      <w:r>
        <w:rPr>
          <w:noProof/>
          <w:webHidden/>
        </w:rPr>
        <w:fldChar w:fldCharType="separate"/>
      </w:r>
      <w:ins w:id="40" w:author="Zac" w:date="2015-11-18T07:45:00Z">
        <w:r>
          <w:rPr>
            <w:noProof/>
            <w:webHidden/>
          </w:rPr>
          <w:t>- 11 -</w:t>
        </w:r>
        <w:r>
          <w:rPr>
            <w:noProof/>
            <w:webHidden/>
          </w:rPr>
          <w:fldChar w:fldCharType="end"/>
        </w:r>
        <w:r w:rsidRPr="00F01321">
          <w:rPr>
            <w:rStyle w:val="Hyperlink"/>
            <w:noProof/>
          </w:rPr>
          <w:fldChar w:fldCharType="end"/>
        </w:r>
      </w:ins>
    </w:p>
    <w:p w14:paraId="7BC55D29" w14:textId="77777777" w:rsidR="00717969" w:rsidRDefault="00717969">
      <w:pPr>
        <w:pStyle w:val="TOC1"/>
        <w:tabs>
          <w:tab w:val="right" w:leader="dot" w:pos="9350"/>
        </w:tabs>
        <w:rPr>
          <w:ins w:id="41" w:author="Zac" w:date="2015-11-18T07:45:00Z"/>
          <w:rFonts w:asciiTheme="minorHAnsi" w:hAnsiTheme="minorHAnsi"/>
          <w:noProof/>
          <w:sz w:val="22"/>
          <w:szCs w:val="22"/>
          <w:lang w:bidi="ar-SA"/>
        </w:rPr>
      </w:pPr>
      <w:ins w:id="42"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"_Toc435596039"</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Installed Plugin Implementation Requirements</w:t>
        </w:r>
        <w:r>
          <w:rPr>
            <w:noProof/>
            <w:webHidden/>
          </w:rPr>
          <w:tab/>
        </w:r>
        <w:r>
          <w:rPr>
            <w:noProof/>
            <w:webHidden/>
          </w:rPr>
          <w:fldChar w:fldCharType="begin"/>
        </w:r>
        <w:r>
          <w:rPr>
            <w:noProof/>
            <w:webHidden/>
          </w:rPr>
          <w:instrText xml:space="preserve"> PAGEREF _Toc435596039 \h </w:instrText>
        </w:r>
        <w:r>
          <w:rPr>
            <w:noProof/>
            <w:webHidden/>
          </w:rPr>
        </w:r>
      </w:ins>
      <w:r>
        <w:rPr>
          <w:noProof/>
          <w:webHidden/>
        </w:rPr>
        <w:fldChar w:fldCharType="separate"/>
      </w:r>
      <w:ins w:id="43" w:author="Zac" w:date="2015-11-18T07:45:00Z">
        <w:r>
          <w:rPr>
            <w:noProof/>
            <w:webHidden/>
          </w:rPr>
          <w:t>- 12 -</w:t>
        </w:r>
        <w:r>
          <w:rPr>
            <w:noProof/>
            <w:webHidden/>
          </w:rPr>
          <w:fldChar w:fldCharType="end"/>
        </w:r>
        <w:r w:rsidRPr="00F01321">
          <w:rPr>
            <w:rStyle w:val="Hyperlink"/>
            <w:noProof/>
          </w:rPr>
          <w:fldChar w:fldCharType="end"/>
        </w:r>
      </w:ins>
    </w:p>
    <w:p w14:paraId="5D93F597" w14:textId="77777777" w:rsidR="00717969" w:rsidRDefault="00717969">
      <w:pPr>
        <w:pStyle w:val="TOC2"/>
        <w:tabs>
          <w:tab w:val="right" w:leader="dot" w:pos="9350"/>
        </w:tabs>
        <w:rPr>
          <w:ins w:id="44" w:author="Zac" w:date="2015-11-18T07:45:00Z"/>
          <w:rFonts w:asciiTheme="minorHAnsi" w:hAnsiTheme="minorHAnsi"/>
          <w:noProof/>
          <w:sz w:val="22"/>
          <w:szCs w:val="22"/>
          <w:lang w:bidi="ar-SA"/>
        </w:rPr>
      </w:pPr>
      <w:ins w:id="45"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"_Toc435596040"</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Admin Settings Page</w:t>
        </w:r>
        <w:r>
          <w:rPr>
            <w:noProof/>
            <w:webHidden/>
          </w:rPr>
          <w:tab/>
        </w:r>
        <w:r>
          <w:rPr>
            <w:noProof/>
            <w:webHidden/>
          </w:rPr>
          <w:fldChar w:fldCharType="begin"/>
        </w:r>
        <w:r>
          <w:rPr>
            <w:noProof/>
            <w:webHidden/>
          </w:rPr>
          <w:instrText xml:space="preserve"> PAGEREF _Toc435596040 \h </w:instrText>
        </w:r>
        <w:r>
          <w:rPr>
            <w:noProof/>
            <w:webHidden/>
          </w:rPr>
        </w:r>
      </w:ins>
      <w:r>
        <w:rPr>
          <w:noProof/>
          <w:webHidden/>
        </w:rPr>
        <w:fldChar w:fldCharType="separate"/>
      </w:r>
      <w:ins w:id="46" w:author="Zac" w:date="2015-11-18T07:45:00Z">
        <w:r>
          <w:rPr>
            <w:noProof/>
            <w:webHidden/>
          </w:rPr>
          <w:t>- 13 -</w:t>
        </w:r>
        <w:r>
          <w:rPr>
            <w:noProof/>
            <w:webHidden/>
          </w:rPr>
          <w:fldChar w:fldCharType="end"/>
        </w:r>
        <w:r w:rsidRPr="00F01321">
          <w:rPr>
            <w:rStyle w:val="Hyperlink"/>
            <w:noProof/>
          </w:rPr>
          <w:fldChar w:fldCharType="end"/>
        </w:r>
      </w:ins>
    </w:p>
    <w:p w14:paraId="104179E6" w14:textId="77777777" w:rsidR="00717969" w:rsidRDefault="00717969">
      <w:pPr>
        <w:pStyle w:val="TOC2"/>
        <w:tabs>
          <w:tab w:val="right" w:leader="dot" w:pos="9350"/>
        </w:tabs>
        <w:rPr>
          <w:ins w:id="47" w:author="Zac" w:date="2015-11-18T07:45:00Z"/>
          <w:rFonts w:asciiTheme="minorHAnsi" w:hAnsiTheme="minorHAnsi"/>
          <w:noProof/>
          <w:sz w:val="22"/>
          <w:szCs w:val="22"/>
          <w:lang w:bidi="ar-SA"/>
        </w:rPr>
      </w:pPr>
      <w:ins w:id="48"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"_Toc435596041"</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Data Feed Definition</w:t>
        </w:r>
        <w:r>
          <w:rPr>
            <w:noProof/>
            <w:webHidden/>
          </w:rPr>
          <w:tab/>
        </w:r>
        <w:r>
          <w:rPr>
            <w:noProof/>
            <w:webHidden/>
          </w:rPr>
          <w:fldChar w:fldCharType="begin"/>
        </w:r>
        <w:r>
          <w:rPr>
            <w:noProof/>
            <w:webHidden/>
          </w:rPr>
          <w:instrText xml:space="preserve"> PAGEREF _Toc435596041 \h </w:instrText>
        </w:r>
        <w:r>
          <w:rPr>
            <w:noProof/>
            <w:webHidden/>
          </w:rPr>
        </w:r>
      </w:ins>
      <w:r>
        <w:rPr>
          <w:noProof/>
          <w:webHidden/>
        </w:rPr>
        <w:fldChar w:fldCharType="separate"/>
      </w:r>
      <w:ins w:id="49" w:author="Zac" w:date="2015-11-18T07:45:00Z">
        <w:r>
          <w:rPr>
            <w:noProof/>
            <w:webHidden/>
          </w:rPr>
          <w:t>- 15 -</w:t>
        </w:r>
        <w:r>
          <w:rPr>
            <w:noProof/>
            <w:webHidden/>
          </w:rPr>
          <w:fldChar w:fldCharType="end"/>
        </w:r>
        <w:r w:rsidRPr="00F01321">
          <w:rPr>
            <w:rStyle w:val="Hyperlink"/>
            <w:noProof/>
          </w:rPr>
          <w:fldChar w:fldCharType="end"/>
        </w:r>
      </w:ins>
    </w:p>
    <w:p w14:paraId="3AEE3071" w14:textId="77777777" w:rsidR="00717969" w:rsidRDefault="00717969">
      <w:pPr>
        <w:pStyle w:val="TOC2"/>
        <w:tabs>
          <w:tab w:val="right" w:leader="dot" w:pos="9350"/>
        </w:tabs>
        <w:rPr>
          <w:ins w:id="50" w:author="Zac" w:date="2015-11-18T07:45:00Z"/>
          <w:rFonts w:asciiTheme="minorHAnsi" w:hAnsiTheme="minorHAnsi"/>
          <w:noProof/>
          <w:sz w:val="22"/>
          <w:szCs w:val="22"/>
          <w:lang w:bidi="ar-SA"/>
        </w:rPr>
      </w:pPr>
      <w:ins w:id="51"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"_Toc435596042"</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Data Feed Response Format</w:t>
        </w:r>
        <w:r>
          <w:rPr>
            <w:noProof/>
            <w:webHidden/>
          </w:rPr>
          <w:tab/>
        </w:r>
        <w:r>
          <w:rPr>
            <w:noProof/>
            <w:webHidden/>
          </w:rPr>
          <w:fldChar w:fldCharType="begin"/>
        </w:r>
        <w:r>
          <w:rPr>
            <w:noProof/>
            <w:webHidden/>
          </w:rPr>
          <w:instrText xml:space="preserve"> PAGEREF _Toc435596042 \h </w:instrText>
        </w:r>
        <w:r>
          <w:rPr>
            <w:noProof/>
            <w:webHidden/>
          </w:rPr>
        </w:r>
      </w:ins>
      <w:r>
        <w:rPr>
          <w:noProof/>
          <w:webHidden/>
        </w:rPr>
        <w:fldChar w:fldCharType="separate"/>
      </w:r>
      <w:ins w:id="52" w:author="Zac" w:date="2015-11-18T07:45:00Z">
        <w:r>
          <w:rPr>
            <w:noProof/>
            <w:webHidden/>
          </w:rPr>
          <w:t>- 18 -</w:t>
        </w:r>
        <w:r>
          <w:rPr>
            <w:noProof/>
            <w:webHidden/>
          </w:rPr>
          <w:fldChar w:fldCharType="end"/>
        </w:r>
        <w:r w:rsidRPr="00F01321">
          <w:rPr>
            <w:rStyle w:val="Hyperlink"/>
            <w:noProof/>
          </w:rPr>
          <w:fldChar w:fldCharType="end"/>
        </w:r>
      </w:ins>
    </w:p>
    <w:p w14:paraId="5EC52841" w14:textId="77777777" w:rsidR="00717969" w:rsidRDefault="00717969">
      <w:pPr>
        <w:pStyle w:val="TOC2"/>
        <w:tabs>
          <w:tab w:val="right" w:leader="dot" w:pos="9350"/>
        </w:tabs>
        <w:rPr>
          <w:ins w:id="53" w:author="Zac" w:date="2015-11-18T07:45:00Z"/>
          <w:rFonts w:asciiTheme="minorHAnsi" w:hAnsiTheme="minorHAnsi"/>
          <w:noProof/>
          <w:sz w:val="22"/>
          <w:szCs w:val="22"/>
          <w:lang w:bidi="ar-SA"/>
        </w:rPr>
      </w:pPr>
      <w:ins w:id="54"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"_Toc435596043"</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Examples</w:t>
        </w:r>
        <w:r>
          <w:rPr>
            <w:noProof/>
            <w:webHidden/>
          </w:rPr>
          <w:tab/>
        </w:r>
        <w:r>
          <w:rPr>
            <w:noProof/>
            <w:webHidden/>
          </w:rPr>
          <w:fldChar w:fldCharType="begin"/>
        </w:r>
        <w:r>
          <w:rPr>
            <w:noProof/>
            <w:webHidden/>
          </w:rPr>
          <w:instrText xml:space="preserve"> PAGEREF _Toc435596043 \h </w:instrText>
        </w:r>
        <w:r>
          <w:rPr>
            <w:noProof/>
            <w:webHidden/>
          </w:rPr>
        </w:r>
      </w:ins>
      <w:r>
        <w:rPr>
          <w:noProof/>
          <w:webHidden/>
        </w:rPr>
        <w:fldChar w:fldCharType="separate"/>
      </w:r>
      <w:ins w:id="55" w:author="Zac" w:date="2015-11-18T07:45:00Z">
        <w:r>
          <w:rPr>
            <w:noProof/>
            <w:webHidden/>
          </w:rPr>
          <w:t>- 22 -</w:t>
        </w:r>
        <w:r>
          <w:rPr>
            <w:noProof/>
            <w:webHidden/>
          </w:rPr>
          <w:fldChar w:fldCharType="end"/>
        </w:r>
        <w:r w:rsidRPr="00F01321">
          <w:rPr>
            <w:rStyle w:val="Hyperlink"/>
            <w:noProof/>
          </w:rPr>
          <w:fldChar w:fldCharType="end"/>
        </w:r>
      </w:ins>
    </w:p>
    <w:p w14:paraId="4CA63136" w14:textId="77777777" w:rsidR="00717969" w:rsidRDefault="00717969">
      <w:pPr>
        <w:pStyle w:val="TOC2"/>
        <w:tabs>
          <w:tab w:val="right" w:leader="dot" w:pos="9350"/>
        </w:tabs>
        <w:rPr>
          <w:ins w:id="56" w:author="Zac" w:date="2015-11-18T07:45:00Z"/>
          <w:rFonts w:asciiTheme="minorHAnsi" w:hAnsiTheme="minorHAnsi"/>
          <w:noProof/>
          <w:sz w:val="22"/>
          <w:szCs w:val="22"/>
          <w:lang w:bidi="ar-SA"/>
        </w:rPr>
      </w:pPr>
      <w:ins w:id="57"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"_Toc435596044"</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Test Scenarios</w:t>
        </w:r>
        <w:r>
          <w:rPr>
            <w:noProof/>
            <w:webHidden/>
          </w:rPr>
          <w:tab/>
        </w:r>
        <w:r>
          <w:rPr>
            <w:noProof/>
            <w:webHidden/>
          </w:rPr>
          <w:fldChar w:fldCharType="begin"/>
        </w:r>
        <w:r>
          <w:rPr>
            <w:noProof/>
            <w:webHidden/>
          </w:rPr>
          <w:instrText xml:space="preserve"> PAGEREF _Toc435596044 \h </w:instrText>
        </w:r>
        <w:r>
          <w:rPr>
            <w:noProof/>
            <w:webHidden/>
          </w:rPr>
        </w:r>
      </w:ins>
      <w:r>
        <w:rPr>
          <w:noProof/>
          <w:webHidden/>
        </w:rPr>
        <w:fldChar w:fldCharType="separate"/>
      </w:r>
      <w:ins w:id="58" w:author="Zac" w:date="2015-11-18T07:45:00Z">
        <w:r>
          <w:rPr>
            <w:noProof/>
            <w:webHidden/>
          </w:rPr>
          <w:t>- 24 -</w:t>
        </w:r>
        <w:r>
          <w:rPr>
            <w:noProof/>
            <w:webHidden/>
          </w:rPr>
          <w:fldChar w:fldCharType="end"/>
        </w:r>
        <w:r w:rsidRPr="00F01321">
          <w:rPr>
            <w:rStyle w:val="Hyperlink"/>
            <w:noProof/>
          </w:rPr>
          <w:fldChar w:fldCharType="end"/>
        </w:r>
      </w:ins>
    </w:p>
    <w:p w14:paraId="1EBAB82A" w14:textId="77777777" w:rsidR="00717969" w:rsidRDefault="00717969">
      <w:pPr>
        <w:pStyle w:val="TOC1"/>
        <w:tabs>
          <w:tab w:val="right" w:leader="dot" w:pos="9350"/>
        </w:tabs>
        <w:rPr>
          <w:ins w:id="59" w:author="Zac" w:date="2015-11-18T07:45:00Z"/>
          <w:rFonts w:asciiTheme="minorHAnsi" w:hAnsiTheme="minorHAnsi"/>
          <w:noProof/>
          <w:sz w:val="22"/>
          <w:szCs w:val="22"/>
          <w:lang w:bidi="ar-SA"/>
        </w:rPr>
      </w:pPr>
      <w:ins w:id="60"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"_Toc435596045"</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Direct API Implementation Requirements</w:t>
        </w:r>
        <w:r>
          <w:rPr>
            <w:noProof/>
            <w:webHidden/>
          </w:rPr>
          <w:tab/>
        </w:r>
        <w:r>
          <w:rPr>
            <w:noProof/>
            <w:webHidden/>
          </w:rPr>
          <w:fldChar w:fldCharType="begin"/>
        </w:r>
        <w:r>
          <w:rPr>
            <w:noProof/>
            <w:webHidden/>
          </w:rPr>
          <w:instrText xml:space="preserve"> PAGEREF _Toc435596045 \h </w:instrText>
        </w:r>
        <w:r>
          <w:rPr>
            <w:noProof/>
            <w:webHidden/>
          </w:rPr>
        </w:r>
      </w:ins>
      <w:r>
        <w:rPr>
          <w:noProof/>
          <w:webHidden/>
        </w:rPr>
        <w:fldChar w:fldCharType="separate"/>
      </w:r>
      <w:ins w:id="61" w:author="Zac" w:date="2015-11-18T07:45:00Z">
        <w:r>
          <w:rPr>
            <w:noProof/>
            <w:webHidden/>
          </w:rPr>
          <w:t>- 25 -</w:t>
        </w:r>
        <w:r>
          <w:rPr>
            <w:noProof/>
            <w:webHidden/>
          </w:rPr>
          <w:fldChar w:fldCharType="end"/>
        </w:r>
        <w:r w:rsidRPr="00F01321">
          <w:rPr>
            <w:rStyle w:val="Hyperlink"/>
            <w:noProof/>
          </w:rPr>
          <w:fldChar w:fldCharType="end"/>
        </w:r>
      </w:ins>
    </w:p>
    <w:p w14:paraId="7C37EB09" w14:textId="77777777" w:rsidR="00717969" w:rsidRDefault="00717969">
      <w:pPr>
        <w:pStyle w:val="TOC2"/>
        <w:tabs>
          <w:tab w:val="right" w:leader="dot" w:pos="9350"/>
        </w:tabs>
        <w:rPr>
          <w:ins w:id="62" w:author="Zac" w:date="2015-11-18T07:45:00Z"/>
          <w:rFonts w:asciiTheme="minorHAnsi" w:hAnsiTheme="minorHAnsi"/>
          <w:noProof/>
          <w:sz w:val="22"/>
          <w:szCs w:val="22"/>
          <w:lang w:bidi="ar-SA"/>
        </w:rPr>
      </w:pPr>
      <w:ins w:id="63"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"_Toc435596046"</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Code Reuse</w:t>
        </w:r>
        <w:r>
          <w:rPr>
            <w:noProof/>
            <w:webHidden/>
          </w:rPr>
          <w:tab/>
        </w:r>
        <w:r>
          <w:rPr>
            <w:noProof/>
            <w:webHidden/>
          </w:rPr>
          <w:fldChar w:fldCharType="begin"/>
        </w:r>
        <w:r>
          <w:rPr>
            <w:noProof/>
            <w:webHidden/>
          </w:rPr>
          <w:instrText xml:space="preserve"> PAGEREF _Toc435596046 \h </w:instrText>
        </w:r>
        <w:r>
          <w:rPr>
            <w:noProof/>
            <w:webHidden/>
          </w:rPr>
        </w:r>
      </w:ins>
      <w:r>
        <w:rPr>
          <w:noProof/>
          <w:webHidden/>
        </w:rPr>
        <w:fldChar w:fldCharType="separate"/>
      </w:r>
      <w:ins w:id="64" w:author="Zac" w:date="2015-11-18T07:45:00Z">
        <w:r>
          <w:rPr>
            <w:noProof/>
            <w:webHidden/>
          </w:rPr>
          <w:t>- 25 -</w:t>
        </w:r>
        <w:r>
          <w:rPr>
            <w:noProof/>
            <w:webHidden/>
          </w:rPr>
          <w:fldChar w:fldCharType="end"/>
        </w:r>
        <w:r w:rsidRPr="00F01321">
          <w:rPr>
            <w:rStyle w:val="Hyperlink"/>
            <w:noProof/>
          </w:rPr>
          <w:fldChar w:fldCharType="end"/>
        </w:r>
      </w:ins>
    </w:p>
    <w:p w14:paraId="0840B8ED" w14:textId="77777777" w:rsidR="00717969" w:rsidRDefault="00717969">
      <w:pPr>
        <w:pStyle w:val="TOC2"/>
        <w:tabs>
          <w:tab w:val="right" w:leader="dot" w:pos="9350"/>
        </w:tabs>
        <w:rPr>
          <w:ins w:id="65" w:author="Zac" w:date="2015-11-18T07:45:00Z"/>
          <w:rFonts w:asciiTheme="minorHAnsi" w:hAnsiTheme="minorHAnsi"/>
          <w:noProof/>
          <w:sz w:val="22"/>
          <w:szCs w:val="22"/>
          <w:lang w:bidi="ar-SA"/>
        </w:rPr>
      </w:pPr>
      <w:ins w:id="66"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"_Toc435596047"</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Extraction Routines</w:t>
        </w:r>
        <w:r>
          <w:rPr>
            <w:noProof/>
            <w:webHidden/>
          </w:rPr>
          <w:tab/>
        </w:r>
        <w:r>
          <w:rPr>
            <w:noProof/>
            <w:webHidden/>
          </w:rPr>
          <w:fldChar w:fldCharType="begin"/>
        </w:r>
        <w:r>
          <w:rPr>
            <w:noProof/>
            <w:webHidden/>
          </w:rPr>
          <w:instrText xml:space="preserve"> PAGEREF _Toc435596047 \h </w:instrText>
        </w:r>
        <w:r>
          <w:rPr>
            <w:noProof/>
            <w:webHidden/>
          </w:rPr>
        </w:r>
      </w:ins>
      <w:r>
        <w:rPr>
          <w:noProof/>
          <w:webHidden/>
        </w:rPr>
        <w:fldChar w:fldCharType="separate"/>
      </w:r>
      <w:ins w:id="67" w:author="Zac" w:date="2015-11-18T07:45:00Z">
        <w:r>
          <w:rPr>
            <w:noProof/>
            <w:webHidden/>
          </w:rPr>
          <w:t>- 31 -</w:t>
        </w:r>
        <w:r>
          <w:rPr>
            <w:noProof/>
            <w:webHidden/>
          </w:rPr>
          <w:fldChar w:fldCharType="end"/>
        </w:r>
        <w:r w:rsidRPr="00F01321">
          <w:rPr>
            <w:rStyle w:val="Hyperlink"/>
            <w:noProof/>
          </w:rPr>
          <w:fldChar w:fldCharType="end"/>
        </w:r>
      </w:ins>
    </w:p>
    <w:p w14:paraId="36030AEE" w14:textId="77777777" w:rsidR="00717969" w:rsidRDefault="00717969">
      <w:pPr>
        <w:pStyle w:val="TOC2"/>
        <w:tabs>
          <w:tab w:val="right" w:leader="dot" w:pos="9350"/>
        </w:tabs>
        <w:rPr>
          <w:ins w:id="68" w:author="Zac" w:date="2015-11-18T07:45:00Z"/>
          <w:rFonts w:asciiTheme="minorHAnsi" w:hAnsiTheme="minorHAnsi"/>
          <w:noProof/>
          <w:sz w:val="22"/>
          <w:szCs w:val="22"/>
          <w:lang w:bidi="ar-SA"/>
        </w:rPr>
      </w:pPr>
      <w:ins w:id="69"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"_Toc435596048"</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Overriding GetFeedData()</w:t>
        </w:r>
        <w:r>
          <w:rPr>
            <w:noProof/>
            <w:webHidden/>
          </w:rPr>
          <w:tab/>
        </w:r>
        <w:r>
          <w:rPr>
            <w:noProof/>
            <w:webHidden/>
          </w:rPr>
          <w:fldChar w:fldCharType="begin"/>
        </w:r>
        <w:r>
          <w:rPr>
            <w:noProof/>
            <w:webHidden/>
          </w:rPr>
          <w:instrText xml:space="preserve"> PAGEREF _Toc435596048 \h </w:instrText>
        </w:r>
        <w:r>
          <w:rPr>
            <w:noProof/>
            <w:webHidden/>
          </w:rPr>
        </w:r>
      </w:ins>
      <w:r>
        <w:rPr>
          <w:noProof/>
          <w:webHidden/>
        </w:rPr>
        <w:fldChar w:fldCharType="separate"/>
      </w:r>
      <w:ins w:id="70" w:author="Zac" w:date="2015-11-18T07:45:00Z">
        <w:r>
          <w:rPr>
            <w:noProof/>
            <w:webHidden/>
          </w:rPr>
          <w:t>- 33 -</w:t>
        </w:r>
        <w:r>
          <w:rPr>
            <w:noProof/>
            <w:webHidden/>
          </w:rPr>
          <w:fldChar w:fldCharType="end"/>
        </w:r>
        <w:r w:rsidRPr="00F01321">
          <w:rPr>
            <w:rStyle w:val="Hyperlink"/>
            <w:noProof/>
          </w:rPr>
          <w:fldChar w:fldCharType="end"/>
        </w:r>
      </w:ins>
    </w:p>
    <w:p w14:paraId="2DC71418" w14:textId="77777777" w:rsidR="00717969" w:rsidRDefault="00717969">
      <w:pPr>
        <w:pStyle w:val="TOC2"/>
        <w:tabs>
          <w:tab w:val="right" w:leader="dot" w:pos="9350"/>
        </w:tabs>
        <w:rPr>
          <w:ins w:id="71" w:author="Zac" w:date="2015-11-18T07:45:00Z"/>
          <w:rFonts w:asciiTheme="minorHAnsi" w:hAnsiTheme="minorHAnsi"/>
          <w:noProof/>
          <w:sz w:val="22"/>
          <w:szCs w:val="22"/>
          <w:lang w:bidi="ar-SA"/>
        </w:rPr>
      </w:pPr>
      <w:ins w:id="72"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"_Toc435596049"</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GetEntity()</w:t>
        </w:r>
        <w:r>
          <w:rPr>
            <w:noProof/>
            <w:webHidden/>
          </w:rPr>
          <w:tab/>
        </w:r>
        <w:r>
          <w:rPr>
            <w:noProof/>
            <w:webHidden/>
          </w:rPr>
          <w:fldChar w:fldCharType="begin"/>
        </w:r>
        <w:r>
          <w:rPr>
            <w:noProof/>
            <w:webHidden/>
          </w:rPr>
          <w:instrText xml:space="preserve"> PAGEREF _Toc435596049 \h </w:instrText>
        </w:r>
        <w:r>
          <w:rPr>
            <w:noProof/>
            <w:webHidden/>
          </w:rPr>
        </w:r>
      </w:ins>
      <w:r>
        <w:rPr>
          <w:noProof/>
          <w:webHidden/>
        </w:rPr>
        <w:fldChar w:fldCharType="separate"/>
      </w:r>
      <w:ins w:id="73" w:author="Zac" w:date="2015-11-18T07:45:00Z">
        <w:r>
          <w:rPr>
            <w:noProof/>
            <w:webHidden/>
          </w:rPr>
          <w:t>- 34 -</w:t>
        </w:r>
        <w:r>
          <w:rPr>
            <w:noProof/>
            <w:webHidden/>
          </w:rPr>
          <w:fldChar w:fldCharType="end"/>
        </w:r>
        <w:r w:rsidRPr="00F01321">
          <w:rPr>
            <w:rStyle w:val="Hyperlink"/>
            <w:noProof/>
          </w:rPr>
          <w:fldChar w:fldCharType="end"/>
        </w:r>
      </w:ins>
    </w:p>
    <w:p w14:paraId="495AA912" w14:textId="77777777" w:rsidR="00717969" w:rsidRDefault="00717969">
      <w:pPr>
        <w:pStyle w:val="TOC2"/>
        <w:tabs>
          <w:tab w:val="right" w:leader="dot" w:pos="9350"/>
        </w:tabs>
        <w:rPr>
          <w:ins w:id="74" w:author="Zac" w:date="2015-11-18T07:45:00Z"/>
          <w:rFonts w:asciiTheme="minorHAnsi" w:hAnsiTheme="minorHAnsi"/>
          <w:noProof/>
          <w:sz w:val="22"/>
          <w:szCs w:val="22"/>
          <w:lang w:bidi="ar-SA"/>
        </w:rPr>
      </w:pPr>
      <w:ins w:id="75"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"_Toc435596050"</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Additional Base Class Overrides</w:t>
        </w:r>
        <w:r>
          <w:rPr>
            <w:noProof/>
            <w:webHidden/>
          </w:rPr>
          <w:tab/>
        </w:r>
        <w:r>
          <w:rPr>
            <w:noProof/>
            <w:webHidden/>
          </w:rPr>
          <w:fldChar w:fldCharType="begin"/>
        </w:r>
        <w:r>
          <w:rPr>
            <w:noProof/>
            <w:webHidden/>
          </w:rPr>
          <w:instrText xml:space="preserve"> PAGEREF _Toc435596050 \h </w:instrText>
        </w:r>
        <w:r>
          <w:rPr>
            <w:noProof/>
            <w:webHidden/>
          </w:rPr>
        </w:r>
      </w:ins>
      <w:r>
        <w:rPr>
          <w:noProof/>
          <w:webHidden/>
        </w:rPr>
        <w:fldChar w:fldCharType="separate"/>
      </w:r>
      <w:ins w:id="76" w:author="Zac" w:date="2015-11-18T07:45:00Z">
        <w:r>
          <w:rPr>
            <w:noProof/>
            <w:webHidden/>
          </w:rPr>
          <w:t>- 34 -</w:t>
        </w:r>
        <w:r>
          <w:rPr>
            <w:noProof/>
            <w:webHidden/>
          </w:rPr>
          <w:fldChar w:fldCharType="end"/>
        </w:r>
        <w:r w:rsidRPr="00F01321">
          <w:rPr>
            <w:rStyle w:val="Hyperlink"/>
            <w:noProof/>
          </w:rPr>
          <w:fldChar w:fldCharType="end"/>
        </w:r>
      </w:ins>
    </w:p>
    <w:p w14:paraId="3614F4E7" w14:textId="77777777" w:rsidR="00717969" w:rsidRDefault="00717969">
      <w:pPr>
        <w:pStyle w:val="TOC2"/>
        <w:tabs>
          <w:tab w:val="right" w:leader="dot" w:pos="9350"/>
        </w:tabs>
        <w:rPr>
          <w:ins w:id="77" w:author="Zac" w:date="2015-11-18T07:45:00Z"/>
          <w:rFonts w:asciiTheme="minorHAnsi" w:hAnsiTheme="minorHAnsi"/>
          <w:noProof/>
          <w:sz w:val="22"/>
          <w:szCs w:val="22"/>
          <w:lang w:bidi="ar-SA"/>
        </w:rPr>
      </w:pPr>
      <w:ins w:id="78"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"_Toc435596051"</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Extraction Routine Output Format</w:t>
        </w:r>
        <w:r>
          <w:rPr>
            <w:noProof/>
            <w:webHidden/>
          </w:rPr>
          <w:tab/>
        </w:r>
        <w:r>
          <w:rPr>
            <w:noProof/>
            <w:webHidden/>
          </w:rPr>
          <w:fldChar w:fldCharType="begin"/>
        </w:r>
        <w:r>
          <w:rPr>
            <w:noProof/>
            <w:webHidden/>
          </w:rPr>
          <w:instrText xml:space="preserve"> PAGEREF _Toc435596051 \h </w:instrText>
        </w:r>
        <w:r>
          <w:rPr>
            <w:noProof/>
            <w:webHidden/>
          </w:rPr>
        </w:r>
      </w:ins>
      <w:r>
        <w:rPr>
          <w:noProof/>
          <w:webHidden/>
        </w:rPr>
        <w:fldChar w:fldCharType="separate"/>
      </w:r>
      <w:ins w:id="79" w:author="Zac" w:date="2015-11-18T07:45:00Z">
        <w:r>
          <w:rPr>
            <w:noProof/>
            <w:webHidden/>
          </w:rPr>
          <w:t>- 36 -</w:t>
        </w:r>
        <w:r>
          <w:rPr>
            <w:noProof/>
            <w:webHidden/>
          </w:rPr>
          <w:fldChar w:fldCharType="end"/>
        </w:r>
        <w:r w:rsidRPr="00F01321">
          <w:rPr>
            <w:rStyle w:val="Hyperlink"/>
            <w:noProof/>
          </w:rPr>
          <w:fldChar w:fldCharType="end"/>
        </w:r>
      </w:ins>
    </w:p>
    <w:p w14:paraId="5D0401D5" w14:textId="77777777" w:rsidR="00717969" w:rsidRDefault="00717969">
      <w:pPr>
        <w:pStyle w:val="TOC2"/>
        <w:tabs>
          <w:tab w:val="right" w:leader="dot" w:pos="9350"/>
        </w:tabs>
        <w:rPr>
          <w:ins w:id="80" w:author="Zac" w:date="2015-11-18T07:45:00Z"/>
          <w:rFonts w:asciiTheme="minorHAnsi" w:hAnsiTheme="minorHAnsi"/>
          <w:noProof/>
          <w:sz w:val="22"/>
          <w:szCs w:val="22"/>
          <w:lang w:bidi="ar-SA"/>
        </w:rPr>
      </w:pPr>
      <w:ins w:id="81"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"_Toc435596052"</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TXT File Output Format</w:t>
        </w:r>
        <w:r>
          <w:rPr>
            <w:noProof/>
            <w:webHidden/>
          </w:rPr>
          <w:tab/>
        </w:r>
        <w:r>
          <w:rPr>
            <w:noProof/>
            <w:webHidden/>
          </w:rPr>
          <w:fldChar w:fldCharType="begin"/>
        </w:r>
        <w:r>
          <w:rPr>
            <w:noProof/>
            <w:webHidden/>
          </w:rPr>
          <w:instrText xml:space="preserve"> PAGEREF _Toc435596052 \h </w:instrText>
        </w:r>
        <w:r>
          <w:rPr>
            <w:noProof/>
            <w:webHidden/>
          </w:rPr>
        </w:r>
      </w:ins>
      <w:r>
        <w:rPr>
          <w:noProof/>
          <w:webHidden/>
        </w:rPr>
        <w:fldChar w:fldCharType="separate"/>
      </w:r>
      <w:ins w:id="82" w:author="Zac" w:date="2015-11-18T07:45:00Z">
        <w:r>
          <w:rPr>
            <w:noProof/>
            <w:webHidden/>
          </w:rPr>
          <w:t>- 37 -</w:t>
        </w:r>
        <w:r>
          <w:rPr>
            <w:noProof/>
            <w:webHidden/>
          </w:rPr>
          <w:fldChar w:fldCharType="end"/>
        </w:r>
        <w:r w:rsidRPr="00F01321">
          <w:rPr>
            <w:rStyle w:val="Hyperlink"/>
            <w:noProof/>
          </w:rPr>
          <w:fldChar w:fldCharType="end"/>
        </w:r>
      </w:ins>
    </w:p>
    <w:p w14:paraId="7DC71FE4" w14:textId="77777777" w:rsidR="00717969" w:rsidRDefault="00717969">
      <w:pPr>
        <w:pStyle w:val="TOC2"/>
        <w:tabs>
          <w:tab w:val="right" w:leader="dot" w:pos="9350"/>
        </w:tabs>
        <w:rPr>
          <w:ins w:id="83" w:author="Zac" w:date="2015-11-18T07:45:00Z"/>
          <w:rFonts w:asciiTheme="minorHAnsi" w:hAnsiTheme="minorHAnsi"/>
          <w:noProof/>
          <w:sz w:val="22"/>
          <w:szCs w:val="22"/>
          <w:lang w:bidi="ar-SA"/>
        </w:rPr>
      </w:pPr>
      <w:ins w:id="84"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"_Toc435596053"</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Building a Direct API Extractor – Step by Step</w:t>
        </w:r>
        <w:r>
          <w:rPr>
            <w:noProof/>
            <w:webHidden/>
          </w:rPr>
          <w:tab/>
        </w:r>
        <w:r>
          <w:rPr>
            <w:noProof/>
            <w:webHidden/>
          </w:rPr>
          <w:fldChar w:fldCharType="begin"/>
        </w:r>
        <w:r>
          <w:rPr>
            <w:noProof/>
            <w:webHidden/>
          </w:rPr>
          <w:instrText xml:space="preserve"> PAGEREF _Toc435596053 \h </w:instrText>
        </w:r>
        <w:r>
          <w:rPr>
            <w:noProof/>
            <w:webHidden/>
          </w:rPr>
        </w:r>
      </w:ins>
      <w:r>
        <w:rPr>
          <w:noProof/>
          <w:webHidden/>
        </w:rPr>
        <w:fldChar w:fldCharType="separate"/>
      </w:r>
      <w:ins w:id="85" w:author="Zac" w:date="2015-11-18T07:45:00Z">
        <w:r>
          <w:rPr>
            <w:noProof/>
            <w:webHidden/>
          </w:rPr>
          <w:t>- 37 -</w:t>
        </w:r>
        <w:r>
          <w:rPr>
            <w:noProof/>
            <w:webHidden/>
          </w:rPr>
          <w:fldChar w:fldCharType="end"/>
        </w:r>
        <w:r w:rsidRPr="00F01321">
          <w:rPr>
            <w:rStyle w:val="Hyperlink"/>
            <w:noProof/>
          </w:rPr>
          <w:fldChar w:fldCharType="end"/>
        </w:r>
      </w:ins>
    </w:p>
    <w:p w14:paraId="5B1F7406" w14:textId="77777777" w:rsidR="00717969" w:rsidRDefault="00717969">
      <w:pPr>
        <w:pStyle w:val="TOC2"/>
        <w:tabs>
          <w:tab w:val="right" w:leader="dot" w:pos="9350"/>
        </w:tabs>
        <w:rPr>
          <w:ins w:id="86" w:author="Zac" w:date="2015-11-18T07:45:00Z"/>
          <w:rFonts w:asciiTheme="minorHAnsi" w:hAnsiTheme="minorHAnsi"/>
          <w:noProof/>
          <w:sz w:val="22"/>
          <w:szCs w:val="22"/>
          <w:lang w:bidi="ar-SA"/>
        </w:rPr>
      </w:pPr>
      <w:ins w:id="87"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"_Toc435596054"</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Extractor Performance</w:t>
        </w:r>
        <w:r>
          <w:rPr>
            <w:noProof/>
            <w:webHidden/>
          </w:rPr>
          <w:tab/>
        </w:r>
        <w:r>
          <w:rPr>
            <w:noProof/>
            <w:webHidden/>
          </w:rPr>
          <w:fldChar w:fldCharType="begin"/>
        </w:r>
        <w:r>
          <w:rPr>
            <w:noProof/>
            <w:webHidden/>
          </w:rPr>
          <w:instrText xml:space="preserve"> PAGEREF _Toc435596054 \h </w:instrText>
        </w:r>
        <w:r>
          <w:rPr>
            <w:noProof/>
            <w:webHidden/>
          </w:rPr>
        </w:r>
      </w:ins>
      <w:r>
        <w:rPr>
          <w:noProof/>
          <w:webHidden/>
        </w:rPr>
        <w:fldChar w:fldCharType="separate"/>
      </w:r>
      <w:ins w:id="88" w:author="Zac" w:date="2015-11-18T07:45:00Z">
        <w:r>
          <w:rPr>
            <w:noProof/>
            <w:webHidden/>
          </w:rPr>
          <w:t>- 43 -</w:t>
        </w:r>
        <w:r>
          <w:rPr>
            <w:noProof/>
            <w:webHidden/>
          </w:rPr>
          <w:fldChar w:fldCharType="end"/>
        </w:r>
        <w:r w:rsidRPr="00F01321">
          <w:rPr>
            <w:rStyle w:val="Hyperlink"/>
            <w:noProof/>
          </w:rPr>
          <w:fldChar w:fldCharType="end"/>
        </w:r>
      </w:ins>
    </w:p>
    <w:p w14:paraId="60B2F04E" w14:textId="77777777" w:rsidR="00717969" w:rsidRDefault="00717969">
      <w:pPr>
        <w:pStyle w:val="TOC2"/>
        <w:tabs>
          <w:tab w:val="right" w:leader="dot" w:pos="9350"/>
        </w:tabs>
        <w:rPr>
          <w:ins w:id="89" w:author="Zac" w:date="2015-11-18T07:45:00Z"/>
          <w:rFonts w:asciiTheme="minorHAnsi" w:hAnsiTheme="minorHAnsi"/>
          <w:noProof/>
          <w:sz w:val="22"/>
          <w:szCs w:val="22"/>
          <w:lang w:bidi="ar-SA"/>
        </w:rPr>
      </w:pPr>
      <w:ins w:id="90"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"_Toc435596055"</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Testing an Extractor</w:t>
        </w:r>
        <w:r>
          <w:rPr>
            <w:noProof/>
            <w:webHidden/>
          </w:rPr>
          <w:tab/>
        </w:r>
        <w:r>
          <w:rPr>
            <w:noProof/>
            <w:webHidden/>
          </w:rPr>
          <w:fldChar w:fldCharType="begin"/>
        </w:r>
        <w:r>
          <w:rPr>
            <w:noProof/>
            <w:webHidden/>
          </w:rPr>
          <w:instrText xml:space="preserve"> PAGEREF _Toc435596055 \h </w:instrText>
        </w:r>
        <w:r>
          <w:rPr>
            <w:noProof/>
            <w:webHidden/>
          </w:rPr>
        </w:r>
      </w:ins>
      <w:r>
        <w:rPr>
          <w:noProof/>
          <w:webHidden/>
        </w:rPr>
        <w:fldChar w:fldCharType="separate"/>
      </w:r>
      <w:ins w:id="91" w:author="Zac" w:date="2015-11-18T07:45:00Z">
        <w:r>
          <w:rPr>
            <w:noProof/>
            <w:webHidden/>
          </w:rPr>
          <w:t>- 45 -</w:t>
        </w:r>
        <w:r>
          <w:rPr>
            <w:noProof/>
            <w:webHidden/>
          </w:rPr>
          <w:fldChar w:fldCharType="end"/>
        </w:r>
        <w:r w:rsidRPr="00F01321">
          <w:rPr>
            <w:rStyle w:val="Hyperlink"/>
            <w:noProof/>
          </w:rPr>
          <w:fldChar w:fldCharType="end"/>
        </w:r>
      </w:ins>
    </w:p>
    <w:p w14:paraId="4BB9D047" w14:textId="77777777" w:rsidR="00717969" w:rsidRDefault="00717969">
      <w:pPr>
        <w:pStyle w:val="TOC2"/>
        <w:tabs>
          <w:tab w:val="right" w:leader="dot" w:pos="9350"/>
        </w:tabs>
        <w:rPr>
          <w:ins w:id="92" w:author="Zac" w:date="2015-11-18T07:45:00Z"/>
          <w:rFonts w:asciiTheme="minorHAnsi" w:hAnsiTheme="minorHAnsi"/>
          <w:noProof/>
          <w:sz w:val="22"/>
          <w:szCs w:val="22"/>
          <w:lang w:bidi="ar-SA"/>
        </w:rPr>
      </w:pPr>
      <w:ins w:id="93"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"_Toc435596056"</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Test Tool Operation</w:t>
        </w:r>
        <w:r>
          <w:rPr>
            <w:noProof/>
            <w:webHidden/>
          </w:rPr>
          <w:tab/>
        </w:r>
        <w:r>
          <w:rPr>
            <w:noProof/>
            <w:webHidden/>
          </w:rPr>
          <w:fldChar w:fldCharType="begin"/>
        </w:r>
        <w:r>
          <w:rPr>
            <w:noProof/>
            <w:webHidden/>
          </w:rPr>
          <w:instrText xml:space="preserve"> PAGEREF _Toc435596056 \h </w:instrText>
        </w:r>
        <w:r>
          <w:rPr>
            <w:noProof/>
            <w:webHidden/>
          </w:rPr>
        </w:r>
      </w:ins>
      <w:r>
        <w:rPr>
          <w:noProof/>
          <w:webHidden/>
        </w:rPr>
        <w:fldChar w:fldCharType="separate"/>
      </w:r>
      <w:ins w:id="94" w:author="Zac" w:date="2015-11-18T07:45:00Z">
        <w:r>
          <w:rPr>
            <w:noProof/>
            <w:webHidden/>
          </w:rPr>
          <w:t>- 45 -</w:t>
        </w:r>
        <w:r>
          <w:rPr>
            <w:noProof/>
            <w:webHidden/>
          </w:rPr>
          <w:fldChar w:fldCharType="end"/>
        </w:r>
        <w:r w:rsidRPr="00F01321">
          <w:rPr>
            <w:rStyle w:val="Hyperlink"/>
            <w:noProof/>
          </w:rPr>
          <w:fldChar w:fldCharType="end"/>
        </w:r>
      </w:ins>
    </w:p>
    <w:p w14:paraId="32781BDF" w14:textId="77777777" w:rsidR="00717969" w:rsidRDefault="00717969">
      <w:pPr>
        <w:pStyle w:val="TOC2"/>
        <w:tabs>
          <w:tab w:val="right" w:leader="dot" w:pos="9350"/>
        </w:tabs>
        <w:rPr>
          <w:ins w:id="95" w:author="Zac" w:date="2015-11-18T07:45:00Z"/>
          <w:rFonts w:asciiTheme="minorHAnsi" w:hAnsiTheme="minorHAnsi"/>
          <w:noProof/>
          <w:sz w:val="22"/>
          <w:szCs w:val="22"/>
          <w:lang w:bidi="ar-SA"/>
        </w:rPr>
      </w:pPr>
      <w:ins w:id="96"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"_Toc435596057"</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Supporting Installed Plugins</w:t>
        </w:r>
        <w:r>
          <w:rPr>
            <w:noProof/>
            <w:webHidden/>
          </w:rPr>
          <w:tab/>
        </w:r>
        <w:r>
          <w:rPr>
            <w:noProof/>
            <w:webHidden/>
          </w:rPr>
          <w:fldChar w:fldCharType="begin"/>
        </w:r>
        <w:r>
          <w:rPr>
            <w:noProof/>
            <w:webHidden/>
          </w:rPr>
          <w:instrText xml:space="preserve"> PAGEREF _Toc435596057 \h </w:instrText>
        </w:r>
        <w:r>
          <w:rPr>
            <w:noProof/>
            <w:webHidden/>
          </w:rPr>
        </w:r>
      </w:ins>
      <w:r>
        <w:rPr>
          <w:noProof/>
          <w:webHidden/>
        </w:rPr>
        <w:fldChar w:fldCharType="separate"/>
      </w:r>
      <w:ins w:id="97" w:author="Zac" w:date="2015-11-18T07:45:00Z">
        <w:r>
          <w:rPr>
            <w:noProof/>
            <w:webHidden/>
          </w:rPr>
          <w:t>- 49 -</w:t>
        </w:r>
        <w:r>
          <w:rPr>
            <w:noProof/>
            <w:webHidden/>
          </w:rPr>
          <w:fldChar w:fldCharType="end"/>
        </w:r>
        <w:r w:rsidRPr="00F01321">
          <w:rPr>
            <w:rStyle w:val="Hyperlink"/>
            <w:noProof/>
          </w:rPr>
          <w:fldChar w:fldCharType="end"/>
        </w:r>
      </w:ins>
    </w:p>
    <w:p w14:paraId="44D1F8F4" w14:textId="77777777" w:rsidR="00717969" w:rsidRDefault="00717969">
      <w:pPr>
        <w:pStyle w:val="TOC1"/>
        <w:tabs>
          <w:tab w:val="right" w:leader="dot" w:pos="9350"/>
        </w:tabs>
        <w:rPr>
          <w:ins w:id="98" w:author="Zac" w:date="2015-11-18T07:45:00Z"/>
          <w:rFonts w:asciiTheme="minorHAnsi" w:hAnsiTheme="minorHAnsi"/>
          <w:noProof/>
          <w:sz w:val="22"/>
          <w:szCs w:val="22"/>
          <w:lang w:bidi="ar-SA"/>
        </w:rPr>
      </w:pPr>
      <w:ins w:id="99"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"_Toc435596058"</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JavaScript Insertion</w:t>
        </w:r>
        <w:r>
          <w:rPr>
            <w:noProof/>
            <w:webHidden/>
          </w:rPr>
          <w:tab/>
        </w:r>
        <w:r>
          <w:rPr>
            <w:noProof/>
            <w:webHidden/>
          </w:rPr>
          <w:fldChar w:fldCharType="begin"/>
        </w:r>
        <w:r>
          <w:rPr>
            <w:noProof/>
            <w:webHidden/>
          </w:rPr>
          <w:instrText xml:space="preserve"> PAGEREF _Toc435596058 \h </w:instrText>
        </w:r>
        <w:r>
          <w:rPr>
            <w:noProof/>
            <w:webHidden/>
          </w:rPr>
        </w:r>
      </w:ins>
      <w:r>
        <w:rPr>
          <w:noProof/>
          <w:webHidden/>
        </w:rPr>
        <w:fldChar w:fldCharType="separate"/>
      </w:r>
      <w:ins w:id="100" w:author="Zac" w:date="2015-11-18T07:45:00Z">
        <w:r>
          <w:rPr>
            <w:noProof/>
            <w:webHidden/>
          </w:rPr>
          <w:t>- 50 -</w:t>
        </w:r>
        <w:r>
          <w:rPr>
            <w:noProof/>
            <w:webHidden/>
          </w:rPr>
          <w:fldChar w:fldCharType="end"/>
        </w:r>
        <w:r w:rsidRPr="00F01321">
          <w:rPr>
            <w:rStyle w:val="Hyperlink"/>
            <w:noProof/>
          </w:rPr>
          <w:fldChar w:fldCharType="end"/>
        </w:r>
      </w:ins>
    </w:p>
    <w:p w14:paraId="4648724C" w14:textId="77777777" w:rsidR="00717969" w:rsidRDefault="00717969">
      <w:pPr>
        <w:pStyle w:val="TOC2"/>
        <w:tabs>
          <w:tab w:val="right" w:leader="dot" w:pos="9350"/>
        </w:tabs>
        <w:rPr>
          <w:ins w:id="101" w:author="Zac" w:date="2015-11-18T07:45:00Z"/>
          <w:rFonts w:asciiTheme="minorHAnsi" w:hAnsiTheme="minorHAnsi"/>
          <w:noProof/>
          <w:sz w:val="22"/>
          <w:szCs w:val="22"/>
          <w:lang w:bidi="ar-SA"/>
        </w:rPr>
      </w:pPr>
      <w:ins w:id="102"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"_Toc435596059"</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JavaScript for All Pages</w:t>
        </w:r>
        <w:r>
          <w:rPr>
            <w:noProof/>
            <w:webHidden/>
          </w:rPr>
          <w:tab/>
        </w:r>
        <w:r>
          <w:rPr>
            <w:noProof/>
            <w:webHidden/>
          </w:rPr>
          <w:fldChar w:fldCharType="begin"/>
        </w:r>
        <w:r>
          <w:rPr>
            <w:noProof/>
            <w:webHidden/>
          </w:rPr>
          <w:instrText xml:space="preserve"> PAGEREF _Toc435596059 \h </w:instrText>
        </w:r>
        <w:r>
          <w:rPr>
            <w:noProof/>
            <w:webHidden/>
          </w:rPr>
        </w:r>
      </w:ins>
      <w:r>
        <w:rPr>
          <w:noProof/>
          <w:webHidden/>
        </w:rPr>
        <w:fldChar w:fldCharType="separate"/>
      </w:r>
      <w:ins w:id="103" w:author="Zac" w:date="2015-11-18T07:45:00Z">
        <w:r>
          <w:rPr>
            <w:noProof/>
            <w:webHidden/>
          </w:rPr>
          <w:t>- 50 -</w:t>
        </w:r>
        <w:r>
          <w:rPr>
            <w:noProof/>
            <w:webHidden/>
          </w:rPr>
          <w:fldChar w:fldCharType="end"/>
        </w:r>
        <w:r w:rsidRPr="00F01321">
          <w:rPr>
            <w:rStyle w:val="Hyperlink"/>
            <w:noProof/>
          </w:rPr>
          <w:fldChar w:fldCharType="end"/>
        </w:r>
      </w:ins>
    </w:p>
    <w:p w14:paraId="6455964A" w14:textId="77777777" w:rsidR="00717969" w:rsidRDefault="00717969">
      <w:pPr>
        <w:pStyle w:val="TOC2"/>
        <w:tabs>
          <w:tab w:val="right" w:leader="dot" w:pos="9350"/>
        </w:tabs>
        <w:rPr>
          <w:ins w:id="104" w:author="Zac" w:date="2015-11-18T07:45:00Z"/>
          <w:rFonts w:asciiTheme="minorHAnsi" w:hAnsiTheme="minorHAnsi"/>
          <w:noProof/>
          <w:sz w:val="22"/>
          <w:szCs w:val="22"/>
          <w:lang w:bidi="ar-SA"/>
        </w:rPr>
      </w:pPr>
      <w:ins w:id="105" w:author="Zac" w:date="2015-11-18T07:45:00Z">
        <w:r w:rsidRPr="00F01321">
          <w:rPr>
            <w:rStyle w:val="Hyperlink"/>
            <w:noProof/>
          </w:rPr>
          <w:lastRenderedPageBreak/>
          <w:fldChar w:fldCharType="begin"/>
        </w:r>
        <w:r w:rsidRPr="00F01321">
          <w:rPr>
            <w:rStyle w:val="Hyperlink"/>
            <w:noProof/>
          </w:rPr>
          <w:instrText xml:space="preserve"> </w:instrText>
        </w:r>
        <w:r>
          <w:rPr>
            <w:noProof/>
          </w:rPr>
          <w:instrText>HYPERLINK \l "_Toc435596060"</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Order Confirmation</w:t>
        </w:r>
        <w:r>
          <w:rPr>
            <w:noProof/>
            <w:webHidden/>
          </w:rPr>
          <w:tab/>
        </w:r>
        <w:r>
          <w:rPr>
            <w:noProof/>
            <w:webHidden/>
          </w:rPr>
          <w:fldChar w:fldCharType="begin"/>
        </w:r>
        <w:r>
          <w:rPr>
            <w:noProof/>
            <w:webHidden/>
          </w:rPr>
          <w:instrText xml:space="preserve"> PAGEREF _Toc435596060 \h </w:instrText>
        </w:r>
        <w:r>
          <w:rPr>
            <w:noProof/>
            <w:webHidden/>
          </w:rPr>
        </w:r>
      </w:ins>
      <w:r>
        <w:rPr>
          <w:noProof/>
          <w:webHidden/>
        </w:rPr>
        <w:fldChar w:fldCharType="separate"/>
      </w:r>
      <w:ins w:id="106" w:author="Zac" w:date="2015-11-18T07:45:00Z">
        <w:r>
          <w:rPr>
            <w:noProof/>
            <w:webHidden/>
          </w:rPr>
          <w:t>- 50 -</w:t>
        </w:r>
        <w:r>
          <w:rPr>
            <w:noProof/>
            <w:webHidden/>
          </w:rPr>
          <w:fldChar w:fldCharType="end"/>
        </w:r>
        <w:r w:rsidRPr="00F01321">
          <w:rPr>
            <w:rStyle w:val="Hyperlink"/>
            <w:noProof/>
          </w:rPr>
          <w:fldChar w:fldCharType="end"/>
        </w:r>
      </w:ins>
    </w:p>
    <w:p w14:paraId="42737611" w14:textId="77777777" w:rsidR="00717969" w:rsidRDefault="00717969">
      <w:pPr>
        <w:pStyle w:val="TOC1"/>
        <w:tabs>
          <w:tab w:val="right" w:leader="dot" w:pos="9350"/>
        </w:tabs>
        <w:rPr>
          <w:ins w:id="107" w:author="Zac" w:date="2015-11-18T07:45:00Z"/>
          <w:rFonts w:asciiTheme="minorHAnsi" w:hAnsiTheme="minorHAnsi"/>
          <w:noProof/>
          <w:sz w:val="22"/>
          <w:szCs w:val="22"/>
          <w:lang w:bidi="ar-SA"/>
        </w:rPr>
      </w:pPr>
      <w:ins w:id="108"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"_Toc435596061"</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Multi-Store &amp; Multi-Contry</w:t>
        </w:r>
        <w:r>
          <w:rPr>
            <w:noProof/>
            <w:webHidden/>
          </w:rPr>
          <w:tab/>
        </w:r>
        <w:r>
          <w:rPr>
            <w:noProof/>
            <w:webHidden/>
          </w:rPr>
          <w:fldChar w:fldCharType="begin"/>
        </w:r>
        <w:r>
          <w:rPr>
            <w:noProof/>
            <w:webHidden/>
          </w:rPr>
          <w:instrText xml:space="preserve"> PAGEREF _Toc435596061 \h </w:instrText>
        </w:r>
        <w:r>
          <w:rPr>
            <w:noProof/>
            <w:webHidden/>
          </w:rPr>
        </w:r>
      </w:ins>
      <w:r>
        <w:rPr>
          <w:noProof/>
          <w:webHidden/>
        </w:rPr>
        <w:fldChar w:fldCharType="separate"/>
      </w:r>
      <w:ins w:id="109" w:author="Zac" w:date="2015-11-18T07:45:00Z">
        <w:r>
          <w:rPr>
            <w:noProof/>
            <w:webHidden/>
          </w:rPr>
          <w:t>- 51 -</w:t>
        </w:r>
        <w:r>
          <w:rPr>
            <w:noProof/>
            <w:webHidden/>
          </w:rPr>
          <w:fldChar w:fldCharType="end"/>
        </w:r>
        <w:r w:rsidRPr="00F01321">
          <w:rPr>
            <w:rStyle w:val="Hyperlink"/>
            <w:noProof/>
          </w:rPr>
          <w:fldChar w:fldCharType="end"/>
        </w:r>
      </w:ins>
    </w:p>
    <w:p w14:paraId="62853434" w14:textId="77777777" w:rsidR="00717969" w:rsidRDefault="00717969">
      <w:pPr>
        <w:pStyle w:val="TOC2"/>
        <w:tabs>
          <w:tab w:val="right" w:leader="dot" w:pos="9350"/>
        </w:tabs>
        <w:rPr>
          <w:ins w:id="110" w:author="Zac" w:date="2015-11-18T07:45:00Z"/>
          <w:rFonts w:asciiTheme="minorHAnsi" w:hAnsiTheme="minorHAnsi"/>
          <w:noProof/>
          <w:sz w:val="22"/>
          <w:szCs w:val="22"/>
          <w:lang w:bidi="ar-SA"/>
        </w:rPr>
      </w:pPr>
      <w:ins w:id="111"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"_Toc435596062"</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Multiple Stores</w:t>
        </w:r>
        <w:r>
          <w:rPr>
            <w:noProof/>
            <w:webHidden/>
          </w:rPr>
          <w:tab/>
        </w:r>
        <w:r>
          <w:rPr>
            <w:noProof/>
            <w:webHidden/>
          </w:rPr>
          <w:fldChar w:fldCharType="begin"/>
        </w:r>
        <w:r>
          <w:rPr>
            <w:noProof/>
            <w:webHidden/>
          </w:rPr>
          <w:instrText xml:space="preserve"> PAGEREF _Toc435596062 \h </w:instrText>
        </w:r>
        <w:r>
          <w:rPr>
            <w:noProof/>
            <w:webHidden/>
          </w:rPr>
        </w:r>
      </w:ins>
      <w:r>
        <w:rPr>
          <w:noProof/>
          <w:webHidden/>
        </w:rPr>
        <w:fldChar w:fldCharType="separate"/>
      </w:r>
      <w:ins w:id="112" w:author="Zac" w:date="2015-11-18T07:45:00Z">
        <w:r>
          <w:rPr>
            <w:noProof/>
            <w:webHidden/>
          </w:rPr>
          <w:t>- 51 -</w:t>
        </w:r>
        <w:r>
          <w:rPr>
            <w:noProof/>
            <w:webHidden/>
          </w:rPr>
          <w:fldChar w:fldCharType="end"/>
        </w:r>
        <w:r w:rsidRPr="00F01321">
          <w:rPr>
            <w:rStyle w:val="Hyperlink"/>
            <w:noProof/>
          </w:rPr>
          <w:fldChar w:fldCharType="end"/>
        </w:r>
      </w:ins>
    </w:p>
    <w:p w14:paraId="2B309A6A" w14:textId="77777777" w:rsidR="00717969" w:rsidRDefault="00717969">
      <w:pPr>
        <w:pStyle w:val="TOC2"/>
        <w:tabs>
          <w:tab w:val="right" w:leader="dot" w:pos="9350"/>
        </w:tabs>
        <w:rPr>
          <w:ins w:id="113" w:author="Zac" w:date="2015-11-18T07:45:00Z"/>
          <w:rFonts w:asciiTheme="minorHAnsi" w:hAnsiTheme="minorHAnsi"/>
          <w:noProof/>
          <w:sz w:val="22"/>
          <w:szCs w:val="22"/>
          <w:lang w:bidi="ar-SA"/>
        </w:rPr>
      </w:pPr>
      <w:ins w:id="114"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"_Toc435596063"</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Multiple Countries (FUTURE)</w:t>
        </w:r>
        <w:r>
          <w:rPr>
            <w:noProof/>
            <w:webHidden/>
          </w:rPr>
          <w:tab/>
        </w:r>
        <w:r>
          <w:rPr>
            <w:noProof/>
            <w:webHidden/>
          </w:rPr>
          <w:fldChar w:fldCharType="begin"/>
        </w:r>
        <w:r>
          <w:rPr>
            <w:noProof/>
            <w:webHidden/>
          </w:rPr>
          <w:instrText xml:space="preserve"> PAGEREF _Toc435596063 \h </w:instrText>
        </w:r>
        <w:r>
          <w:rPr>
            <w:noProof/>
            <w:webHidden/>
          </w:rPr>
        </w:r>
      </w:ins>
      <w:r>
        <w:rPr>
          <w:noProof/>
          <w:webHidden/>
        </w:rPr>
        <w:fldChar w:fldCharType="separate"/>
      </w:r>
      <w:ins w:id="115" w:author="Zac" w:date="2015-11-18T07:45:00Z">
        <w:r>
          <w:rPr>
            <w:noProof/>
            <w:webHidden/>
          </w:rPr>
          <w:t>- 51 -</w:t>
        </w:r>
        <w:r>
          <w:rPr>
            <w:noProof/>
            <w:webHidden/>
          </w:rPr>
          <w:fldChar w:fldCharType="end"/>
        </w:r>
        <w:r w:rsidRPr="00F01321">
          <w:rPr>
            <w:rStyle w:val="Hyperlink"/>
            <w:noProof/>
          </w:rPr>
          <w:fldChar w:fldCharType="end"/>
        </w:r>
      </w:ins>
    </w:p>
    <w:p w14:paraId="02A0A117" w14:textId="77777777" w:rsidR="00717969" w:rsidRDefault="00717969">
      <w:pPr>
        <w:pStyle w:val="TOC1"/>
        <w:tabs>
          <w:tab w:val="right" w:leader="dot" w:pos="9350"/>
        </w:tabs>
        <w:rPr>
          <w:ins w:id="116" w:author="Zac" w:date="2015-11-18T07:45:00Z"/>
          <w:rFonts w:asciiTheme="minorHAnsi" w:hAnsiTheme="minorHAnsi"/>
          <w:noProof/>
          <w:sz w:val="22"/>
          <w:szCs w:val="22"/>
          <w:lang w:bidi="ar-SA"/>
        </w:rPr>
      </w:pPr>
      <w:ins w:id="117" w:author="Zac" w:date="2015-11-18T07:45:00Z">
        <w:r w:rsidRPr="00F01321">
          <w:rPr>
            <w:rStyle w:val="Hyperlink"/>
            <w:noProof/>
          </w:rPr>
          <w:fldChar w:fldCharType="begin"/>
        </w:r>
        <w:r w:rsidRPr="00F01321">
          <w:rPr>
            <w:rStyle w:val="Hyperlink"/>
            <w:noProof/>
          </w:rPr>
          <w:instrText xml:space="preserve"> </w:instrText>
        </w:r>
        <w:r>
          <w:rPr>
            <w:noProof/>
          </w:rPr>
          <w:instrText>HYPERLINK \l "_Toc435596064"</w:instrText>
        </w:r>
        <w:r w:rsidRPr="00F01321">
          <w:rPr>
            <w:rStyle w:val="Hyperlink"/>
            <w:noProof/>
          </w:rPr>
          <w:instrText xml:space="preserve"> </w:instrText>
        </w:r>
        <w:r w:rsidRPr="00F01321">
          <w:rPr>
            <w:rStyle w:val="Hyperlink"/>
            <w:noProof/>
          </w:rPr>
        </w:r>
        <w:r w:rsidRPr="00F01321">
          <w:rPr>
            <w:rStyle w:val="Hyperlink"/>
            <w:noProof/>
          </w:rPr>
          <w:fldChar w:fldCharType="separate"/>
        </w:r>
        <w:r w:rsidRPr="00F01321">
          <w:rPr>
            <w:rStyle w:val="Hyperlink"/>
            <w:noProof/>
          </w:rPr>
          <w:t>Contact Information</w:t>
        </w:r>
        <w:r>
          <w:rPr>
            <w:noProof/>
            <w:webHidden/>
          </w:rPr>
          <w:tab/>
        </w:r>
        <w:r>
          <w:rPr>
            <w:noProof/>
            <w:webHidden/>
          </w:rPr>
          <w:fldChar w:fldCharType="begin"/>
        </w:r>
        <w:r>
          <w:rPr>
            <w:noProof/>
            <w:webHidden/>
          </w:rPr>
          <w:instrText xml:space="preserve"> PAGEREF _Toc435596064 \h </w:instrText>
        </w:r>
        <w:r>
          <w:rPr>
            <w:noProof/>
            <w:webHidden/>
          </w:rPr>
        </w:r>
      </w:ins>
      <w:r>
        <w:rPr>
          <w:noProof/>
          <w:webHidden/>
        </w:rPr>
        <w:fldChar w:fldCharType="separate"/>
      </w:r>
      <w:ins w:id="118" w:author="Zac" w:date="2015-11-18T07:45:00Z">
        <w:r>
          <w:rPr>
            <w:noProof/>
            <w:webHidden/>
          </w:rPr>
          <w:t>- 52 -</w:t>
        </w:r>
        <w:r>
          <w:rPr>
            <w:noProof/>
            <w:webHidden/>
          </w:rPr>
          <w:fldChar w:fldCharType="end"/>
        </w:r>
        <w:r w:rsidRPr="00F01321">
          <w:rPr>
            <w:rStyle w:val="Hyperlink"/>
            <w:noProof/>
          </w:rPr>
          <w:fldChar w:fldCharType="end"/>
        </w:r>
      </w:ins>
    </w:p>
    <w:p w14:paraId="50F07036" w14:textId="77777777" w:rsidR="00717969" w:rsidDel="00717969" w:rsidRDefault="00717969">
      <w:pPr>
        <w:pStyle w:val="TOC1"/>
        <w:tabs>
          <w:tab w:val="right" w:leader="dot" w:pos="9350"/>
        </w:tabs>
        <w:rPr>
          <w:del w:id="119" w:author="Zac" w:date="2015-11-18T07:45:00Z"/>
          <w:noProof/>
        </w:rPr>
      </w:pPr>
    </w:p>
    <w:p w14:paraId="34C47521" w14:textId="77777777" w:rsidR="00E32A89" w:rsidDel="00E32A89" w:rsidRDefault="00E32A89">
      <w:pPr>
        <w:pStyle w:val="TOC1"/>
        <w:tabs>
          <w:tab w:val="right" w:leader="dot" w:pos="9350"/>
        </w:tabs>
        <w:rPr>
          <w:del w:id="120" w:author="Zac" w:date="2015-11-18T07:43:00Z"/>
          <w:noProof/>
        </w:rPr>
      </w:pPr>
    </w:p>
    <w:p w14:paraId="35CD876B" w14:textId="77777777" w:rsidR="001840B6" w:rsidDel="001840B6" w:rsidRDefault="001840B6">
      <w:pPr>
        <w:pStyle w:val="TOC1"/>
        <w:tabs>
          <w:tab w:val="right" w:leader="dot" w:pos="9350"/>
        </w:tabs>
        <w:rPr>
          <w:del w:id="121" w:author="Zac" w:date="2015-11-17T09:54:00Z"/>
          <w:noProof/>
        </w:rPr>
      </w:pPr>
    </w:p>
    <w:p w14:paraId="01EBDF9E" w14:textId="77777777" w:rsidR="003F160A" w:rsidRDefault="003F160A">
      <w:pPr>
        <w:spacing w:before="200" w:after="200"/>
        <w:rPr>
          <w:ins w:id="122" w:author="Zac" w:date="2015-11-16T10:46:00Z"/>
          <w:b/>
          <w:caps/>
          <w:color w:val="39639D" w:themeColor="accent4"/>
          <w:spacing w:val="10"/>
          <w:kern w:val="28"/>
          <w:sz w:val="44"/>
          <w:szCs w:val="52"/>
        </w:rPr>
      </w:pPr>
      <w:ins w:id="123" w:author="Zac" w:date="2015-11-16T10:47:00Z">
        <w:r>
          <w:fldChar w:fldCharType="end"/>
        </w:r>
      </w:ins>
      <w:ins w:id="124" w:author="Zac" w:date="2015-11-16T10:46:00Z">
        <w:r>
          <w:br w:type="page"/>
        </w:r>
      </w:ins>
    </w:p>
    <w:p w14:paraId="140CAD75" w14:textId="0582B1CE" w:rsidR="00D47BD1" w:rsidRPr="00DC2CD1" w:rsidRDefault="00D47BD1">
      <w:pPr>
        <w:pStyle w:val="Heading1"/>
      </w:pPr>
      <w:bookmarkStart w:id="125" w:name="_Toc435596032"/>
      <w:r>
        <w:lastRenderedPageBreak/>
        <w:t>Overview</w:t>
      </w:r>
      <w:bookmarkEnd w:id="18"/>
      <w:bookmarkEnd w:id="125"/>
    </w:p>
    <w:p w14:paraId="60211A91" w14:textId="5BE345F8" w:rsidR="00C673DA" w:rsidRPr="00B65A59" w:rsidRDefault="00C673DA" w:rsidP="00C673DA">
      <w:pPr>
        <w:pStyle w:val="Heading2"/>
        <w:spacing w:line="276" w:lineRule="auto"/>
        <w:rPr>
          <w:ins w:id="126" w:author="Zac" w:date="2015-11-01T23:19:00Z"/>
          <w:color w:val="0070C0"/>
          <w:rPrChange w:id="127" w:author="Zac" w:date="2015-11-05T01:11:00Z">
            <w:rPr>
              <w:ins w:id="128" w:author="Zac" w:date="2015-11-01T23:19:00Z"/>
            </w:rPr>
          </w:rPrChange>
        </w:rPr>
      </w:pPr>
      <w:bookmarkStart w:id="129" w:name="_Toc435434026"/>
      <w:bookmarkStart w:id="130" w:name="_Toc435596033"/>
      <w:ins w:id="131" w:author="Zac" w:date="2015-11-01T23:19:00Z">
        <w:r w:rsidRPr="00B65A59">
          <w:rPr>
            <w:color w:val="0070C0"/>
            <w:rPrChange w:id="132" w:author="Zac" w:date="2015-11-05T01:11:00Z">
              <w:rPr/>
            </w:rPrChange>
          </w:rPr>
          <w:t>Personalized Product Recommendations</w:t>
        </w:r>
        <w:bookmarkEnd w:id="129"/>
        <w:bookmarkEnd w:id="130"/>
      </w:ins>
    </w:p>
    <w:p w14:paraId="7D0B2797" w14:textId="69AFD86D" w:rsidR="00E14E51" w:rsidRDefault="00C673DA" w:rsidP="00C673DA">
      <w:pPr>
        <w:rPr>
          <w:ins w:id="133" w:author="Zac" w:date="2015-11-01T23:33:00Z"/>
        </w:rPr>
      </w:pPr>
      <w:ins w:id="134" w:author="Zac" w:date="2015-11-01T23:19:00Z">
        <w:r>
          <w:t xml:space="preserve">The 4-Tell Boost™ Recommendation Service uses </w:t>
        </w:r>
      </w:ins>
      <w:ins w:id="135" w:author="Zac" w:date="2015-11-01T23:32:00Z">
        <w:r w:rsidR="00E14E51">
          <w:t>a</w:t>
        </w:r>
      </w:ins>
      <w:ins w:id="136" w:author="Zac" w:date="2015-11-01T23:19:00Z">
        <w:r>
          <w:t xml:space="preserve"> retailer’s catalog (including categories, brands and price), sales and click stream to produce and display product recommendations (‘</w:t>
        </w:r>
        <w:r w:rsidR="00E14E51">
          <w:t xml:space="preserve">People also bought…’) on </w:t>
        </w:r>
      </w:ins>
      <w:ins w:id="137" w:author="Zac" w:date="2015-11-01T23:33:00Z">
        <w:r w:rsidR="00E14E51">
          <w:t xml:space="preserve">his </w:t>
        </w:r>
      </w:ins>
      <w:ins w:id="138" w:author="Zac" w:date="2015-11-01T23:19:00Z">
        <w:r w:rsidR="00E14E51">
          <w:t xml:space="preserve">website. </w:t>
        </w:r>
      </w:ins>
    </w:p>
    <w:p w14:paraId="71050504" w14:textId="2FFAC457" w:rsidR="00C673DA" w:rsidRDefault="00E14E51" w:rsidP="00C673DA">
      <w:pPr>
        <w:rPr>
          <w:ins w:id="139" w:author="Zac" w:date="2015-11-01T23:19:00Z"/>
        </w:rPr>
      </w:pPr>
      <w:ins w:id="140" w:author="Zac" w:date="2015-11-01T23:19:00Z">
        <w:r>
          <w:t>The</w:t>
        </w:r>
        <w:r w:rsidR="00C673DA">
          <w:t xml:space="preserve"> product recommendations are generated and displayed on each page view, and change based on the actions of the shopper (e.g. recently viewed products, items in the cart and past purchases). </w:t>
        </w:r>
      </w:ins>
    </w:p>
    <w:p w14:paraId="689E6136" w14:textId="77777777" w:rsidR="00C673DA" w:rsidRDefault="00C673DA" w:rsidP="00C673DA">
      <w:pPr>
        <w:rPr>
          <w:ins w:id="141" w:author="Zac" w:date="2015-11-01T23:19:00Z"/>
        </w:rPr>
      </w:pPr>
      <w:ins w:id="142" w:author="Zac" w:date="2015-11-01T23:19:00Z">
        <w:r>
          <w:t>The base recommendation types that we display are:</w:t>
        </w:r>
      </w:ins>
    </w:p>
    <w:p w14:paraId="1F045113" w14:textId="77777777" w:rsidR="00C673DA" w:rsidRDefault="00C673DA" w:rsidP="00C673DA">
      <w:pPr>
        <w:pStyle w:val="ListParagraph"/>
        <w:numPr>
          <w:ilvl w:val="0"/>
          <w:numId w:val="46"/>
        </w:numPr>
        <w:rPr>
          <w:ins w:id="143" w:author="Zac" w:date="2015-11-01T23:19:00Z"/>
        </w:rPr>
      </w:pPr>
      <w:ins w:id="144" w:author="Zac" w:date="2015-11-01T23:19:00Z">
        <w:r>
          <w:t>Cross-sell (e.g. pants are bought with a shirt)</w:t>
        </w:r>
      </w:ins>
    </w:p>
    <w:p w14:paraId="03A7146E" w14:textId="77777777" w:rsidR="00C673DA" w:rsidRDefault="00C673DA" w:rsidP="00C673DA">
      <w:pPr>
        <w:pStyle w:val="ListParagraph"/>
        <w:numPr>
          <w:ilvl w:val="0"/>
          <w:numId w:val="46"/>
        </w:numPr>
        <w:rPr>
          <w:ins w:id="145" w:author="Zac" w:date="2015-11-01T23:19:00Z"/>
        </w:rPr>
      </w:pPr>
      <w:ins w:id="146" w:author="Zac" w:date="2015-11-01T23:19:00Z">
        <w:r>
          <w:t>Similar or upsell (e.g. other shirts you may like when looking at a shirt)</w:t>
        </w:r>
      </w:ins>
    </w:p>
    <w:p w14:paraId="3BC78139" w14:textId="77777777" w:rsidR="00C673DA" w:rsidRDefault="00C673DA" w:rsidP="00C673DA">
      <w:pPr>
        <w:pStyle w:val="ListParagraph"/>
        <w:numPr>
          <w:ilvl w:val="0"/>
          <w:numId w:val="46"/>
        </w:numPr>
        <w:rPr>
          <w:ins w:id="147" w:author="Zac" w:date="2015-11-01T23:19:00Z"/>
        </w:rPr>
      </w:pPr>
      <w:ins w:id="148" w:author="Zac" w:date="2015-11-01T23:19:00Z">
        <w:r>
          <w:t>Top sellers (site wide or for a category)</w:t>
        </w:r>
      </w:ins>
    </w:p>
    <w:p w14:paraId="6FB54990" w14:textId="77777777" w:rsidR="00C673DA" w:rsidRDefault="00C673DA" w:rsidP="00C673DA">
      <w:pPr>
        <w:pStyle w:val="ListParagraph"/>
        <w:numPr>
          <w:ilvl w:val="0"/>
          <w:numId w:val="46"/>
        </w:numPr>
        <w:rPr>
          <w:ins w:id="149" w:author="Zac" w:date="2015-11-01T23:19:00Z"/>
        </w:rPr>
      </w:pPr>
      <w:ins w:id="150" w:author="Zac" w:date="2015-11-01T23:19:00Z">
        <w:r>
          <w:t>Personalized (e.g. the products that each customer is likely to buy).</w:t>
        </w:r>
      </w:ins>
    </w:p>
    <w:p w14:paraId="18D3FBB2" w14:textId="2B407831" w:rsidR="00C673DA" w:rsidRDefault="00C673DA" w:rsidP="00C673DA">
      <w:pPr>
        <w:rPr>
          <w:ins w:id="151" w:author="Zac" w:date="2015-11-01T23:19:00Z"/>
        </w:rPr>
      </w:pPr>
      <w:ins w:id="152" w:author="Zac" w:date="2015-11-01T23:19:00Z">
        <w:r>
          <w:t>These base recommendation types correspond to the base recommendation lookup tables that are created nightly by the Boost Generator Engine. The engine uses the catalog, 18 months of sales, and 10 weeks of click stream data when generating the tables.  It gets some of this information using the “</w:t>
        </w:r>
      </w:ins>
      <w:ins w:id="153" w:author="Zac" w:date="2015-11-05T08:14:00Z">
        <w:r w:rsidR="00927472">
          <w:rPr>
            <w:b/>
            <w:color w:val="FF0000"/>
          </w:rPr>
          <w:t>Extractor</w:t>
        </w:r>
      </w:ins>
      <w:ins w:id="154" w:author="Zac" w:date="2015-11-01T23:19:00Z">
        <w:r>
          <w:t>” that this guide describes.</w:t>
        </w:r>
      </w:ins>
    </w:p>
    <w:p w14:paraId="176BA22D" w14:textId="77777777" w:rsidR="00C673DA" w:rsidRDefault="00C673DA" w:rsidP="00C673DA">
      <w:pPr>
        <w:rPr>
          <w:ins w:id="155" w:author="Zac" w:date="2015-11-01T23:19:00Z"/>
        </w:rPr>
      </w:pPr>
      <w:ins w:id="156" w:author="Zac" w:date="2015-11-01T23:19:00Z">
        <w:r>
          <w:t xml:space="preserve">The tables are then used by our recommendation service when dynamically determining which recommendations to display on each page that a shopper visits. Our recommendation delivery engine takes into account a customer’s past purchases, recent page views, and the items they may have already placed in their cart. </w:t>
        </w:r>
      </w:ins>
    </w:p>
    <w:p w14:paraId="173948E7" w14:textId="1EB402CC" w:rsidR="00C673DA" w:rsidRPr="000A4B07" w:rsidRDefault="00C673DA" w:rsidP="00C673DA">
      <w:pPr>
        <w:rPr>
          <w:ins w:id="157" w:author="Zac" w:date="2015-11-01T23:19:00Z"/>
        </w:rPr>
      </w:pPr>
      <w:ins w:id="158" w:author="Zac" w:date="2015-11-01T23:19:00Z">
        <w:r>
          <w:t xml:space="preserve">The recommendations are served up by our web service via a </w:t>
        </w:r>
        <w:proofErr w:type="spellStart"/>
        <w:r>
          <w:t>RESTful</w:t>
        </w:r>
        <w:proofErr w:type="spellEnd"/>
        <w:r>
          <w:t xml:space="preserve"> API and displayed on the </w:t>
        </w:r>
      </w:ins>
      <w:ins w:id="159" w:author="Zac" w:date="2015-11-01T23:32:00Z">
        <w:r w:rsidR="00E14E51">
          <w:t xml:space="preserve">retailer’s </w:t>
        </w:r>
      </w:ins>
      <w:ins w:id="160" w:author="Zac" w:date="2015-11-01T23:19:00Z">
        <w:r>
          <w:t xml:space="preserve">website via JavaScript that is inserted into each page by 4-Tell. </w:t>
        </w:r>
      </w:ins>
    </w:p>
    <w:p w14:paraId="0BAE945F" w14:textId="77777777" w:rsidR="00C673DA" w:rsidRDefault="00C673DA" w:rsidP="00C673DA">
      <w:pPr>
        <w:rPr>
          <w:ins w:id="161" w:author="Zac" w:date="2015-11-01T23:19:00Z"/>
        </w:rPr>
      </w:pPr>
    </w:p>
    <w:p w14:paraId="437EBACE" w14:textId="77777777" w:rsidR="00C673DA" w:rsidRDefault="00C673DA" w:rsidP="00C673DA">
      <w:pPr>
        <w:rPr>
          <w:ins w:id="162" w:author="Zac" w:date="2015-11-01T23:19:00Z"/>
        </w:rPr>
      </w:pPr>
      <w:ins w:id="163" w:author="Zac" w:date="2015-11-01T23:19:00Z">
        <w:r>
          <w:rPr>
            <w:noProof/>
            <w:lang w:bidi="ar-SA"/>
          </w:rPr>
          <w:lastRenderedPageBreak/>
          <w:drawing>
            <wp:inline distT="0" distB="0" distL="0" distR="0" wp14:anchorId="05EBE9FF" wp14:editId="467C99D4">
              <wp:extent cx="6263640" cy="322783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3640" cy="3227832"/>
                      </a:xfrm>
                      <a:prstGeom prst="rect">
                        <a:avLst/>
                      </a:prstGeom>
                      <a:noFill/>
                    </pic:spPr>
                  </pic:pic>
                </a:graphicData>
              </a:graphic>
            </wp:inline>
          </w:drawing>
        </w:r>
      </w:ins>
    </w:p>
    <w:p w14:paraId="6FD156D0" w14:textId="77777777" w:rsidR="00C673DA" w:rsidRDefault="00C673DA" w:rsidP="00C673DA">
      <w:pPr>
        <w:rPr>
          <w:ins w:id="164" w:author="Zac" w:date="2015-11-01T23:19:00Z"/>
        </w:rPr>
      </w:pPr>
      <w:ins w:id="165" w:author="Zac" w:date="2015-11-01T23:19:00Z">
        <w:r>
          <w:t>To start the process we initially extract the retailer’s entire catalog and historical sales data. From then on, we get nightly catalog updates, and collect real-time sales and click stream data. All of this is used to generate the recommendations we need.</w:t>
        </w:r>
      </w:ins>
    </w:p>
    <w:p w14:paraId="4CFC4B91" w14:textId="77777777" w:rsidR="00C673DA" w:rsidRDefault="00C673DA" w:rsidP="00C673DA">
      <w:pPr>
        <w:spacing w:before="200" w:after="200"/>
        <w:rPr>
          <w:ins w:id="166" w:author="Zac" w:date="2015-11-01T23:19:00Z"/>
          <w:b/>
          <w:sz w:val="32"/>
          <w:u w:val="single"/>
        </w:rPr>
      </w:pPr>
      <w:ins w:id="167" w:author="Zac" w:date="2015-11-01T23:19:00Z">
        <w:r>
          <w:br w:type="page"/>
        </w:r>
      </w:ins>
    </w:p>
    <w:p w14:paraId="5985C7BF" w14:textId="63846376" w:rsidR="00A901A1" w:rsidRPr="00B65A59" w:rsidRDefault="00A901A1" w:rsidP="00A901A1">
      <w:pPr>
        <w:pStyle w:val="Heading2"/>
        <w:spacing w:line="276" w:lineRule="auto"/>
        <w:rPr>
          <w:ins w:id="168" w:author="Zac" w:date="2015-11-01T23:20:00Z"/>
          <w:color w:val="0070C0"/>
          <w:rPrChange w:id="169" w:author="Zac" w:date="2015-11-05T01:11:00Z">
            <w:rPr>
              <w:ins w:id="170" w:author="Zac" w:date="2015-11-01T23:20:00Z"/>
            </w:rPr>
          </w:rPrChange>
        </w:rPr>
      </w:pPr>
      <w:bookmarkStart w:id="171" w:name="_Toc435434027"/>
      <w:bookmarkStart w:id="172" w:name="_Toc435596034"/>
      <w:ins w:id="173" w:author="Zac" w:date="2015-11-01T23:20:00Z">
        <w:r w:rsidRPr="00B65A59">
          <w:rPr>
            <w:color w:val="0070C0"/>
            <w:rPrChange w:id="174" w:author="Zac" w:date="2015-11-05T01:11:00Z">
              <w:rPr/>
            </w:rPrChange>
          </w:rPr>
          <w:lastRenderedPageBreak/>
          <w:t>This Document</w:t>
        </w:r>
        <w:bookmarkEnd w:id="171"/>
        <w:bookmarkEnd w:id="172"/>
      </w:ins>
    </w:p>
    <w:p w14:paraId="735B49C4" w14:textId="3F148FB8" w:rsidR="00A17048" w:rsidRDefault="00D47BD1" w:rsidP="00AF05DC">
      <w:pPr>
        <w:rPr>
          <w:ins w:id="175" w:author="Zac" w:date="2015-11-01T18:25:00Z"/>
        </w:rPr>
      </w:pPr>
      <w:r>
        <w:t xml:space="preserve">This </w:t>
      </w:r>
      <w:ins w:id="176" w:author="Zac" w:date="2015-11-01T18:24:00Z">
        <w:r w:rsidR="00A17048">
          <w:t xml:space="preserve">guild </w:t>
        </w:r>
      </w:ins>
      <w:ins w:id="177" w:author="Zac" w:date="2015-11-05T01:12:00Z">
        <w:r w:rsidR="00B65A59">
          <w:t>defines the requirements for</w:t>
        </w:r>
      </w:ins>
      <w:ins w:id="178" w:author="Zac" w:date="2015-11-01T18:24:00Z">
        <w:r w:rsidR="00A17048">
          <w:t xml:space="preserve"> the “</w:t>
        </w:r>
      </w:ins>
      <w:ins w:id="179" w:author="Zac" w:date="2015-11-05T08:14:00Z">
        <w:r w:rsidR="00927472">
          <w:rPr>
            <w:color w:val="FF0000"/>
          </w:rPr>
          <w:t>Extractor</w:t>
        </w:r>
      </w:ins>
      <w:ins w:id="180" w:author="Zac" w:date="2015-11-01T18:24:00Z">
        <w:r w:rsidR="00A17048">
          <w:t>” that must be built to interface</w:t>
        </w:r>
      </w:ins>
      <w:ins w:id="181" w:author="Zac" w:date="2015-11-01T18:25:00Z">
        <w:r w:rsidR="00A17048" w:rsidRPr="00A17048">
          <w:t xml:space="preserve"> </w:t>
        </w:r>
        <w:r w:rsidR="00A17048">
          <w:t xml:space="preserve">the 4-Tell Boost™ Recommendation Service to an existing </w:t>
        </w:r>
      </w:ins>
      <w:ins w:id="182" w:author="Zac" w:date="2015-11-01T23:21:00Z">
        <w:r w:rsidR="00A901A1">
          <w:t>E</w:t>
        </w:r>
      </w:ins>
      <w:ins w:id="183" w:author="Zac" w:date="2015-11-01T18:25:00Z">
        <w:r w:rsidR="00A901A1">
          <w:t xml:space="preserve">commerce </w:t>
        </w:r>
      </w:ins>
      <w:ins w:id="184" w:author="Zac" w:date="2015-11-01T23:21:00Z">
        <w:r w:rsidR="00A901A1">
          <w:t>P</w:t>
        </w:r>
      </w:ins>
      <w:ins w:id="185" w:author="Zac" w:date="2015-11-01T18:25:00Z">
        <w:r w:rsidR="00A17048">
          <w:t>latform.</w:t>
        </w:r>
      </w:ins>
      <w:ins w:id="186" w:author="Zac" w:date="2015-11-01T18:24:00Z">
        <w:r w:rsidR="00A17048">
          <w:t xml:space="preserve"> </w:t>
        </w:r>
      </w:ins>
    </w:p>
    <w:p w14:paraId="228970D8" w14:textId="5F5EC531" w:rsidR="005D193C" w:rsidRDefault="005D193C" w:rsidP="00AF05DC">
      <w:pPr>
        <w:rPr>
          <w:ins w:id="187" w:author="Zac" w:date="2015-11-01T22:22:00Z"/>
        </w:rPr>
      </w:pPr>
      <w:ins w:id="188" w:author="Zac" w:date="2015-11-01T22:19:00Z">
        <w:r>
          <w:t xml:space="preserve">The </w:t>
        </w:r>
      </w:ins>
      <w:ins w:id="189" w:author="Zac" w:date="2015-11-05T08:14:00Z">
        <w:r w:rsidR="00927472">
          <w:t>Extractor</w:t>
        </w:r>
      </w:ins>
      <w:ins w:id="190" w:author="Zac" w:date="2015-11-01T22:19:00Z">
        <w:r>
          <w:t xml:space="preserve"> is responsible for gathering </w:t>
        </w:r>
      </w:ins>
      <w:ins w:id="191" w:author="Zac" w:date="2015-11-01T23:29:00Z">
        <w:r w:rsidR="00A901A1">
          <w:t>the “static”</w:t>
        </w:r>
      </w:ins>
      <w:ins w:id="192" w:author="Zac" w:date="2015-11-01T22:19:00Z">
        <w:r>
          <w:t xml:space="preserve"> part of the information needed to generate the recommendations </w:t>
        </w:r>
      </w:ins>
      <w:ins w:id="193" w:author="Zac" w:date="2015-11-01T23:02:00Z">
        <w:r w:rsidR="00392865">
          <w:t>that we display</w:t>
        </w:r>
      </w:ins>
      <w:ins w:id="194" w:author="Zac" w:date="2015-11-01T22:19:00Z">
        <w:r>
          <w:t xml:space="preserve"> on a </w:t>
        </w:r>
      </w:ins>
      <w:ins w:id="195" w:author="Zac" w:date="2015-11-01T23:16:00Z">
        <w:r w:rsidR="00B019E3">
          <w:t xml:space="preserve">retailer’s </w:t>
        </w:r>
      </w:ins>
      <w:ins w:id="196" w:author="Zac" w:date="2015-11-01T22:22:00Z">
        <w:r>
          <w:t>site.</w:t>
        </w:r>
      </w:ins>
    </w:p>
    <w:p w14:paraId="1960172B" w14:textId="474CC036" w:rsidR="005D193C" w:rsidRDefault="005D193C" w:rsidP="00AF05DC">
      <w:pPr>
        <w:rPr>
          <w:ins w:id="197" w:author="Zac" w:date="2015-11-01T22:23:00Z"/>
        </w:rPr>
      </w:pPr>
      <w:ins w:id="198" w:author="Zac" w:date="2015-11-01T22:22:00Z">
        <w:r>
          <w:t xml:space="preserve">To understand where the </w:t>
        </w:r>
      </w:ins>
      <w:ins w:id="199" w:author="Zac" w:date="2015-11-05T08:14:00Z">
        <w:r w:rsidR="00927472">
          <w:t>Extractor</w:t>
        </w:r>
      </w:ins>
      <w:ins w:id="200" w:author="Zac" w:date="2015-11-01T22:22:00Z">
        <w:r>
          <w:t xml:space="preserve"> fits in consider the following sequence of </w:t>
        </w:r>
      </w:ins>
      <w:ins w:id="201" w:author="Zac" w:date="2015-11-01T23:37:00Z">
        <w:r w:rsidR="00E14E51">
          <w:t>steps</w:t>
        </w:r>
      </w:ins>
      <w:ins w:id="202" w:author="Zac" w:date="2015-11-01T22:22:00Z">
        <w:r>
          <w:t xml:space="preserve"> in the </w:t>
        </w:r>
      </w:ins>
      <w:ins w:id="203" w:author="Zac" w:date="2015-11-01T22:23:00Z">
        <w:r>
          <w:t xml:space="preserve">recommendation generation </w:t>
        </w:r>
      </w:ins>
      <w:ins w:id="204" w:author="Zac" w:date="2015-11-01T22:22:00Z">
        <w:r>
          <w:t>life cycle</w:t>
        </w:r>
      </w:ins>
      <w:ins w:id="205" w:author="Zac" w:date="2015-11-01T22:23:00Z">
        <w:r>
          <w:t>:</w:t>
        </w:r>
      </w:ins>
    </w:p>
    <w:p w14:paraId="273640D1" w14:textId="704CA776" w:rsidR="005D193C" w:rsidRPr="00AC4039" w:rsidRDefault="005D193C" w:rsidP="005D193C">
      <w:pPr>
        <w:pStyle w:val="ListParagraph"/>
        <w:numPr>
          <w:ilvl w:val="0"/>
          <w:numId w:val="45"/>
        </w:numPr>
        <w:rPr>
          <w:ins w:id="206" w:author="Zac" w:date="2015-11-01T22:24:00Z"/>
        </w:rPr>
      </w:pPr>
      <w:ins w:id="207" w:author="Zac" w:date="2015-11-01T22:24:00Z">
        <w:r w:rsidRPr="00AC4039">
          <w:t>Sign up a site that wants 4-Tell Recommendations.</w:t>
        </w:r>
      </w:ins>
    </w:p>
    <w:p w14:paraId="5AAC0D67" w14:textId="27BE8DE5" w:rsidR="005D193C" w:rsidRPr="00ED0CCB" w:rsidRDefault="005D193C" w:rsidP="005D193C">
      <w:pPr>
        <w:pStyle w:val="ListParagraph"/>
        <w:numPr>
          <w:ilvl w:val="0"/>
          <w:numId w:val="45"/>
        </w:numPr>
        <w:rPr>
          <w:ins w:id="208" w:author="Zac" w:date="2015-11-01T22:27:00Z"/>
        </w:rPr>
      </w:pPr>
      <w:ins w:id="209" w:author="Zac" w:date="2015-11-01T22:25:00Z">
        <w:r w:rsidRPr="00472E8D">
          <w:t xml:space="preserve">Define a site integration plan with the </w:t>
        </w:r>
      </w:ins>
      <w:ins w:id="210" w:author="Zac" w:date="2015-11-01T23:17:00Z">
        <w:r w:rsidR="00B019E3">
          <w:t>retailer</w:t>
        </w:r>
      </w:ins>
      <w:ins w:id="211" w:author="Zac" w:date="2015-11-01T23:02:00Z">
        <w:r w:rsidR="00392865">
          <w:t xml:space="preserve"> </w:t>
        </w:r>
      </w:ins>
      <w:ins w:id="212" w:author="Zac" w:date="2015-11-01T22:25:00Z">
        <w:r w:rsidRPr="00AC4039">
          <w:t xml:space="preserve">that identifies </w:t>
        </w:r>
      </w:ins>
      <w:ins w:id="213" w:author="Zac" w:date="2015-11-01T22:26:00Z">
        <w:r w:rsidRPr="00472E8D">
          <w:t xml:space="preserve">where recommendations should be displayed and </w:t>
        </w:r>
      </w:ins>
      <w:ins w:id="214" w:author="Zac" w:date="2015-11-01T22:25:00Z">
        <w:r w:rsidRPr="00ED0CCB">
          <w:t xml:space="preserve">what type of recommendations should be </w:t>
        </w:r>
      </w:ins>
      <w:ins w:id="215" w:author="Zac" w:date="2015-11-01T22:27:00Z">
        <w:r w:rsidRPr="00ED0CCB">
          <w:t>displayed at each identified location.</w:t>
        </w:r>
      </w:ins>
    </w:p>
    <w:p w14:paraId="299933EB" w14:textId="29968507" w:rsidR="00136D30" w:rsidRPr="00AC4039" w:rsidRDefault="00136D30" w:rsidP="005D193C">
      <w:pPr>
        <w:pStyle w:val="ListParagraph"/>
        <w:numPr>
          <w:ilvl w:val="0"/>
          <w:numId w:val="45"/>
        </w:numPr>
        <w:rPr>
          <w:ins w:id="216" w:author="Zac" w:date="2015-11-01T22:41:00Z"/>
        </w:rPr>
      </w:pPr>
      <w:ins w:id="217" w:author="Zac" w:date="2015-11-01T22:40:00Z">
        <w:r w:rsidRPr="00ED0CCB">
          <w:t xml:space="preserve">Implement the site plan by </w:t>
        </w:r>
      </w:ins>
      <w:ins w:id="218" w:author="Zac" w:date="2015-11-01T22:47:00Z">
        <w:r w:rsidRPr="008D1CF1">
          <w:rPr>
            <w:rPrChange w:id="219" w:author="Zac" w:date="2015-11-01T22:57:00Z">
              <w:rPr>
                <w:color w:val="02AE0A"/>
              </w:rPr>
            </w:rPrChange>
          </w:rPr>
          <w:t xml:space="preserve">adding </w:t>
        </w:r>
      </w:ins>
      <w:ins w:id="220" w:author="Zac" w:date="2015-11-01T22:51:00Z">
        <w:r w:rsidR="008D1CF1" w:rsidRPr="008D1CF1">
          <w:rPr>
            <w:rPrChange w:id="221" w:author="Zac" w:date="2015-11-01T22:57:00Z">
              <w:rPr>
                <w:color w:val="02AE0A"/>
              </w:rPr>
            </w:rPrChange>
          </w:rPr>
          <w:t>JavaScript</w:t>
        </w:r>
      </w:ins>
      <w:ins w:id="222" w:author="Zac" w:date="2015-11-01T22:38:00Z">
        <w:r w:rsidR="00073A43" w:rsidRPr="00AC4039">
          <w:t xml:space="preserve"> </w:t>
        </w:r>
      </w:ins>
      <w:ins w:id="223" w:author="Zac" w:date="2015-11-01T22:42:00Z">
        <w:r w:rsidRPr="00472E8D">
          <w:t>at</w:t>
        </w:r>
      </w:ins>
      <w:ins w:id="224" w:author="Zac" w:date="2015-11-01T22:38:00Z">
        <w:r w:rsidR="008D1CF1" w:rsidRPr="008D1CF1">
          <w:rPr>
            <w:rPrChange w:id="225" w:author="Zac" w:date="2015-11-01T22:57:00Z">
              <w:rPr>
                <w:color w:val="02AE0A"/>
              </w:rPr>
            </w:rPrChange>
          </w:rPr>
          <w:t xml:space="preserve"> each</w:t>
        </w:r>
        <w:r w:rsidRPr="00AC4039">
          <w:t xml:space="preserve"> </w:t>
        </w:r>
      </w:ins>
      <w:ins w:id="226" w:author="Zac" w:date="2015-11-01T22:43:00Z">
        <w:r w:rsidRPr="00472E8D">
          <w:t xml:space="preserve">identified </w:t>
        </w:r>
      </w:ins>
      <w:ins w:id="227" w:author="Zac" w:date="2015-11-01T22:53:00Z">
        <w:r w:rsidR="008D1CF1" w:rsidRPr="008D1CF1">
          <w:rPr>
            <w:rPrChange w:id="228" w:author="Zac" w:date="2015-11-01T22:57:00Z">
              <w:rPr>
                <w:color w:val="02AE0A"/>
              </w:rPr>
            </w:rPrChange>
          </w:rPr>
          <w:t xml:space="preserve">location </w:t>
        </w:r>
      </w:ins>
      <w:ins w:id="229" w:author="Zac" w:date="2015-11-01T22:52:00Z">
        <w:r w:rsidR="008D1CF1" w:rsidRPr="008D1CF1">
          <w:rPr>
            <w:rPrChange w:id="230" w:author="Zac" w:date="2015-11-01T22:57:00Z">
              <w:rPr>
                <w:color w:val="02AE0A"/>
              </w:rPr>
            </w:rPrChange>
          </w:rPr>
          <w:t>that will</w:t>
        </w:r>
      </w:ins>
      <w:ins w:id="231" w:author="Zac" w:date="2015-11-01T22:44:00Z">
        <w:r w:rsidRPr="00AC4039">
          <w:t xml:space="preserve"> </w:t>
        </w:r>
      </w:ins>
      <w:ins w:id="232" w:author="Zac" w:date="2015-11-02T01:03:00Z">
        <w:r w:rsidR="004B4EC5">
          <w:t xml:space="preserve">both </w:t>
        </w:r>
      </w:ins>
      <w:ins w:id="233" w:author="Zac" w:date="2015-11-01T22:38:00Z">
        <w:r w:rsidRPr="00AC4039">
          <w:t xml:space="preserve">request </w:t>
        </w:r>
      </w:ins>
      <w:ins w:id="234" w:author="Zac" w:date="2015-11-01T22:44:00Z">
        <w:r w:rsidRPr="00472E8D">
          <w:t>recommendations</w:t>
        </w:r>
      </w:ins>
      <w:ins w:id="235" w:author="Zac" w:date="2015-11-01T22:41:00Z">
        <w:r w:rsidR="008D1CF1" w:rsidRPr="008D1CF1">
          <w:rPr>
            <w:rPrChange w:id="236" w:author="Zac" w:date="2015-11-01T22:57:00Z">
              <w:rPr>
                <w:color w:val="02AE0A"/>
              </w:rPr>
            </w:rPrChange>
          </w:rPr>
          <w:t xml:space="preserve"> from </w:t>
        </w:r>
      </w:ins>
      <w:ins w:id="237" w:author="Zac" w:date="2015-11-01T22:54:00Z">
        <w:r w:rsidR="008D1CF1" w:rsidRPr="008D1CF1">
          <w:rPr>
            <w:rPrChange w:id="238" w:author="Zac" w:date="2015-11-01T22:57:00Z">
              <w:rPr>
                <w:color w:val="02AE0A"/>
              </w:rPr>
            </w:rPrChange>
          </w:rPr>
          <w:t>the</w:t>
        </w:r>
      </w:ins>
      <w:ins w:id="239" w:author="Zac" w:date="2015-11-01T22:53:00Z">
        <w:r w:rsidR="008D1CF1" w:rsidRPr="008D1CF1">
          <w:rPr>
            <w:rPrChange w:id="240" w:author="Zac" w:date="2015-11-01T22:57:00Z">
              <w:rPr>
                <w:color w:val="02AE0A"/>
              </w:rPr>
            </w:rPrChange>
          </w:rPr>
          <w:t xml:space="preserve"> 4-Tell Recommendation Service </w:t>
        </w:r>
      </w:ins>
      <w:ins w:id="241" w:author="Zac" w:date="2015-11-01T22:41:00Z">
        <w:r w:rsidRPr="00AC4039">
          <w:t>and display them.</w:t>
        </w:r>
      </w:ins>
    </w:p>
    <w:p w14:paraId="0CDC0FC7" w14:textId="1CB9D0CE" w:rsidR="005D193C" w:rsidRPr="008D1CF1" w:rsidRDefault="008D1CF1" w:rsidP="005D193C">
      <w:pPr>
        <w:pStyle w:val="ListParagraph"/>
        <w:numPr>
          <w:ilvl w:val="0"/>
          <w:numId w:val="45"/>
        </w:numPr>
        <w:rPr>
          <w:ins w:id="242" w:author="Zac" w:date="2015-11-01T22:23:00Z"/>
          <w:color w:val="FF0000"/>
          <w:rPrChange w:id="243" w:author="Zac" w:date="2015-11-01T22:57:00Z">
            <w:rPr>
              <w:ins w:id="244" w:author="Zac" w:date="2015-11-01T22:23:00Z"/>
            </w:rPr>
          </w:rPrChange>
        </w:rPr>
      </w:pPr>
      <w:ins w:id="245" w:author="Zac" w:date="2015-11-01T22:23:00Z">
        <w:r w:rsidRPr="008D1CF1">
          <w:rPr>
            <w:color w:val="FF0000"/>
            <w:rPrChange w:id="246" w:author="Zac" w:date="2015-11-01T22:57:00Z">
              <w:rPr/>
            </w:rPrChange>
          </w:rPr>
          <w:t>Run</w:t>
        </w:r>
        <w:r w:rsidR="00392865" w:rsidRPr="00AC4039">
          <w:rPr>
            <w:color w:val="FF0000"/>
          </w:rPr>
          <w:t xml:space="preserve"> the </w:t>
        </w:r>
      </w:ins>
      <w:ins w:id="247" w:author="Zac" w:date="2015-11-01T23:03:00Z">
        <w:r w:rsidR="00392865">
          <w:rPr>
            <w:color w:val="FF0000"/>
          </w:rPr>
          <w:t>“</w:t>
        </w:r>
      </w:ins>
      <w:ins w:id="248" w:author="Zac" w:date="2015-11-05T08:14:00Z">
        <w:r w:rsidR="00927472">
          <w:rPr>
            <w:color w:val="FF0000"/>
          </w:rPr>
          <w:t>Extractor</w:t>
        </w:r>
      </w:ins>
      <w:ins w:id="249" w:author="Zac" w:date="2015-11-01T23:03:00Z">
        <w:r w:rsidR="00392865">
          <w:rPr>
            <w:color w:val="FF0000"/>
          </w:rPr>
          <w:t>”</w:t>
        </w:r>
      </w:ins>
      <w:ins w:id="250" w:author="Zac" w:date="2015-11-01T22:23:00Z">
        <w:r w:rsidR="005D193C" w:rsidRPr="008D1CF1">
          <w:rPr>
            <w:color w:val="FF0000"/>
            <w:rPrChange w:id="251" w:author="Zac" w:date="2015-11-01T22:57:00Z">
              <w:rPr/>
            </w:rPrChange>
          </w:rPr>
          <w:t xml:space="preserve"> </w:t>
        </w:r>
      </w:ins>
      <w:ins w:id="252" w:author="Zac" w:date="2015-11-15T12:49:00Z">
        <w:r w:rsidR="00C35064">
          <w:rPr>
            <w:color w:val="FF0000"/>
          </w:rPr>
          <w:t xml:space="preserve">from our Dash Service </w:t>
        </w:r>
      </w:ins>
      <w:ins w:id="253" w:author="Zac" w:date="2015-11-01T22:23:00Z">
        <w:r w:rsidR="005D193C" w:rsidRPr="008D1CF1">
          <w:rPr>
            <w:color w:val="FF0000"/>
            <w:rPrChange w:id="254" w:author="Zac" w:date="2015-11-01T22:57:00Z">
              <w:rPr/>
            </w:rPrChange>
          </w:rPr>
          <w:t xml:space="preserve">to gather the </w:t>
        </w:r>
      </w:ins>
      <w:ins w:id="255" w:author="Zac" w:date="2015-11-01T22:56:00Z">
        <w:r w:rsidRPr="008D1CF1">
          <w:rPr>
            <w:color w:val="FF0000"/>
            <w:rPrChange w:id="256" w:author="Zac" w:date="2015-11-01T22:57:00Z">
              <w:rPr/>
            </w:rPrChange>
          </w:rPr>
          <w:t xml:space="preserve">initial </w:t>
        </w:r>
      </w:ins>
      <w:ins w:id="257" w:author="Zac" w:date="2015-11-01T23:29:00Z">
        <w:r w:rsidR="00E14E51">
          <w:rPr>
            <w:color w:val="FF0000"/>
          </w:rPr>
          <w:t>(or “static</w:t>
        </w:r>
      </w:ins>
      <w:ins w:id="258" w:author="Zac" w:date="2015-11-01T23:30:00Z">
        <w:r w:rsidR="00E14E51">
          <w:rPr>
            <w:color w:val="FF0000"/>
          </w:rPr>
          <w:t xml:space="preserve">”) </w:t>
        </w:r>
      </w:ins>
      <w:ins w:id="259" w:author="Zac" w:date="2015-11-01T23:09:00Z">
        <w:r w:rsidR="00B019E3">
          <w:rPr>
            <w:color w:val="FF0000"/>
          </w:rPr>
          <w:t>catalog, sale</w:t>
        </w:r>
      </w:ins>
      <w:ins w:id="260" w:author="Zac" w:date="2015-11-01T23:13:00Z">
        <w:r w:rsidR="00B019E3">
          <w:rPr>
            <w:color w:val="FF0000"/>
          </w:rPr>
          <w:t>s</w:t>
        </w:r>
      </w:ins>
      <w:ins w:id="261" w:author="Zac" w:date="2015-11-01T23:09:00Z">
        <w:r w:rsidR="00B019E3">
          <w:rPr>
            <w:color w:val="FF0000"/>
          </w:rPr>
          <w:t xml:space="preserve"> and customer </w:t>
        </w:r>
      </w:ins>
      <w:ins w:id="262" w:author="Zac" w:date="2015-11-02T08:30:00Z">
        <w:r w:rsidR="0006783C">
          <w:rPr>
            <w:color w:val="FF0000"/>
          </w:rPr>
          <w:t>data</w:t>
        </w:r>
      </w:ins>
      <w:ins w:id="263" w:author="Zac" w:date="2015-11-01T22:56:00Z">
        <w:r w:rsidRPr="008D1CF1">
          <w:rPr>
            <w:color w:val="FF0000"/>
            <w:rPrChange w:id="264" w:author="Zac" w:date="2015-11-01T22:57:00Z">
              <w:rPr/>
            </w:rPrChange>
          </w:rPr>
          <w:t xml:space="preserve"> needed by the Recommendation Service</w:t>
        </w:r>
      </w:ins>
      <w:ins w:id="265" w:author="Zac" w:date="2015-11-01T22:23:00Z">
        <w:r w:rsidR="005D193C" w:rsidRPr="008D1CF1">
          <w:rPr>
            <w:color w:val="FF0000"/>
            <w:rPrChange w:id="266" w:author="Zac" w:date="2015-11-01T22:57:00Z">
              <w:rPr/>
            </w:rPrChange>
          </w:rPr>
          <w:t>.</w:t>
        </w:r>
      </w:ins>
    </w:p>
    <w:p w14:paraId="7155FE89" w14:textId="7E0541ED" w:rsidR="005D193C" w:rsidRPr="00ED0CCB" w:rsidRDefault="008D1CF1" w:rsidP="005D193C">
      <w:pPr>
        <w:pStyle w:val="ListParagraph"/>
        <w:numPr>
          <w:ilvl w:val="0"/>
          <w:numId w:val="45"/>
        </w:numPr>
        <w:rPr>
          <w:ins w:id="267" w:author="Zac" w:date="2015-11-01T22:23:00Z"/>
        </w:rPr>
      </w:pPr>
      <w:ins w:id="268" w:author="Zac" w:date="2015-11-01T22:23:00Z">
        <w:r w:rsidRPr="00AC4039">
          <w:t>Us</w:t>
        </w:r>
      </w:ins>
      <w:ins w:id="269" w:author="Zac" w:date="2015-11-01T22:57:00Z">
        <w:r w:rsidRPr="00472E8D">
          <w:t>e</w:t>
        </w:r>
      </w:ins>
      <w:ins w:id="270" w:author="Zac" w:date="2015-11-01T22:23:00Z">
        <w:r w:rsidR="005D193C" w:rsidRPr="00ED0CCB">
          <w:t xml:space="preserve"> the extracted information to generate a base set of recommendation tables.</w:t>
        </w:r>
      </w:ins>
    </w:p>
    <w:p w14:paraId="44FB8658" w14:textId="77777777" w:rsidR="008D1CF1" w:rsidRDefault="008D1CF1" w:rsidP="005D193C">
      <w:pPr>
        <w:pStyle w:val="ListParagraph"/>
        <w:numPr>
          <w:ilvl w:val="0"/>
          <w:numId w:val="45"/>
        </w:numPr>
        <w:rPr>
          <w:ins w:id="271" w:author="Zac" w:date="2015-11-01T22:58:00Z"/>
        </w:rPr>
      </w:pPr>
      <w:ins w:id="272" w:author="Zac" w:date="2015-11-01T22:58:00Z">
        <w:r>
          <w:t>Take the site live.</w:t>
        </w:r>
      </w:ins>
    </w:p>
    <w:p w14:paraId="2D919495" w14:textId="77777777" w:rsidR="00392865" w:rsidRPr="00392865" w:rsidRDefault="00392865">
      <w:pPr>
        <w:ind w:left="360"/>
        <w:rPr>
          <w:ins w:id="273" w:author="Zac" w:date="2015-11-01T23:04:00Z"/>
          <w:sz w:val="2"/>
          <w:szCs w:val="2"/>
          <w:rPrChange w:id="274" w:author="Zac" w:date="2015-11-01T23:05:00Z">
            <w:rPr>
              <w:ins w:id="275" w:author="Zac" w:date="2015-11-01T23:04:00Z"/>
            </w:rPr>
          </w:rPrChange>
        </w:rPr>
        <w:pPrChange w:id="276" w:author="Zac" w:date="2015-11-01T23:04:00Z">
          <w:pPr>
            <w:pStyle w:val="ListParagraph"/>
            <w:numPr>
              <w:numId w:val="45"/>
            </w:numPr>
            <w:ind w:hanging="360"/>
          </w:pPr>
        </w:pPrChange>
      </w:pPr>
    </w:p>
    <w:p w14:paraId="304773C3" w14:textId="2B190EED" w:rsidR="00392865" w:rsidRDefault="00B65A59" w:rsidP="005D193C">
      <w:pPr>
        <w:pStyle w:val="ListParagraph"/>
        <w:numPr>
          <w:ilvl w:val="0"/>
          <w:numId w:val="45"/>
        </w:numPr>
        <w:rPr>
          <w:ins w:id="277" w:author="Zac" w:date="2015-11-01T23:03:00Z"/>
        </w:rPr>
      </w:pPr>
      <w:ins w:id="278" w:author="Zac" w:date="2015-11-05T01:13:00Z">
        <w:r>
          <w:rPr>
            <w:noProof/>
            <w:lang w:bidi="ar-SA"/>
          </w:rPr>
          <mc:AlternateContent>
            <mc:Choice Requires="wps">
              <w:drawing>
                <wp:anchor distT="0" distB="0" distL="114300" distR="114300" simplePos="0" relativeHeight="251707388" behindDoc="0" locked="0" layoutInCell="1" allowOverlap="1" wp14:anchorId="7B5E6AB8" wp14:editId="0C795BD6">
                  <wp:simplePos x="0" y="0"/>
                  <wp:positionH relativeFrom="column">
                    <wp:posOffset>127859</wp:posOffset>
                  </wp:positionH>
                  <wp:positionV relativeFrom="paragraph">
                    <wp:posOffset>112432</wp:posOffset>
                  </wp:positionV>
                  <wp:extent cx="571500" cy="1627095"/>
                  <wp:effectExtent l="419100" t="152400" r="76200" b="144780"/>
                  <wp:wrapNone/>
                  <wp:docPr id="12" name="Elbow Connector 12"/>
                  <wp:cNvGraphicFramePr/>
                  <a:graphic xmlns:a="http://schemas.openxmlformats.org/drawingml/2006/main">
                    <a:graphicData uri="http://schemas.microsoft.com/office/word/2010/wordprocessingShape">
                      <wps:wsp>
                        <wps:cNvCnPr/>
                        <wps:spPr>
                          <a:xfrm flipH="1" flipV="1">
                            <a:off x="0" y="0"/>
                            <a:ext cx="571500" cy="1627095"/>
                          </a:xfrm>
                          <a:prstGeom prst="bentConnector3">
                            <a:avLst>
                              <a:gd name="adj1" fmla="val 158235"/>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26" type="#_x0000_t34" style="position:absolute;margin-left:10.05pt;margin-top:8.85pt;width:45pt;height:128.1pt;flip:x y;z-index:2517073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" adj="34179" strokecolor="#2da2bf [3204]" strokeweight="1.52778mm">
                  <v:stroke endarrow="open" linestyle="thickThin"/>
                  <v:shadow on="t" color="black" opacity="22937f" origin=",.5" offset="0,3pt"/>
                </v:shape>
              </w:pict>
            </mc:Fallback>
          </mc:AlternateContent>
        </w:r>
      </w:ins>
      <w:ins w:id="279" w:author="Zac" w:date="2015-11-01T23:40:00Z">
        <w:r w:rsidR="00524793">
          <w:t>Recognize c</w:t>
        </w:r>
      </w:ins>
      <w:ins w:id="280" w:author="Zac" w:date="2015-11-01T23:03:00Z">
        <w:r w:rsidR="00392865">
          <w:t xml:space="preserve">ustomer </w:t>
        </w:r>
      </w:ins>
      <w:ins w:id="281" w:author="Zac" w:date="2015-11-01T23:38:00Z">
        <w:r w:rsidR="00E14E51">
          <w:t>in</w:t>
        </w:r>
        <w:r w:rsidR="00524793">
          <w:t>teract</w:t>
        </w:r>
      </w:ins>
      <w:ins w:id="282" w:author="Zac" w:date="2015-11-01T23:40:00Z">
        <w:r w:rsidR="00524793">
          <w:t>ion</w:t>
        </w:r>
      </w:ins>
      <w:ins w:id="283" w:author="Zac" w:date="2015-11-01T23:38:00Z">
        <w:r w:rsidR="00E14E51">
          <w:t xml:space="preserve"> with the retailer’s site</w:t>
        </w:r>
      </w:ins>
      <w:ins w:id="284" w:author="Zac" w:date="2015-11-01T23:03:00Z">
        <w:r w:rsidR="00392865">
          <w:t>.</w:t>
        </w:r>
      </w:ins>
    </w:p>
    <w:p w14:paraId="6A272A34" w14:textId="657530F0" w:rsidR="005D193C" w:rsidRDefault="00392865" w:rsidP="005D193C">
      <w:pPr>
        <w:pStyle w:val="ListParagraph"/>
        <w:numPr>
          <w:ilvl w:val="0"/>
          <w:numId w:val="45"/>
        </w:numPr>
        <w:rPr>
          <w:ins w:id="285" w:author="Zac" w:date="2015-11-01T22:23:00Z"/>
        </w:rPr>
      </w:pPr>
      <w:ins w:id="286" w:author="Zac" w:date="2015-11-01T22:23:00Z">
        <w:r>
          <w:t>Supplement</w:t>
        </w:r>
        <w:r w:rsidR="005D193C">
          <w:t xml:space="preserve"> the base recommendation tables with real-time </w:t>
        </w:r>
      </w:ins>
      <w:ins w:id="287" w:author="Zac" w:date="2015-11-01T23:30:00Z">
        <w:r w:rsidR="00E14E51">
          <w:t xml:space="preserve">(or “dynamic”) </w:t>
        </w:r>
      </w:ins>
      <w:ins w:id="288" w:author="Zac" w:date="2015-11-01T23:05:00Z">
        <w:r>
          <w:t xml:space="preserve">customer </w:t>
        </w:r>
      </w:ins>
      <w:ins w:id="289" w:author="Zac" w:date="2015-11-01T22:23:00Z">
        <w:r w:rsidR="005D193C">
          <w:t>click history and cart content information.</w:t>
        </w:r>
      </w:ins>
      <w:ins w:id="290" w:author="Zac" w:date="2015-11-01T22:59:00Z">
        <w:r>
          <w:t xml:space="preserve"> This is done by post calls </w:t>
        </w:r>
      </w:ins>
      <w:ins w:id="291" w:author="Zac" w:date="2015-11-01T23:06:00Z">
        <w:r>
          <w:t xml:space="preserve">from the site </w:t>
        </w:r>
      </w:ins>
      <w:ins w:id="292" w:author="Zac" w:date="2015-11-01T22:59:00Z">
        <w:r>
          <w:t xml:space="preserve">to the </w:t>
        </w:r>
      </w:ins>
      <w:ins w:id="293" w:author="Zac" w:date="2015-11-01T23:06:00Z">
        <w:r>
          <w:t xml:space="preserve">4-Tell </w:t>
        </w:r>
      </w:ins>
      <w:ins w:id="294" w:author="Zac" w:date="2015-11-01T22:59:00Z">
        <w:r>
          <w:t>Recommendation Service.</w:t>
        </w:r>
      </w:ins>
    </w:p>
    <w:p w14:paraId="7B8AFEEE" w14:textId="6CDA5111" w:rsidR="005D193C" w:rsidRDefault="00392865" w:rsidP="005D193C">
      <w:pPr>
        <w:pStyle w:val="ListParagraph"/>
        <w:numPr>
          <w:ilvl w:val="0"/>
          <w:numId w:val="45"/>
        </w:numPr>
        <w:rPr>
          <w:ins w:id="295" w:author="Zac" w:date="2015-11-01T22:23:00Z"/>
        </w:rPr>
      </w:pPr>
      <w:ins w:id="296" w:author="Zac" w:date="2015-11-01T22:23:00Z">
        <w:r>
          <w:t>Request</w:t>
        </w:r>
        <w:r w:rsidR="005D193C">
          <w:t xml:space="preserve"> recommendations from our service</w:t>
        </w:r>
      </w:ins>
      <w:ins w:id="297" w:author="Zac" w:date="2015-11-01T23:07:00Z">
        <w:r>
          <w:t xml:space="preserve"> based on the supplemental information and the base tables originally generated during extraction</w:t>
        </w:r>
      </w:ins>
      <w:ins w:id="298" w:author="Zac" w:date="2015-11-01T22:23:00Z">
        <w:r w:rsidR="005D193C">
          <w:t>.</w:t>
        </w:r>
      </w:ins>
    </w:p>
    <w:p w14:paraId="1E62DBD6" w14:textId="31DDD01B" w:rsidR="005D193C" w:rsidRDefault="00392865" w:rsidP="005D193C">
      <w:pPr>
        <w:pStyle w:val="ListParagraph"/>
        <w:numPr>
          <w:ilvl w:val="0"/>
          <w:numId w:val="45"/>
        </w:numPr>
        <w:rPr>
          <w:ins w:id="299" w:author="Zac" w:date="2015-11-01T23:07:00Z"/>
        </w:rPr>
      </w:pPr>
      <w:ins w:id="300" w:author="Zac" w:date="2015-11-01T22:23:00Z">
        <w:r>
          <w:t>Display</w:t>
        </w:r>
        <w:r w:rsidR="005D193C">
          <w:t xml:space="preserve"> those recommendations on the page</w:t>
        </w:r>
      </w:ins>
      <w:ins w:id="301" w:author="Zac" w:date="2015-11-01T23:40:00Z">
        <w:r w:rsidR="00524793">
          <w:t xml:space="preserve"> currently viewed by the customer</w:t>
        </w:r>
      </w:ins>
      <w:ins w:id="302" w:author="Zac" w:date="2015-11-01T22:23:00Z">
        <w:r w:rsidR="005D193C">
          <w:t>.</w:t>
        </w:r>
      </w:ins>
    </w:p>
    <w:p w14:paraId="421975B3" w14:textId="3C4898B3" w:rsidR="00392865" w:rsidRDefault="00392865">
      <w:pPr>
        <w:ind w:left="1440"/>
        <w:rPr>
          <w:ins w:id="303" w:author="Zac" w:date="2015-11-01T23:11:00Z"/>
        </w:rPr>
        <w:pPrChange w:id="304" w:author="Zac" w:date="2015-11-05T01:17:00Z">
          <w:pPr>
            <w:pStyle w:val="ListParagraph"/>
            <w:numPr>
              <w:numId w:val="45"/>
            </w:numPr>
            <w:ind w:hanging="360"/>
          </w:pPr>
        </w:pPrChange>
      </w:pPr>
      <w:ins w:id="305" w:author="Zac" w:date="2015-11-01T23:07:00Z">
        <w:r>
          <w:t xml:space="preserve">Repeat </w:t>
        </w:r>
      </w:ins>
      <w:ins w:id="306" w:author="Zac" w:date="2015-11-01T23:25:00Z">
        <w:r w:rsidR="00A901A1">
          <w:t>steps</w:t>
        </w:r>
      </w:ins>
      <w:ins w:id="307" w:author="Zac" w:date="2015-11-01T23:07:00Z">
        <w:r>
          <w:t xml:space="preserve"> 7 to 10</w:t>
        </w:r>
      </w:ins>
      <w:ins w:id="308" w:author="Zac" w:date="2015-11-01T23:12:00Z">
        <w:r w:rsidR="00B019E3">
          <w:t xml:space="preserve"> many times</w:t>
        </w:r>
      </w:ins>
      <w:ins w:id="309" w:author="Zac" w:date="2015-11-01T23:07:00Z">
        <w:r>
          <w:t>.</w:t>
        </w:r>
      </w:ins>
    </w:p>
    <w:p w14:paraId="4F1DF5EB" w14:textId="77777777" w:rsidR="00B019E3" w:rsidRPr="00B019E3" w:rsidRDefault="00B019E3">
      <w:pPr>
        <w:ind w:left="360"/>
        <w:rPr>
          <w:ins w:id="310" w:author="Zac" w:date="2015-11-01T23:08:00Z"/>
          <w:sz w:val="2"/>
          <w:szCs w:val="2"/>
          <w:rPrChange w:id="311" w:author="Zac" w:date="2015-11-01T23:11:00Z">
            <w:rPr>
              <w:ins w:id="312" w:author="Zac" w:date="2015-11-01T23:08:00Z"/>
            </w:rPr>
          </w:rPrChange>
        </w:rPr>
        <w:pPrChange w:id="313" w:author="Zac" w:date="2015-11-01T23:11:00Z">
          <w:pPr>
            <w:pStyle w:val="ListParagraph"/>
            <w:numPr>
              <w:numId w:val="45"/>
            </w:numPr>
            <w:ind w:hanging="360"/>
          </w:pPr>
        </w:pPrChange>
      </w:pPr>
    </w:p>
    <w:p w14:paraId="44AB74A7" w14:textId="05464D40" w:rsidR="00392865" w:rsidRPr="00B019E3" w:rsidRDefault="00392865" w:rsidP="00AC4039">
      <w:pPr>
        <w:pStyle w:val="ListParagraph"/>
        <w:numPr>
          <w:ilvl w:val="0"/>
          <w:numId w:val="45"/>
        </w:numPr>
        <w:rPr>
          <w:ins w:id="314" w:author="Zac" w:date="2015-11-01T22:23:00Z"/>
          <w:color w:val="FF0000"/>
          <w:rPrChange w:id="315" w:author="Zac" w:date="2015-11-01T23:11:00Z">
            <w:rPr>
              <w:ins w:id="316" w:author="Zac" w:date="2015-11-01T22:23:00Z"/>
            </w:rPr>
          </w:rPrChange>
        </w:rPr>
      </w:pPr>
      <w:ins w:id="317" w:author="Zac" w:date="2015-11-01T23:08:00Z">
        <w:r w:rsidRPr="00B019E3">
          <w:rPr>
            <w:color w:val="FF0000"/>
            <w:rPrChange w:id="318" w:author="Zac" w:date="2015-11-01T23:11:00Z">
              <w:rPr/>
            </w:rPrChange>
          </w:rPr>
          <w:t xml:space="preserve">Periodically </w:t>
        </w:r>
      </w:ins>
      <w:ins w:id="319" w:author="Zac" w:date="2015-11-01T23:09:00Z">
        <w:r w:rsidR="004B4EC5" w:rsidRPr="00AC4039">
          <w:rPr>
            <w:color w:val="FF0000"/>
          </w:rPr>
          <w:t xml:space="preserve">re-run the </w:t>
        </w:r>
      </w:ins>
      <w:ins w:id="320" w:author="Zac" w:date="2015-11-05T08:14:00Z">
        <w:r w:rsidR="00927472">
          <w:rPr>
            <w:color w:val="FF0000"/>
          </w:rPr>
          <w:t>Extractor</w:t>
        </w:r>
      </w:ins>
      <w:ins w:id="321" w:author="Zac" w:date="2015-11-01T23:09:00Z">
        <w:r w:rsidRPr="00B019E3">
          <w:rPr>
            <w:color w:val="FF0000"/>
            <w:rPrChange w:id="322" w:author="Zac" w:date="2015-11-01T23:11:00Z">
              <w:rPr/>
            </w:rPrChange>
          </w:rPr>
          <w:t xml:space="preserve"> to </w:t>
        </w:r>
      </w:ins>
      <w:ins w:id="323" w:author="Zac" w:date="2015-11-01T23:10:00Z">
        <w:r w:rsidR="00B019E3" w:rsidRPr="00B019E3">
          <w:rPr>
            <w:color w:val="FF0000"/>
            <w:rPrChange w:id="324" w:author="Zac" w:date="2015-11-01T23:11:00Z">
              <w:rPr/>
            </w:rPrChange>
          </w:rPr>
          <w:t xml:space="preserve">update </w:t>
        </w:r>
        <w:r w:rsidR="00B019E3" w:rsidRPr="00AC4039">
          <w:rPr>
            <w:color w:val="FF0000"/>
          </w:rPr>
          <w:t>catalog, sale</w:t>
        </w:r>
      </w:ins>
      <w:ins w:id="325" w:author="Zac" w:date="2015-11-01T23:13:00Z">
        <w:r w:rsidR="00B019E3">
          <w:rPr>
            <w:color w:val="FF0000"/>
          </w:rPr>
          <w:t>s</w:t>
        </w:r>
      </w:ins>
      <w:ins w:id="326" w:author="Zac" w:date="2015-11-01T23:10:00Z">
        <w:r w:rsidR="00B019E3" w:rsidRPr="00AC4039">
          <w:rPr>
            <w:color w:val="FF0000"/>
          </w:rPr>
          <w:t xml:space="preserve"> and customer </w:t>
        </w:r>
      </w:ins>
      <w:ins w:id="327" w:author="Zac" w:date="2015-11-02T08:30:00Z">
        <w:r w:rsidR="0006783C">
          <w:rPr>
            <w:color w:val="FF0000"/>
          </w:rPr>
          <w:t>data</w:t>
        </w:r>
      </w:ins>
      <w:ins w:id="328" w:author="Zac" w:date="2015-11-01T23:09:00Z">
        <w:r w:rsidRPr="00B019E3">
          <w:rPr>
            <w:color w:val="FF0000"/>
            <w:rPrChange w:id="329" w:author="Zac" w:date="2015-11-01T23:11:00Z">
              <w:rPr/>
            </w:rPrChange>
          </w:rPr>
          <w:t>.</w:t>
        </w:r>
      </w:ins>
    </w:p>
    <w:p w14:paraId="28BAB1CA" w14:textId="5F342351" w:rsidR="00A901A1" w:rsidRDefault="00A901A1" w:rsidP="00AF05DC">
      <w:pPr>
        <w:rPr>
          <w:ins w:id="330" w:author="Zac" w:date="2015-11-01T23:26:00Z"/>
        </w:rPr>
      </w:pPr>
      <w:ins w:id="331" w:author="Zac" w:date="2015-11-01T23:25:00Z">
        <w:r>
          <w:t>Note that steps 1-6 are generally done once, while steps 7-10 are done frequently and repeatedly as customers interact with the retailer</w:t>
        </w:r>
      </w:ins>
      <w:ins w:id="332" w:author="Zac" w:date="2015-11-01T23:26:00Z">
        <w:r>
          <w:t>’s site</w:t>
        </w:r>
      </w:ins>
      <w:ins w:id="333" w:author="Neil Lofgren" w:date="2015-11-15T23:33:00Z">
        <w:r w:rsidR="00A2434A">
          <w:t>.</w:t>
        </w:r>
      </w:ins>
      <w:ins w:id="334" w:author="Zac" w:date="2015-11-01T23:26:00Z">
        <w:del w:id="335" w:author="Neil Lofgren" w:date="2015-11-15T23:33:00Z">
          <w:r w:rsidDel="00A2434A">
            <w:delText>, and s</w:delText>
          </w:r>
        </w:del>
      </w:ins>
      <w:ins w:id="336" w:author="Neil Lofgren" w:date="2015-11-15T23:33:00Z">
        <w:r w:rsidR="00A2434A">
          <w:t xml:space="preserve"> S</w:t>
        </w:r>
      </w:ins>
      <w:ins w:id="337" w:author="Zac" w:date="2015-11-01T23:26:00Z">
        <w:r>
          <w:t>tep 1</w:t>
        </w:r>
      </w:ins>
      <w:ins w:id="338" w:author="Neil Lofgren" w:date="2015-11-15T23:33:00Z">
        <w:r w:rsidR="00A2434A">
          <w:t>1</w:t>
        </w:r>
      </w:ins>
      <w:ins w:id="339" w:author="Zac" w:date="2015-11-01T23:26:00Z">
        <w:del w:id="340" w:author="Neil Lofgren" w:date="2015-11-15T23:33:00Z">
          <w:r w:rsidDel="00A2434A">
            <w:delText>2</w:delText>
          </w:r>
        </w:del>
        <w:r>
          <w:t xml:space="preserve"> is </w:t>
        </w:r>
        <w:del w:id="341" w:author="Neil Lofgren" w:date="2015-11-15T23:33:00Z">
          <w:r w:rsidDel="00A2434A">
            <w:delText>done occasionally</w:delText>
          </w:r>
        </w:del>
      </w:ins>
      <w:ins w:id="342" w:author="Neil Lofgren" w:date="2015-11-15T23:33:00Z">
        <w:r w:rsidR="00A2434A">
          <w:t>scheduled</w:t>
        </w:r>
      </w:ins>
      <w:ins w:id="343" w:author="Zac" w:date="2015-11-01T23:26:00Z">
        <w:r>
          <w:t xml:space="preserve"> to </w:t>
        </w:r>
      </w:ins>
      <w:ins w:id="344" w:author="Neil Lofgren" w:date="2015-11-15T23:33:00Z">
        <w:r w:rsidR="00A2434A">
          <w:t xml:space="preserve">automatically </w:t>
        </w:r>
      </w:ins>
      <w:ins w:id="345" w:author="Zac" w:date="2015-11-01T23:26:00Z">
        <w:r>
          <w:t>update the base information kept within the service</w:t>
        </w:r>
      </w:ins>
      <w:ins w:id="346" w:author="Neil Lofgren" w:date="2015-11-15T23:34:00Z">
        <w:r w:rsidR="00A2434A" w:rsidRPr="00A2434A">
          <w:t xml:space="preserve"> </w:t>
        </w:r>
        <w:r w:rsidR="00A2434A">
          <w:t>on a regular basis (usually nightly)</w:t>
        </w:r>
      </w:ins>
      <w:ins w:id="347" w:author="Zac" w:date="2015-11-01T23:26:00Z">
        <w:r>
          <w:t>.</w:t>
        </w:r>
      </w:ins>
    </w:p>
    <w:p w14:paraId="464B52D2" w14:textId="77777777" w:rsidR="00717969" w:rsidRDefault="00717969">
      <w:pPr>
        <w:spacing w:before="200" w:after="200"/>
        <w:rPr>
          <w:ins w:id="348" w:author="Zac" w:date="2015-11-18T07:44:00Z"/>
          <w:b/>
          <w:color w:val="0070C0"/>
          <w:sz w:val="32"/>
          <w:u w:val="single"/>
        </w:rPr>
      </w:pPr>
      <w:ins w:id="349" w:author="Zac" w:date="2015-11-18T07:44:00Z">
        <w:r>
          <w:rPr>
            <w:color w:val="0070C0"/>
          </w:rPr>
          <w:br w:type="page"/>
        </w:r>
      </w:ins>
    </w:p>
    <w:p w14:paraId="194EF6A0" w14:textId="41C539E8" w:rsidR="00280B72" w:rsidDel="00E32A89" w:rsidRDefault="00717969" w:rsidP="00E32A89">
      <w:pPr>
        <w:pStyle w:val="Heading2"/>
        <w:rPr>
          <w:del w:id="350" w:author="Zac" w:date="2015-11-01T18:37:00Z"/>
        </w:rPr>
        <w:pPrChange w:id="351" w:author="Zac" w:date="2015-11-18T07:44:00Z">
          <w:pPr/>
        </w:pPrChange>
      </w:pPr>
      <w:bookmarkStart w:id="352" w:name="_Toc435596035"/>
      <w:ins w:id="353" w:author="Zac" w:date="2015-11-18T07:44:00Z">
        <w:r w:rsidRPr="00717969">
          <w:rPr>
            <w:color w:val="0070C0"/>
            <w:rPrChange w:id="354" w:author="Zac" w:date="2015-11-18T07:44:00Z">
              <w:rPr/>
            </w:rPrChange>
          </w:rPr>
          <w:lastRenderedPageBreak/>
          <w:t>The Extractor</w:t>
        </w:r>
      </w:ins>
      <w:bookmarkEnd w:id="352"/>
      <w:del w:id="355" w:author="Zac" w:date="2015-11-02T01:01:00Z">
        <w:r w:rsidR="00D47BD1" w:rsidDel="004A1610">
          <w:delText xml:space="preserve">document </w:delText>
        </w:r>
      </w:del>
      <w:del w:id="356" w:author="Zac" w:date="2015-11-01T18:26:00Z">
        <w:r w:rsidR="00D47BD1" w:rsidDel="00A17048">
          <w:delText xml:space="preserve">describes </w:delText>
        </w:r>
      </w:del>
      <w:del w:id="357" w:author="Zac" w:date="2015-11-02T01:01:00Z">
        <w:r w:rsidR="00D47BD1" w:rsidDel="004A1610">
          <w:delText xml:space="preserve">the requirements </w:delText>
        </w:r>
      </w:del>
      <w:del w:id="358" w:author="Zac" w:date="2015-11-01T18:27:00Z">
        <w:r w:rsidR="00D47BD1" w:rsidDel="00A17048">
          <w:delText xml:space="preserve">for </w:delText>
        </w:r>
      </w:del>
      <w:del w:id="359" w:author="Zac" w:date="2015-10-22T09:35:00Z">
        <w:r w:rsidR="00D47BD1" w:rsidDel="00F27D8B">
          <w:delText xml:space="preserve">building </w:delText>
        </w:r>
      </w:del>
      <w:del w:id="360" w:author="Zac" w:date="2015-10-22T00:15:00Z">
        <w:r w:rsidR="00D47BD1" w:rsidDel="00BC3B21">
          <w:delText xml:space="preserve">a module </w:delText>
        </w:r>
      </w:del>
      <w:del w:id="361" w:author="Zac" w:date="2015-10-22T08:44:00Z">
        <w:r w:rsidR="00D47BD1" w:rsidDel="003C56CE">
          <w:delText xml:space="preserve">that </w:delText>
        </w:r>
      </w:del>
      <w:del w:id="362" w:author="Zac" w:date="2015-10-22T09:35:00Z">
        <w:r w:rsidR="00D47BD1" w:rsidDel="00F27D8B">
          <w:delText>integrate</w:delText>
        </w:r>
      </w:del>
      <w:del w:id="363" w:author="Zac" w:date="2015-10-22T00:16:00Z">
        <w:r w:rsidR="00D47BD1" w:rsidDel="00BC3B21">
          <w:delText>s</w:delText>
        </w:r>
      </w:del>
      <w:del w:id="364" w:author="Zac" w:date="2015-11-01T18:27:00Z">
        <w:r w:rsidR="00D47BD1" w:rsidDel="00A17048">
          <w:delText xml:space="preserve"> the 4-Tell Boost™ </w:delText>
        </w:r>
      </w:del>
      <w:del w:id="365" w:author="Zac" w:date="2015-10-22T08:48:00Z">
        <w:r w:rsidR="00D47BD1" w:rsidDel="003C56CE">
          <w:delText>s</w:delText>
        </w:r>
      </w:del>
      <w:del w:id="366" w:author="Zac" w:date="2015-11-01T18:27:00Z">
        <w:r w:rsidR="00D47BD1" w:rsidDel="00A17048">
          <w:delText xml:space="preserve">ervice </w:delText>
        </w:r>
      </w:del>
      <w:del w:id="367" w:author="Zac" w:date="2015-10-22T09:35:00Z">
        <w:r w:rsidR="00D47BD1" w:rsidDel="00F27D8B">
          <w:delText xml:space="preserve">with </w:delText>
        </w:r>
      </w:del>
      <w:del w:id="368" w:author="Zac" w:date="2015-11-01T18:27:00Z">
        <w:r w:rsidR="00D47BD1" w:rsidDel="00A17048">
          <w:delText>an ecommerce platform</w:delText>
        </w:r>
      </w:del>
      <w:del w:id="369" w:author="Zac" w:date="2015-11-02T01:01:00Z">
        <w:r w:rsidR="00D47BD1" w:rsidDel="004A1610">
          <w:delText>.</w:delText>
        </w:r>
      </w:del>
      <w:bookmarkStart w:id="370" w:name="_Toc329902204"/>
    </w:p>
    <w:p w14:paraId="7EF9712B" w14:textId="77777777" w:rsidR="00E32A89" w:rsidRPr="00B65A59" w:rsidRDefault="00E32A89" w:rsidP="00E32A89">
      <w:pPr>
        <w:pStyle w:val="Heading2"/>
        <w:rPr>
          <w:ins w:id="371" w:author="Zac" w:date="2015-11-18T07:43:00Z"/>
          <w:rPrChange w:id="372" w:author="Zac" w:date="2015-11-05T01:18:00Z">
            <w:rPr>
              <w:ins w:id="373" w:author="Zac" w:date="2015-11-18T07:43:00Z"/>
            </w:rPr>
          </w:rPrChange>
        </w:rPr>
        <w:pPrChange w:id="374" w:author="Zac" w:date="2015-11-18T07:44:00Z">
          <w:pPr/>
        </w:pPrChange>
      </w:pPr>
    </w:p>
    <w:p w14:paraId="21FB0C0F" w14:textId="00FDA933" w:rsidR="000A4B07" w:rsidRPr="00B65A59" w:rsidDel="00C673DA" w:rsidRDefault="000A4B07" w:rsidP="00AF05DC">
      <w:pPr>
        <w:pStyle w:val="Heading2"/>
        <w:spacing w:line="276" w:lineRule="auto"/>
        <w:rPr>
          <w:del w:id="375" w:author="Zac" w:date="2015-11-01T23:19:00Z"/>
          <w:color w:val="0070C0"/>
          <w:rPrChange w:id="376" w:author="Zac" w:date="2015-11-05T01:18:00Z">
            <w:rPr>
              <w:del w:id="377" w:author="Zac" w:date="2015-11-01T23:19:00Z"/>
            </w:rPr>
          </w:rPrChange>
        </w:rPr>
      </w:pPr>
      <w:del w:id="378" w:author="Zac" w:date="2015-11-01T23:19:00Z">
        <w:r w:rsidRPr="00B65A59" w:rsidDel="00C673DA">
          <w:rPr>
            <w:color w:val="0070C0"/>
            <w:rPrChange w:id="379" w:author="Zac" w:date="2015-11-05T01:18:00Z">
              <w:rPr/>
            </w:rPrChange>
          </w:rPr>
          <w:delText>Personalized Product Recommendations</w:delText>
        </w:r>
      </w:del>
    </w:p>
    <w:p w14:paraId="68808708" w14:textId="69164E99" w:rsidR="003435C0" w:rsidRPr="00B65A59" w:rsidDel="00C673DA" w:rsidRDefault="000A4B07" w:rsidP="000A4B07">
      <w:pPr>
        <w:rPr>
          <w:del w:id="380" w:author="Zac" w:date="2015-11-01T23:19:00Z"/>
          <w:color w:val="0070C0"/>
          <w:rPrChange w:id="381" w:author="Zac" w:date="2015-11-05T01:18:00Z">
            <w:rPr>
              <w:del w:id="382" w:author="Zac" w:date="2015-11-01T23:19:00Z"/>
            </w:rPr>
          </w:rPrChange>
        </w:rPr>
      </w:pPr>
      <w:del w:id="383" w:author="Zac" w:date="2015-10-22T09:46:00Z">
        <w:r w:rsidRPr="00B65A59" w:rsidDel="003435C0">
          <w:rPr>
            <w:color w:val="0070C0"/>
            <w:rPrChange w:id="384" w:author="Zac" w:date="2015-11-05T01:18:00Z">
              <w:rPr/>
            </w:rPrChange>
          </w:rPr>
          <w:delText xml:space="preserve">Our </w:delText>
        </w:r>
      </w:del>
      <w:del w:id="385" w:author="Zac" w:date="2015-10-22T00:18:00Z">
        <w:r w:rsidRPr="00B65A59" w:rsidDel="00BC3B21">
          <w:rPr>
            <w:color w:val="0070C0"/>
            <w:rPrChange w:id="386" w:author="Zac" w:date="2015-11-05T01:18:00Z">
              <w:rPr/>
            </w:rPrChange>
          </w:rPr>
          <w:delText xml:space="preserve">plugin </w:delText>
        </w:r>
      </w:del>
      <w:del w:id="387" w:author="Zac" w:date="2015-11-01T23:19:00Z">
        <w:r w:rsidRPr="00B65A59" w:rsidDel="00C673DA">
          <w:rPr>
            <w:color w:val="0070C0"/>
            <w:rPrChange w:id="388" w:author="Zac" w:date="2015-11-05T01:18:00Z">
              <w:rPr/>
            </w:rPrChange>
          </w:rPr>
          <w:delText xml:space="preserve">uses the retailer’s catalog (including categories, brands and price), sales and click stream to display product recommendations (‘People also bought…’) on </w:delText>
        </w:r>
      </w:del>
      <w:del w:id="389" w:author="Zac" w:date="2015-10-22T09:04:00Z">
        <w:r w:rsidRPr="00B65A59" w:rsidDel="00213DCC">
          <w:rPr>
            <w:color w:val="0070C0"/>
            <w:rPrChange w:id="390" w:author="Zac" w:date="2015-11-05T01:18:00Z">
              <w:rPr/>
            </w:rPrChange>
          </w:rPr>
          <w:delText xml:space="preserve">the </w:delText>
        </w:r>
      </w:del>
      <w:del w:id="391" w:author="Zac" w:date="2015-11-01T23:19:00Z">
        <w:r w:rsidRPr="00B65A59" w:rsidDel="00C673DA">
          <w:rPr>
            <w:color w:val="0070C0"/>
            <w:rPrChange w:id="392" w:author="Zac" w:date="2015-11-05T01:18:00Z">
              <w:rPr/>
            </w:rPrChange>
          </w:rPr>
          <w:delText xml:space="preserve">retailer’s website. The product recommendations are </w:delText>
        </w:r>
      </w:del>
      <w:del w:id="393" w:author="Zac" w:date="2015-10-22T09:05:00Z">
        <w:r w:rsidRPr="00B65A59" w:rsidDel="00213DCC">
          <w:rPr>
            <w:color w:val="0070C0"/>
            <w:rPrChange w:id="394" w:author="Zac" w:date="2015-11-05T01:18:00Z">
              <w:rPr/>
            </w:rPrChange>
          </w:rPr>
          <w:delText xml:space="preserve">shown </w:delText>
        </w:r>
      </w:del>
      <w:del w:id="395" w:author="Zac" w:date="2015-11-01T23:19:00Z">
        <w:r w:rsidRPr="00B65A59" w:rsidDel="00C673DA">
          <w:rPr>
            <w:color w:val="0070C0"/>
            <w:rPrChange w:id="396" w:author="Zac" w:date="2015-11-05T01:18:00Z">
              <w:rPr/>
            </w:rPrChange>
          </w:rPr>
          <w:delText>on each page view</w:delText>
        </w:r>
        <w:r w:rsidR="009C1B99" w:rsidRPr="00B65A59" w:rsidDel="00C673DA">
          <w:rPr>
            <w:color w:val="0070C0"/>
            <w:rPrChange w:id="397" w:author="Zac" w:date="2015-11-05T01:18:00Z">
              <w:rPr/>
            </w:rPrChange>
          </w:rPr>
          <w:delText>, and</w:delText>
        </w:r>
        <w:r w:rsidRPr="00B65A59" w:rsidDel="00C673DA">
          <w:rPr>
            <w:color w:val="0070C0"/>
            <w:rPrChange w:id="398" w:author="Zac" w:date="2015-11-05T01:18:00Z">
              <w:rPr/>
            </w:rPrChange>
          </w:rPr>
          <w:delText xml:space="preserve"> change based on the actions of the shopper (e.g. recently viewed</w:delText>
        </w:r>
        <w:r w:rsidR="009C1B99" w:rsidRPr="00B65A59" w:rsidDel="00C673DA">
          <w:rPr>
            <w:color w:val="0070C0"/>
            <w:rPrChange w:id="399" w:author="Zac" w:date="2015-11-05T01:18:00Z">
              <w:rPr/>
            </w:rPrChange>
          </w:rPr>
          <w:delText xml:space="preserve"> </w:delText>
        </w:r>
        <w:r w:rsidR="009C2344" w:rsidRPr="00B65A59" w:rsidDel="00C673DA">
          <w:rPr>
            <w:color w:val="0070C0"/>
            <w:rPrChange w:id="400" w:author="Zac" w:date="2015-11-05T01:18:00Z">
              <w:rPr/>
            </w:rPrChange>
          </w:rPr>
          <w:delText>products</w:delText>
        </w:r>
        <w:r w:rsidRPr="00B65A59" w:rsidDel="00C673DA">
          <w:rPr>
            <w:color w:val="0070C0"/>
            <w:rPrChange w:id="401" w:author="Zac" w:date="2015-11-05T01:18:00Z">
              <w:rPr/>
            </w:rPrChange>
          </w:rPr>
          <w:delText xml:space="preserve">, items in the cart and past purchases). </w:delText>
        </w:r>
      </w:del>
    </w:p>
    <w:p w14:paraId="25E3B956" w14:textId="74B98A25" w:rsidR="00303FB3" w:rsidRPr="00B65A59" w:rsidDel="00C673DA" w:rsidRDefault="00303FB3" w:rsidP="000A4B07">
      <w:pPr>
        <w:rPr>
          <w:del w:id="402" w:author="Zac" w:date="2015-11-01T23:19:00Z"/>
          <w:color w:val="0070C0"/>
          <w:rPrChange w:id="403" w:author="Zac" w:date="2015-11-05T01:18:00Z">
            <w:rPr>
              <w:del w:id="404" w:author="Zac" w:date="2015-11-01T23:19:00Z"/>
            </w:rPr>
          </w:rPrChange>
        </w:rPr>
      </w:pPr>
      <w:del w:id="405" w:author="Zac" w:date="2015-11-01T23:19:00Z">
        <w:r w:rsidRPr="00B65A59" w:rsidDel="00C673DA">
          <w:rPr>
            <w:noProof/>
            <w:color w:val="0070C0"/>
            <w:lang w:bidi="ar-SA"/>
            <w:rPrChange w:id="406" w:author="Unknown">
              <w:rPr>
                <w:noProof/>
                <w:lang w:bidi="ar-SA"/>
              </w:rPr>
            </w:rPrChange>
          </w:rPr>
          <w:drawing>
            <wp:inline distT="0" distB="0" distL="0" distR="0" wp14:anchorId="209ED08A" wp14:editId="07B30279">
              <wp:extent cx="6263640" cy="3227832"/>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63640" cy="3227832"/>
                      </a:xfrm>
                      <a:prstGeom prst="rect">
                        <a:avLst/>
                      </a:prstGeom>
                      <a:noFill/>
                    </pic:spPr>
                  </pic:pic>
                </a:graphicData>
              </a:graphic>
            </wp:inline>
          </w:drawing>
        </w:r>
      </w:del>
    </w:p>
    <w:p w14:paraId="26A31D4F" w14:textId="3321D528" w:rsidR="00354B76" w:rsidRPr="00B65A59" w:rsidDel="00C673DA" w:rsidRDefault="000A4B07" w:rsidP="000A4B07">
      <w:pPr>
        <w:rPr>
          <w:del w:id="407" w:author="Zac" w:date="2015-11-01T23:19:00Z"/>
          <w:color w:val="0070C0"/>
          <w:rPrChange w:id="408" w:author="Zac" w:date="2015-11-05T01:18:00Z">
            <w:rPr>
              <w:del w:id="409" w:author="Zac" w:date="2015-11-01T23:19:00Z"/>
            </w:rPr>
          </w:rPrChange>
        </w:rPr>
      </w:pPr>
      <w:del w:id="410" w:author="Zac" w:date="2015-10-22T09:53:00Z">
        <w:r w:rsidRPr="00B65A59" w:rsidDel="003435C0">
          <w:rPr>
            <w:color w:val="0070C0"/>
            <w:rPrChange w:id="411" w:author="Zac" w:date="2015-11-05T01:18:00Z">
              <w:rPr/>
            </w:rPrChange>
          </w:rPr>
          <w:delText>The bas</w:delText>
        </w:r>
        <w:r w:rsidR="000619F5" w:rsidRPr="00B65A59" w:rsidDel="003435C0">
          <w:rPr>
            <w:color w:val="0070C0"/>
            <w:rPrChange w:id="412" w:author="Zac" w:date="2015-11-05T01:18:00Z">
              <w:rPr/>
            </w:rPrChange>
          </w:rPr>
          <w:delText>e</w:delText>
        </w:r>
        <w:r w:rsidRPr="00B65A59" w:rsidDel="003435C0">
          <w:rPr>
            <w:color w:val="0070C0"/>
            <w:rPrChange w:id="413" w:author="Zac" w:date="2015-11-05T01:18:00Z">
              <w:rPr/>
            </w:rPrChange>
          </w:rPr>
          <w:delText xml:space="preserve"> </w:delText>
        </w:r>
        <w:r w:rsidR="003F369C" w:rsidRPr="00B65A59" w:rsidDel="003435C0">
          <w:rPr>
            <w:color w:val="0070C0"/>
            <w:rPrChange w:id="414" w:author="Zac" w:date="2015-11-05T01:18:00Z">
              <w:rPr/>
            </w:rPrChange>
          </w:rPr>
          <w:delText xml:space="preserve">recommendation lookup tables </w:delText>
        </w:r>
        <w:r w:rsidRPr="00B65A59" w:rsidDel="003435C0">
          <w:rPr>
            <w:color w:val="0070C0"/>
            <w:rPrChange w:id="415" w:author="Zac" w:date="2015-11-05T01:18:00Z">
              <w:rPr/>
            </w:rPrChange>
          </w:rPr>
          <w:delText xml:space="preserve">are created </w:delText>
        </w:r>
        <w:r w:rsidR="003F369C" w:rsidRPr="00B65A59" w:rsidDel="003435C0">
          <w:rPr>
            <w:color w:val="0070C0"/>
            <w:rPrChange w:id="416" w:author="Zac" w:date="2015-11-05T01:18:00Z">
              <w:rPr/>
            </w:rPrChange>
          </w:rPr>
          <w:delText xml:space="preserve">nightly </w:delText>
        </w:r>
        <w:r w:rsidRPr="00B65A59" w:rsidDel="003435C0">
          <w:rPr>
            <w:color w:val="0070C0"/>
            <w:rPrChange w:id="417" w:author="Zac" w:date="2015-11-05T01:18:00Z">
              <w:rPr/>
            </w:rPrChange>
          </w:rPr>
          <w:delText xml:space="preserve">by the </w:delText>
        </w:r>
        <w:r w:rsidR="00354B76" w:rsidRPr="00B65A59" w:rsidDel="003435C0">
          <w:rPr>
            <w:color w:val="0070C0"/>
            <w:rPrChange w:id="418" w:author="Zac" w:date="2015-11-05T01:18:00Z">
              <w:rPr/>
            </w:rPrChange>
          </w:rPr>
          <w:delText xml:space="preserve">Boost </w:delText>
        </w:r>
        <w:r w:rsidRPr="00B65A59" w:rsidDel="003435C0">
          <w:rPr>
            <w:color w:val="0070C0"/>
            <w:rPrChange w:id="419" w:author="Zac" w:date="2015-11-05T01:18:00Z">
              <w:rPr/>
            </w:rPrChange>
          </w:rPr>
          <w:delText>Generator</w:delText>
        </w:r>
        <w:r w:rsidR="003F369C" w:rsidRPr="00B65A59" w:rsidDel="003435C0">
          <w:rPr>
            <w:color w:val="0070C0"/>
            <w:rPrChange w:id="420" w:author="Zac" w:date="2015-11-05T01:18:00Z">
              <w:rPr/>
            </w:rPrChange>
          </w:rPr>
          <w:delText xml:space="preserve"> Engine</w:delText>
        </w:r>
        <w:r w:rsidRPr="00B65A59" w:rsidDel="003435C0">
          <w:rPr>
            <w:color w:val="0070C0"/>
            <w:rPrChange w:id="421" w:author="Zac" w:date="2015-11-05T01:18:00Z">
              <w:rPr/>
            </w:rPrChange>
          </w:rPr>
          <w:delText xml:space="preserve">. It uses the catalog, 18 months of sales, and 10 weeks of click stream </w:delText>
        </w:r>
        <w:r w:rsidR="003F369C" w:rsidRPr="00B65A59" w:rsidDel="003435C0">
          <w:rPr>
            <w:color w:val="0070C0"/>
            <w:rPrChange w:id="422" w:author="Zac" w:date="2015-11-05T01:18:00Z">
              <w:rPr/>
            </w:rPrChange>
          </w:rPr>
          <w:delText>data</w:delText>
        </w:r>
        <w:r w:rsidRPr="00B65A59" w:rsidDel="003435C0">
          <w:rPr>
            <w:color w:val="0070C0"/>
            <w:rPrChange w:id="423" w:author="Zac" w:date="2015-11-05T01:18:00Z">
              <w:rPr/>
            </w:rPrChange>
          </w:rPr>
          <w:delText xml:space="preserve">. </w:delText>
        </w:r>
        <w:r w:rsidR="00354B76" w:rsidRPr="00B65A59" w:rsidDel="003435C0">
          <w:rPr>
            <w:color w:val="0070C0"/>
            <w:rPrChange w:id="424" w:author="Zac" w:date="2015-11-05T01:18:00Z">
              <w:rPr/>
            </w:rPrChange>
          </w:rPr>
          <w:delText>W</w:delText>
        </w:r>
      </w:del>
      <w:del w:id="425" w:author="Zac" w:date="2015-10-26T08:54:00Z">
        <w:r w:rsidR="00354B76" w:rsidRPr="00B65A59" w:rsidDel="00EF4612">
          <w:rPr>
            <w:color w:val="0070C0"/>
            <w:rPrChange w:id="426" w:author="Zac" w:date="2015-11-05T01:18:00Z">
              <w:rPr/>
            </w:rPrChange>
          </w:rPr>
          <w:delText>e</w:delText>
        </w:r>
      </w:del>
      <w:del w:id="427" w:author="Zac" w:date="2015-11-01T18:47:00Z">
        <w:r w:rsidR="00354B76" w:rsidRPr="00B65A59" w:rsidDel="00B2478A">
          <w:rPr>
            <w:color w:val="0070C0"/>
            <w:rPrChange w:id="428" w:author="Zac" w:date="2015-11-05T01:18:00Z">
              <w:rPr/>
            </w:rPrChange>
          </w:rPr>
          <w:delText xml:space="preserve"> </w:delText>
        </w:r>
      </w:del>
      <w:del w:id="429" w:author="Zac" w:date="2015-11-01T23:19:00Z">
        <w:r w:rsidR="00354B76" w:rsidRPr="00B65A59" w:rsidDel="00C673DA">
          <w:rPr>
            <w:color w:val="0070C0"/>
            <w:rPrChange w:id="430" w:author="Zac" w:date="2015-11-05T01:18:00Z">
              <w:rPr/>
            </w:rPrChange>
          </w:rPr>
          <w:delText xml:space="preserve">start </w:delText>
        </w:r>
      </w:del>
      <w:del w:id="431" w:author="Zac" w:date="2015-11-01T18:47:00Z">
        <w:r w:rsidR="00354B76" w:rsidRPr="00B65A59" w:rsidDel="00B2478A">
          <w:rPr>
            <w:color w:val="0070C0"/>
            <w:rPrChange w:id="432" w:author="Zac" w:date="2015-11-05T01:18:00Z">
              <w:rPr/>
            </w:rPrChange>
          </w:rPr>
          <w:delText xml:space="preserve">by </w:delText>
        </w:r>
      </w:del>
      <w:del w:id="433" w:author="Zac" w:date="2015-10-22T08:54:00Z">
        <w:r w:rsidR="00354B76" w:rsidRPr="00B65A59" w:rsidDel="003C56CE">
          <w:rPr>
            <w:color w:val="0070C0"/>
            <w:rPrChange w:id="434" w:author="Zac" w:date="2015-11-05T01:18:00Z">
              <w:rPr/>
            </w:rPrChange>
          </w:rPr>
          <w:delText xml:space="preserve">exporting </w:delText>
        </w:r>
      </w:del>
      <w:del w:id="435" w:author="Zac" w:date="2015-10-22T00:19:00Z">
        <w:r w:rsidR="00354B76" w:rsidRPr="00B65A59" w:rsidDel="00BC3B21">
          <w:rPr>
            <w:color w:val="0070C0"/>
            <w:rPrChange w:id="436" w:author="Zac" w:date="2015-11-05T01:18:00Z">
              <w:rPr/>
            </w:rPrChange>
          </w:rPr>
          <w:delText xml:space="preserve">your </w:delText>
        </w:r>
      </w:del>
      <w:del w:id="437" w:author="Zac" w:date="2015-11-01T23:19:00Z">
        <w:r w:rsidR="00354B76" w:rsidRPr="00B65A59" w:rsidDel="00C673DA">
          <w:rPr>
            <w:color w:val="0070C0"/>
            <w:rPrChange w:id="438" w:author="Zac" w:date="2015-11-05T01:18:00Z">
              <w:rPr/>
            </w:rPrChange>
          </w:rPr>
          <w:delText>catalog and</w:delText>
        </w:r>
        <w:r w:rsidRPr="00B65A59" w:rsidDel="00C673DA">
          <w:rPr>
            <w:color w:val="0070C0"/>
            <w:rPrChange w:id="439" w:author="Zac" w:date="2015-11-05T01:18:00Z">
              <w:rPr/>
            </w:rPrChange>
          </w:rPr>
          <w:delText xml:space="preserve"> historical sales data</w:delText>
        </w:r>
        <w:r w:rsidR="00354B76" w:rsidRPr="00B65A59" w:rsidDel="00C673DA">
          <w:rPr>
            <w:color w:val="0070C0"/>
            <w:rPrChange w:id="440" w:author="Zac" w:date="2015-11-05T01:18:00Z">
              <w:rPr/>
            </w:rPrChange>
          </w:rPr>
          <w:delText>. From then on, we get nightly catalog updates,</w:delText>
        </w:r>
        <w:r w:rsidRPr="00B65A59" w:rsidDel="00C673DA">
          <w:rPr>
            <w:color w:val="0070C0"/>
            <w:rPrChange w:id="441" w:author="Zac" w:date="2015-11-05T01:18:00Z">
              <w:rPr/>
            </w:rPrChange>
          </w:rPr>
          <w:delText xml:space="preserve"> and </w:delText>
        </w:r>
        <w:r w:rsidR="00354B76" w:rsidRPr="00B65A59" w:rsidDel="00C673DA">
          <w:rPr>
            <w:color w:val="0070C0"/>
            <w:rPrChange w:id="442" w:author="Zac" w:date="2015-11-05T01:18:00Z">
              <w:rPr/>
            </w:rPrChange>
          </w:rPr>
          <w:delText xml:space="preserve">collect </w:delText>
        </w:r>
        <w:r w:rsidRPr="00B65A59" w:rsidDel="00C673DA">
          <w:rPr>
            <w:color w:val="0070C0"/>
            <w:rPrChange w:id="443" w:author="Zac" w:date="2015-11-05T01:18:00Z">
              <w:rPr/>
            </w:rPrChange>
          </w:rPr>
          <w:delText xml:space="preserve">real-time sales </w:delText>
        </w:r>
        <w:r w:rsidR="00354B76" w:rsidRPr="00B65A59" w:rsidDel="00C673DA">
          <w:rPr>
            <w:color w:val="0070C0"/>
            <w:rPrChange w:id="444" w:author="Zac" w:date="2015-11-05T01:18:00Z">
              <w:rPr/>
            </w:rPrChange>
          </w:rPr>
          <w:delText>and</w:delText>
        </w:r>
        <w:r w:rsidRPr="00B65A59" w:rsidDel="00C673DA">
          <w:rPr>
            <w:color w:val="0070C0"/>
            <w:rPrChange w:id="445" w:author="Zac" w:date="2015-11-05T01:18:00Z">
              <w:rPr/>
            </w:rPrChange>
          </w:rPr>
          <w:delText xml:space="preserve"> click stream </w:delText>
        </w:r>
        <w:r w:rsidR="00354B76" w:rsidRPr="00B65A59" w:rsidDel="00C673DA">
          <w:rPr>
            <w:color w:val="0070C0"/>
            <w:rPrChange w:id="446" w:author="Zac" w:date="2015-11-05T01:18:00Z">
              <w:rPr/>
            </w:rPrChange>
          </w:rPr>
          <w:delText>data</w:delText>
        </w:r>
        <w:r w:rsidRPr="00B65A59" w:rsidDel="00C673DA">
          <w:rPr>
            <w:color w:val="0070C0"/>
            <w:rPrChange w:id="447" w:author="Zac" w:date="2015-11-05T01:18:00Z">
              <w:rPr/>
            </w:rPrChange>
          </w:rPr>
          <w:delText xml:space="preserve">. </w:delText>
        </w:r>
      </w:del>
    </w:p>
    <w:p w14:paraId="5AA83318" w14:textId="2C3EA3AC" w:rsidR="000A4B07" w:rsidRPr="00B65A59" w:rsidDel="003435C0" w:rsidRDefault="00303FB3" w:rsidP="000A4B07">
      <w:pPr>
        <w:rPr>
          <w:del w:id="448" w:author="Zac" w:date="2015-10-22T09:47:00Z"/>
          <w:color w:val="0070C0"/>
          <w:rPrChange w:id="449" w:author="Zac" w:date="2015-11-05T01:18:00Z">
            <w:rPr>
              <w:del w:id="450" w:author="Zac" w:date="2015-10-22T09:47:00Z"/>
            </w:rPr>
          </w:rPrChange>
        </w:rPr>
      </w:pPr>
      <w:del w:id="451" w:author="Zac" w:date="2015-10-22T09:47:00Z">
        <w:r w:rsidRPr="00B65A59" w:rsidDel="003435C0">
          <w:rPr>
            <w:color w:val="0070C0"/>
            <w:rPrChange w:id="452" w:author="Zac" w:date="2015-11-05T01:18:00Z">
              <w:rPr/>
            </w:rPrChange>
          </w:rPr>
          <w:delText>The bas</w:delText>
        </w:r>
        <w:r w:rsidR="000619F5" w:rsidRPr="00B65A59" w:rsidDel="003435C0">
          <w:rPr>
            <w:color w:val="0070C0"/>
            <w:rPrChange w:id="453" w:author="Zac" w:date="2015-11-05T01:18:00Z">
              <w:rPr/>
            </w:rPrChange>
          </w:rPr>
          <w:delText>e</w:delText>
        </w:r>
        <w:r w:rsidRPr="00B65A59" w:rsidDel="003435C0">
          <w:rPr>
            <w:color w:val="0070C0"/>
            <w:rPrChange w:id="454" w:author="Zac" w:date="2015-11-05T01:18:00Z">
              <w:rPr/>
            </w:rPrChange>
          </w:rPr>
          <w:delText xml:space="preserve"> recommendation types are cross-sell (e.g. pants are bought with a shirt), similar</w:delText>
        </w:r>
        <w:r w:rsidR="003F369C" w:rsidRPr="00B65A59" w:rsidDel="003435C0">
          <w:rPr>
            <w:color w:val="0070C0"/>
            <w:rPrChange w:id="455" w:author="Zac" w:date="2015-11-05T01:18:00Z">
              <w:rPr/>
            </w:rPrChange>
          </w:rPr>
          <w:delText xml:space="preserve"> or </w:delText>
        </w:r>
        <w:r w:rsidRPr="00B65A59" w:rsidDel="003435C0">
          <w:rPr>
            <w:color w:val="0070C0"/>
            <w:rPrChange w:id="456" w:author="Zac" w:date="2015-11-05T01:18:00Z">
              <w:rPr/>
            </w:rPrChange>
          </w:rPr>
          <w:delText>upsell (e.g. other shirts you may like when looking at a shirt), top sellers (site wide or for a category), or personalized (e.g. the products that each customer is likely to buy).</w:delText>
        </w:r>
      </w:del>
    </w:p>
    <w:p w14:paraId="01BCFFEE" w14:textId="3E55468E" w:rsidR="000A4B07" w:rsidRPr="00B65A59" w:rsidDel="003435C0" w:rsidRDefault="00354B76" w:rsidP="000A4B07">
      <w:pPr>
        <w:rPr>
          <w:del w:id="457" w:author="Zac" w:date="2015-10-22T09:47:00Z"/>
          <w:color w:val="0070C0"/>
          <w:rPrChange w:id="458" w:author="Zac" w:date="2015-11-05T01:18:00Z">
            <w:rPr>
              <w:del w:id="459" w:author="Zac" w:date="2015-10-22T09:47:00Z"/>
            </w:rPr>
          </w:rPrChange>
        </w:rPr>
      </w:pPr>
      <w:del w:id="460" w:author="Zac" w:date="2015-10-22T09:47:00Z">
        <w:r w:rsidRPr="00B65A59" w:rsidDel="003435C0">
          <w:rPr>
            <w:color w:val="0070C0"/>
            <w:rPrChange w:id="461" w:author="Zac" w:date="2015-11-05T01:18:00Z">
              <w:rPr/>
            </w:rPrChange>
          </w:rPr>
          <w:delText>These bas</w:delText>
        </w:r>
        <w:r w:rsidR="000619F5" w:rsidRPr="00B65A59" w:rsidDel="003435C0">
          <w:rPr>
            <w:color w:val="0070C0"/>
            <w:rPrChange w:id="462" w:author="Zac" w:date="2015-11-05T01:18:00Z">
              <w:rPr/>
            </w:rPrChange>
          </w:rPr>
          <w:delText>e</w:delText>
        </w:r>
        <w:r w:rsidRPr="00B65A59" w:rsidDel="003435C0">
          <w:rPr>
            <w:color w:val="0070C0"/>
            <w:rPrChange w:id="463" w:author="Zac" w:date="2015-11-05T01:18:00Z">
              <w:rPr/>
            </w:rPrChange>
          </w:rPr>
          <w:delText xml:space="preserve"> lookup tables are used by the Boost Web Engine to create dynamic recommendations on each page that a shopper visits, taking into account their past purchases, recent page views, and what items they might have already placed in their cart.</w:delText>
        </w:r>
        <w:r w:rsidR="00CB70EC" w:rsidRPr="00B65A59" w:rsidDel="003435C0">
          <w:rPr>
            <w:color w:val="0070C0"/>
            <w:rPrChange w:id="464" w:author="Zac" w:date="2015-11-05T01:18:00Z">
              <w:rPr/>
            </w:rPrChange>
          </w:rPr>
          <w:delText xml:space="preserve"> </w:delText>
        </w:r>
        <w:r w:rsidR="00303FB3" w:rsidRPr="00B65A59" w:rsidDel="003435C0">
          <w:rPr>
            <w:color w:val="0070C0"/>
            <w:rPrChange w:id="465" w:author="Zac" w:date="2015-11-05T01:18:00Z">
              <w:rPr/>
            </w:rPrChange>
          </w:rPr>
          <w:delText>The recommendations are served by our Web Engine via a REST API</w:delText>
        </w:r>
        <w:r w:rsidR="00CB70EC" w:rsidRPr="00B65A59" w:rsidDel="003435C0">
          <w:rPr>
            <w:color w:val="0070C0"/>
            <w:rPrChange w:id="466" w:author="Zac" w:date="2015-11-05T01:18:00Z">
              <w:rPr/>
            </w:rPrChange>
          </w:rPr>
          <w:delText>,</w:delText>
        </w:r>
        <w:r w:rsidR="00303FB3" w:rsidRPr="00B65A59" w:rsidDel="003435C0">
          <w:rPr>
            <w:color w:val="0070C0"/>
            <w:rPrChange w:id="467" w:author="Zac" w:date="2015-11-05T01:18:00Z">
              <w:rPr/>
            </w:rPrChange>
          </w:rPr>
          <w:delText xml:space="preserve"> and displayed on the website via JavaScript. </w:delText>
        </w:r>
      </w:del>
    </w:p>
    <w:p w14:paraId="153A63CD" w14:textId="402BE9B0" w:rsidR="0053667E" w:rsidRDefault="00BB7457" w:rsidP="0053667E">
      <w:pPr>
        <w:rPr>
          <w:ins w:id="468" w:author="Zac" w:date="2015-11-01T21:17:00Z"/>
          <w:szCs w:val="24"/>
        </w:rPr>
      </w:pPr>
      <w:ins w:id="469" w:author="Zac" w:date="2015-11-02T00:47:00Z">
        <w:r>
          <w:rPr>
            <w:szCs w:val="24"/>
          </w:rPr>
          <w:t>The “</w:t>
        </w:r>
      </w:ins>
      <w:ins w:id="470" w:author="Zac" w:date="2015-11-05T08:14:00Z">
        <w:r w:rsidR="00927472">
          <w:rPr>
            <w:szCs w:val="24"/>
          </w:rPr>
          <w:t>Extractor</w:t>
        </w:r>
      </w:ins>
      <w:ins w:id="471" w:author="Zac" w:date="2015-11-02T00:47:00Z">
        <w:r>
          <w:rPr>
            <w:szCs w:val="24"/>
          </w:rPr>
          <w:t xml:space="preserve">” </w:t>
        </w:r>
      </w:ins>
      <w:ins w:id="472" w:author="Zac" w:date="2015-11-01T21:17:00Z">
        <w:r w:rsidR="0053667E">
          <w:rPr>
            <w:szCs w:val="24"/>
          </w:rPr>
          <w:t xml:space="preserve">simply uses the API provided by an ecommerce platform to gather the </w:t>
        </w:r>
      </w:ins>
      <w:ins w:id="473" w:author="Zac" w:date="2015-11-02T00:47:00Z">
        <w:r>
          <w:rPr>
            <w:szCs w:val="24"/>
          </w:rPr>
          <w:t xml:space="preserve">static </w:t>
        </w:r>
      </w:ins>
      <w:ins w:id="474" w:author="Zac" w:date="2015-11-01T21:17:00Z">
        <w:r w:rsidR="0053667E">
          <w:rPr>
            <w:szCs w:val="24"/>
          </w:rPr>
          <w:t xml:space="preserve">data </w:t>
        </w:r>
      </w:ins>
      <w:ins w:id="475" w:author="Zac" w:date="2015-11-02T08:17:00Z">
        <w:r w:rsidR="00F93919">
          <w:rPr>
            <w:szCs w:val="24"/>
          </w:rPr>
          <w:t xml:space="preserve">we need </w:t>
        </w:r>
      </w:ins>
      <w:ins w:id="476" w:author="Zac" w:date="2015-11-02T00:49:00Z">
        <w:r w:rsidR="00B615D5">
          <w:rPr>
            <w:szCs w:val="24"/>
          </w:rPr>
          <w:t>from a retailer’s site</w:t>
        </w:r>
      </w:ins>
      <w:ins w:id="477" w:author="Zac" w:date="2015-11-01T21:17:00Z">
        <w:r w:rsidR="0053667E">
          <w:rPr>
            <w:szCs w:val="24"/>
          </w:rPr>
          <w:t xml:space="preserve"> </w:t>
        </w:r>
      </w:ins>
      <w:ins w:id="478" w:author="Zac" w:date="2015-11-01T23:23:00Z">
        <w:r w:rsidR="00A901A1">
          <w:rPr>
            <w:szCs w:val="24"/>
          </w:rPr>
          <w:t xml:space="preserve">and deliver it as a set of files in a known format to </w:t>
        </w:r>
      </w:ins>
      <w:ins w:id="479" w:author="Zac" w:date="2015-11-02T00:48:00Z">
        <w:r>
          <w:rPr>
            <w:szCs w:val="24"/>
          </w:rPr>
          <w:t>our</w:t>
        </w:r>
      </w:ins>
      <w:ins w:id="480" w:author="Zac" w:date="2015-11-02T00:22:00Z">
        <w:r w:rsidR="007F03E6">
          <w:rPr>
            <w:szCs w:val="24"/>
          </w:rPr>
          <w:t xml:space="preserve"> </w:t>
        </w:r>
      </w:ins>
      <w:ins w:id="481" w:author="Zac" w:date="2015-11-02T00:49:00Z">
        <w:r w:rsidR="00B615D5">
          <w:rPr>
            <w:szCs w:val="24"/>
          </w:rPr>
          <w:t>service</w:t>
        </w:r>
      </w:ins>
      <w:ins w:id="482" w:author="Zac" w:date="2015-11-01T21:17:00Z">
        <w:r w:rsidR="0053667E">
          <w:rPr>
            <w:szCs w:val="24"/>
          </w:rPr>
          <w:t>.</w:t>
        </w:r>
      </w:ins>
    </w:p>
    <w:p w14:paraId="1C8A2D22" w14:textId="78946E82" w:rsidR="00D96B15" w:rsidRDefault="00D96B15" w:rsidP="00D96B15">
      <w:pPr>
        <w:rPr>
          <w:ins w:id="483" w:author="Zac" w:date="2015-11-05T17:43:00Z"/>
          <w:szCs w:val="24"/>
        </w:rPr>
      </w:pPr>
      <w:ins w:id="484" w:author="Zac" w:date="2015-11-05T17:43:00Z">
        <w:r>
          <w:rPr>
            <w:szCs w:val="24"/>
          </w:rPr>
          <w:t xml:space="preserve">The basic </w:t>
        </w:r>
      </w:ins>
      <w:ins w:id="485" w:author="Zac" w:date="2015-11-05T17:44:00Z">
        <w:r>
          <w:rPr>
            <w:szCs w:val="24"/>
          </w:rPr>
          <w:t xml:space="preserve">set of </w:t>
        </w:r>
      </w:ins>
      <w:ins w:id="486" w:author="Zac" w:date="2015-11-05T17:43:00Z">
        <w:r>
          <w:rPr>
            <w:szCs w:val="24"/>
          </w:rPr>
          <w:t>data gathered during extraction is</w:t>
        </w:r>
        <w:r w:rsidRPr="00D47BD1">
          <w:rPr>
            <w:szCs w:val="24"/>
          </w:rPr>
          <w:t>:</w:t>
        </w:r>
      </w:ins>
    </w:p>
    <w:p w14:paraId="7BF23F46" w14:textId="77777777" w:rsidR="00D96B15" w:rsidRPr="00D906D5" w:rsidRDefault="00D96B15" w:rsidP="00D96B15">
      <w:pPr>
        <w:pStyle w:val="ListParagraph"/>
        <w:numPr>
          <w:ilvl w:val="0"/>
          <w:numId w:val="47"/>
        </w:numPr>
        <w:rPr>
          <w:ins w:id="487" w:author="Zac" w:date="2015-11-05T17:43:00Z"/>
          <w:szCs w:val="24"/>
        </w:rPr>
      </w:pPr>
      <w:ins w:id="488" w:author="Zac" w:date="2015-11-05T17:43:00Z">
        <w:r w:rsidRPr="00D906D5">
          <w:rPr>
            <w:szCs w:val="24"/>
          </w:rPr>
          <w:t>Catalog Data</w:t>
        </w:r>
      </w:ins>
    </w:p>
    <w:p w14:paraId="17725D0A" w14:textId="77777777" w:rsidR="00D96B15" w:rsidRPr="00D906D5" w:rsidRDefault="00D96B15" w:rsidP="00D96B15">
      <w:pPr>
        <w:pStyle w:val="ListParagraph"/>
        <w:numPr>
          <w:ilvl w:val="0"/>
          <w:numId w:val="47"/>
        </w:numPr>
        <w:rPr>
          <w:ins w:id="489" w:author="Zac" w:date="2015-11-05T17:43:00Z"/>
          <w:szCs w:val="24"/>
        </w:rPr>
      </w:pPr>
      <w:ins w:id="490" w:author="Zac" w:date="2015-11-05T17:43:00Z">
        <w:r w:rsidRPr="00D906D5">
          <w:rPr>
            <w:szCs w:val="24"/>
          </w:rPr>
          <w:t>Sales Data</w:t>
        </w:r>
      </w:ins>
    </w:p>
    <w:p w14:paraId="1967FECF" w14:textId="77777777" w:rsidR="00D96B15" w:rsidRPr="00D906D5" w:rsidRDefault="00D96B15" w:rsidP="00D96B15">
      <w:pPr>
        <w:pStyle w:val="ListParagraph"/>
        <w:numPr>
          <w:ilvl w:val="0"/>
          <w:numId w:val="47"/>
        </w:numPr>
        <w:rPr>
          <w:ins w:id="491" w:author="Zac" w:date="2015-11-05T17:43:00Z"/>
          <w:szCs w:val="24"/>
        </w:rPr>
      </w:pPr>
      <w:ins w:id="492" w:author="Zac" w:date="2015-11-05T17:43:00Z">
        <w:r w:rsidRPr="00D906D5">
          <w:rPr>
            <w:szCs w:val="24"/>
          </w:rPr>
          <w:t>Customer Data</w:t>
        </w:r>
      </w:ins>
    </w:p>
    <w:p w14:paraId="7C136FE8" w14:textId="3470CA8B" w:rsidR="0053667E" w:rsidRDefault="00D96B15" w:rsidP="0053667E">
      <w:pPr>
        <w:rPr>
          <w:ins w:id="493" w:author="Zac" w:date="2015-11-01T21:17:00Z"/>
          <w:szCs w:val="24"/>
        </w:rPr>
      </w:pPr>
      <w:ins w:id="494" w:author="Zac" w:date="2015-11-05T17:43:00Z">
        <w:r>
          <w:rPr>
            <w:szCs w:val="24"/>
          </w:rPr>
          <w:t>Optionally the</w:t>
        </w:r>
      </w:ins>
      <w:ins w:id="495" w:author="Zac" w:date="2015-11-02T00:48:00Z">
        <w:r w:rsidR="00BB7457">
          <w:rPr>
            <w:szCs w:val="24"/>
          </w:rPr>
          <w:t xml:space="preserve"> </w:t>
        </w:r>
      </w:ins>
      <w:ins w:id="496" w:author="Zac" w:date="2015-11-05T17:43:00Z">
        <w:r>
          <w:rPr>
            <w:szCs w:val="24"/>
          </w:rPr>
          <w:t>extractor gathers</w:t>
        </w:r>
      </w:ins>
      <w:ins w:id="497" w:author="Zac" w:date="2015-11-01T21:17:00Z">
        <w:r w:rsidR="0053667E" w:rsidRPr="00D47BD1">
          <w:rPr>
            <w:szCs w:val="24"/>
          </w:rPr>
          <w:t>:</w:t>
        </w:r>
      </w:ins>
    </w:p>
    <w:p w14:paraId="10B91F94" w14:textId="2E3B5649" w:rsidR="0053667E" w:rsidRPr="00D906D5" w:rsidRDefault="00D96B15" w:rsidP="0053667E">
      <w:pPr>
        <w:pStyle w:val="ListParagraph"/>
        <w:numPr>
          <w:ilvl w:val="0"/>
          <w:numId w:val="47"/>
        </w:numPr>
        <w:rPr>
          <w:ins w:id="498" w:author="Zac" w:date="2015-11-01T21:17:00Z"/>
          <w:szCs w:val="24"/>
        </w:rPr>
      </w:pPr>
      <w:ins w:id="499" w:author="Zac" w:date="2015-11-05T17:43:00Z">
        <w:r>
          <w:rPr>
            <w:szCs w:val="24"/>
          </w:rPr>
          <w:t>Inventory</w:t>
        </w:r>
      </w:ins>
      <w:ins w:id="500" w:author="Zac" w:date="2015-11-01T21:17:00Z">
        <w:r w:rsidR="0053667E" w:rsidRPr="00D906D5">
          <w:rPr>
            <w:szCs w:val="24"/>
          </w:rPr>
          <w:t xml:space="preserve"> Data</w:t>
        </w:r>
      </w:ins>
    </w:p>
    <w:p w14:paraId="28FD33D4" w14:textId="7D45C49B" w:rsidR="0053667E" w:rsidRPr="00D906D5" w:rsidRDefault="00D96B15" w:rsidP="0053667E">
      <w:pPr>
        <w:pStyle w:val="ListParagraph"/>
        <w:numPr>
          <w:ilvl w:val="0"/>
          <w:numId w:val="47"/>
        </w:numPr>
        <w:rPr>
          <w:ins w:id="501" w:author="Zac" w:date="2015-11-01T21:17:00Z"/>
          <w:szCs w:val="24"/>
        </w:rPr>
      </w:pPr>
      <w:ins w:id="502" w:author="Zac" w:date="2015-11-05T17:44:00Z">
        <w:r>
          <w:rPr>
            <w:szCs w:val="24"/>
          </w:rPr>
          <w:t>Category</w:t>
        </w:r>
      </w:ins>
      <w:ins w:id="503" w:author="Zac" w:date="2015-11-01T21:17:00Z">
        <w:r w:rsidR="0053667E" w:rsidRPr="00D906D5">
          <w:rPr>
            <w:szCs w:val="24"/>
          </w:rPr>
          <w:t xml:space="preserve"> Data</w:t>
        </w:r>
      </w:ins>
    </w:p>
    <w:p w14:paraId="14BA154C" w14:textId="641EFD6F" w:rsidR="0053667E" w:rsidRDefault="00D96B15" w:rsidP="0053667E">
      <w:pPr>
        <w:pStyle w:val="ListParagraph"/>
        <w:numPr>
          <w:ilvl w:val="0"/>
          <w:numId w:val="47"/>
        </w:numPr>
        <w:rPr>
          <w:ins w:id="504" w:author="Zac" w:date="2015-11-15T12:44:00Z"/>
          <w:szCs w:val="24"/>
        </w:rPr>
      </w:pPr>
      <w:ins w:id="505" w:author="Zac" w:date="2015-11-05T17:44:00Z">
        <w:r>
          <w:rPr>
            <w:szCs w:val="24"/>
          </w:rPr>
          <w:t>Manufacturer</w:t>
        </w:r>
      </w:ins>
      <w:ins w:id="506" w:author="Zac" w:date="2015-11-01T21:17:00Z">
        <w:r w:rsidR="0053667E" w:rsidRPr="00D906D5">
          <w:rPr>
            <w:szCs w:val="24"/>
          </w:rPr>
          <w:t xml:space="preserve"> Data</w:t>
        </w:r>
      </w:ins>
    </w:p>
    <w:p w14:paraId="2A668AB9" w14:textId="3AE49341" w:rsidR="00F26122" w:rsidRPr="00D906D5" w:rsidRDefault="00F26122" w:rsidP="0053667E">
      <w:pPr>
        <w:pStyle w:val="ListParagraph"/>
        <w:numPr>
          <w:ilvl w:val="0"/>
          <w:numId w:val="47"/>
        </w:numPr>
        <w:rPr>
          <w:ins w:id="507" w:author="Zac" w:date="2015-11-01T21:17:00Z"/>
          <w:szCs w:val="24"/>
        </w:rPr>
      </w:pPr>
      <w:ins w:id="508" w:author="Zac" w:date="2015-11-15T12:44:00Z">
        <w:r>
          <w:rPr>
            <w:szCs w:val="24"/>
          </w:rPr>
          <w:t>Department Data</w:t>
        </w:r>
      </w:ins>
    </w:p>
    <w:p w14:paraId="3AFDEB47" w14:textId="71BDCEAD" w:rsidR="007F03E6" w:rsidRDefault="007F03E6" w:rsidP="0053667E">
      <w:pPr>
        <w:rPr>
          <w:ins w:id="509" w:author="Zac" w:date="2015-11-02T00:24:00Z"/>
          <w:szCs w:val="24"/>
        </w:rPr>
      </w:pPr>
      <w:ins w:id="510" w:author="Zac" w:date="2015-11-02T00:23:00Z">
        <w:r>
          <w:rPr>
            <w:szCs w:val="24"/>
          </w:rPr>
          <w:t>The “</w:t>
        </w:r>
      </w:ins>
      <w:ins w:id="511" w:author="Zac" w:date="2015-11-05T08:14:00Z">
        <w:r w:rsidR="00927472">
          <w:rPr>
            <w:szCs w:val="24"/>
          </w:rPr>
          <w:t>Extractor</w:t>
        </w:r>
      </w:ins>
      <w:ins w:id="512" w:author="Zac" w:date="2015-11-02T00:23:00Z">
        <w:r>
          <w:rPr>
            <w:szCs w:val="24"/>
          </w:rPr>
          <w:t xml:space="preserve">” </w:t>
        </w:r>
      </w:ins>
      <w:ins w:id="513" w:author="Zac" w:date="2015-11-02T00:29:00Z">
        <w:r w:rsidR="003D04DA">
          <w:rPr>
            <w:szCs w:val="24"/>
          </w:rPr>
          <w:t xml:space="preserve">for a given platform </w:t>
        </w:r>
      </w:ins>
      <w:ins w:id="514" w:author="Zac" w:date="2015-11-02T00:23:00Z">
        <w:r>
          <w:rPr>
            <w:szCs w:val="24"/>
          </w:rPr>
          <w:t xml:space="preserve">is comprised of </w:t>
        </w:r>
      </w:ins>
      <w:ins w:id="515" w:author="Zac" w:date="2015-11-02T00:29:00Z">
        <w:r w:rsidR="003D04DA">
          <w:rPr>
            <w:szCs w:val="24"/>
          </w:rPr>
          <w:t xml:space="preserve">one </w:t>
        </w:r>
        <w:r w:rsidR="003D04DA" w:rsidRPr="0006783C">
          <w:rPr>
            <w:i/>
            <w:szCs w:val="24"/>
            <w:rPrChange w:id="516" w:author="Zac" w:date="2015-11-02T08:31:00Z">
              <w:rPr>
                <w:szCs w:val="24"/>
              </w:rPr>
            </w:rPrChange>
          </w:rPr>
          <w:t>or</w:t>
        </w:r>
        <w:r w:rsidR="003D04DA">
          <w:rPr>
            <w:szCs w:val="24"/>
          </w:rPr>
          <w:t xml:space="preserve"> </w:t>
        </w:r>
      </w:ins>
      <w:ins w:id="517" w:author="Zac" w:date="2015-11-02T00:23:00Z">
        <w:r>
          <w:rPr>
            <w:szCs w:val="24"/>
          </w:rPr>
          <w:t>two parts</w:t>
        </w:r>
      </w:ins>
      <w:ins w:id="518" w:author="Zac" w:date="2015-11-02T00:29:00Z">
        <w:r w:rsidR="003D04DA">
          <w:rPr>
            <w:szCs w:val="24"/>
          </w:rPr>
          <w:t>:</w:t>
        </w:r>
      </w:ins>
    </w:p>
    <w:p w14:paraId="3467363B" w14:textId="40F5F8AD" w:rsidR="007F03E6" w:rsidRPr="00472E8D" w:rsidRDefault="003D04DA">
      <w:pPr>
        <w:pStyle w:val="ListParagraph"/>
        <w:numPr>
          <w:ilvl w:val="0"/>
          <w:numId w:val="52"/>
        </w:numPr>
        <w:rPr>
          <w:ins w:id="519" w:author="Zac" w:date="2015-11-02T00:23:00Z"/>
          <w:szCs w:val="24"/>
        </w:rPr>
        <w:pPrChange w:id="520" w:author="Zac" w:date="2015-11-02T00:25:00Z">
          <w:pPr/>
        </w:pPrChange>
      </w:pPr>
      <w:ins w:id="521" w:author="Zac" w:date="2015-11-02T00:30:00Z">
        <w:r>
          <w:rPr>
            <w:szCs w:val="24"/>
          </w:rPr>
          <w:t>In the case where it has one part</w:t>
        </w:r>
      </w:ins>
      <w:ins w:id="522" w:author="Zac" w:date="2015-11-02T08:31:00Z">
        <w:r w:rsidR="0006783C">
          <w:rPr>
            <w:szCs w:val="24"/>
          </w:rPr>
          <w:t>,</w:t>
        </w:r>
      </w:ins>
      <w:ins w:id="523" w:author="Zac" w:date="2015-11-02T00:30:00Z">
        <w:r>
          <w:rPr>
            <w:szCs w:val="24"/>
          </w:rPr>
          <w:t xml:space="preserve"> t</w:t>
        </w:r>
      </w:ins>
      <w:ins w:id="524" w:author="Zac" w:date="2015-11-02T00:24:00Z">
        <w:r w:rsidR="007F03E6" w:rsidRPr="00AC4039">
          <w:rPr>
            <w:szCs w:val="24"/>
          </w:rPr>
          <w:t xml:space="preserve">he </w:t>
        </w:r>
        <w:r w:rsidR="007F03E6" w:rsidRPr="00472E8D">
          <w:rPr>
            <w:szCs w:val="24"/>
          </w:rPr>
          <w:t xml:space="preserve">extractor </w:t>
        </w:r>
      </w:ins>
      <w:ins w:id="525" w:author="Zac" w:date="2015-11-02T00:30:00Z">
        <w:r>
          <w:rPr>
            <w:szCs w:val="24"/>
          </w:rPr>
          <w:t xml:space="preserve">is </w:t>
        </w:r>
      </w:ins>
      <w:ins w:id="526" w:author="Zac" w:date="2015-11-02T00:24:00Z">
        <w:r w:rsidR="007F03E6" w:rsidRPr="00AC4039">
          <w:rPr>
            <w:szCs w:val="24"/>
          </w:rPr>
          <w:t>hosted by 4-Tell</w:t>
        </w:r>
      </w:ins>
      <w:ins w:id="527" w:author="Zac" w:date="2015-11-02T00:31:00Z">
        <w:r>
          <w:rPr>
            <w:szCs w:val="24"/>
          </w:rPr>
          <w:t xml:space="preserve"> and does not affect </w:t>
        </w:r>
      </w:ins>
      <w:ins w:id="528" w:author="Zac" w:date="2015-11-02T00:50:00Z">
        <w:r w:rsidR="00B615D5">
          <w:rPr>
            <w:szCs w:val="24"/>
          </w:rPr>
          <w:t xml:space="preserve">(or is known by) </w:t>
        </w:r>
      </w:ins>
      <w:ins w:id="529" w:author="Zac" w:date="2015-11-02T00:31:00Z">
        <w:r>
          <w:rPr>
            <w:szCs w:val="24"/>
          </w:rPr>
          <w:t>the ecommerce server</w:t>
        </w:r>
      </w:ins>
      <w:ins w:id="530" w:author="Zac" w:date="2015-11-02T00:24:00Z">
        <w:r w:rsidR="007F03E6" w:rsidRPr="00AC4039">
          <w:rPr>
            <w:szCs w:val="24"/>
          </w:rPr>
          <w:t>.</w:t>
        </w:r>
      </w:ins>
    </w:p>
    <w:p w14:paraId="287A71AF" w14:textId="6DE50485" w:rsidR="007F03E6" w:rsidRPr="00D47BD1" w:rsidRDefault="007F03E6" w:rsidP="007F03E6">
      <w:pPr>
        <w:ind w:left="720"/>
        <w:rPr>
          <w:ins w:id="531" w:author="Zac" w:date="2015-11-02T00:26:00Z"/>
          <w:szCs w:val="24"/>
        </w:rPr>
      </w:pPr>
      <w:ins w:id="532" w:author="Zac" w:date="2015-11-02T00:26:00Z">
        <w:r>
          <w:rPr>
            <w:szCs w:val="24"/>
          </w:rPr>
          <w:t xml:space="preserve">This is the most direct implementation of </w:t>
        </w:r>
      </w:ins>
      <w:ins w:id="533" w:author="Zac" w:date="2015-11-02T00:29:00Z">
        <w:r w:rsidR="003D04DA">
          <w:rPr>
            <w:szCs w:val="24"/>
          </w:rPr>
          <w:t xml:space="preserve">the </w:t>
        </w:r>
      </w:ins>
      <w:ins w:id="534" w:author="Zac" w:date="2015-11-05T08:14:00Z">
        <w:r w:rsidR="00927472">
          <w:rPr>
            <w:szCs w:val="24"/>
          </w:rPr>
          <w:t>Extractor</w:t>
        </w:r>
      </w:ins>
      <w:ins w:id="535" w:author="Zac" w:date="2015-11-02T00:50:00Z">
        <w:r w:rsidR="00B615D5">
          <w:rPr>
            <w:szCs w:val="24"/>
          </w:rPr>
          <w:t xml:space="preserve">, but is also the most </w:t>
        </w:r>
      </w:ins>
      <w:ins w:id="536" w:author="Zac" w:date="2015-11-15T12:46:00Z">
        <w:r w:rsidR="00C35064">
          <w:rPr>
            <w:szCs w:val="24"/>
          </w:rPr>
          <w:t xml:space="preserve">intrusive to </w:t>
        </w:r>
      </w:ins>
      <w:ins w:id="537" w:author="Zac" w:date="2015-11-15T12:48:00Z">
        <w:r w:rsidR="00C35064">
          <w:rPr>
            <w:szCs w:val="24"/>
          </w:rPr>
          <w:t>our</w:t>
        </w:r>
      </w:ins>
      <w:ins w:id="538" w:author="Zac" w:date="2015-11-15T12:46:00Z">
        <w:r w:rsidR="00C35064">
          <w:rPr>
            <w:szCs w:val="24"/>
          </w:rPr>
          <w:t xml:space="preserve"> Dash Service</w:t>
        </w:r>
      </w:ins>
      <w:ins w:id="539" w:author="Zac" w:date="2015-11-02T00:26:00Z">
        <w:r>
          <w:rPr>
            <w:szCs w:val="24"/>
          </w:rPr>
          <w:t xml:space="preserve">. In this case the extractor speaks directly to the ecommerce API (usually a </w:t>
        </w:r>
        <w:proofErr w:type="spellStart"/>
        <w:r>
          <w:rPr>
            <w:szCs w:val="24"/>
          </w:rPr>
          <w:t>RESTful</w:t>
        </w:r>
        <w:proofErr w:type="spellEnd"/>
        <w:r>
          <w:rPr>
            <w:szCs w:val="24"/>
          </w:rPr>
          <w:t xml:space="preserve"> API providing XML or JSON output) to pull the data needed and then write it to the files that will be consumed by our generator. </w:t>
        </w:r>
      </w:ins>
      <w:ins w:id="540" w:author="Zac" w:date="2015-11-02T00:59:00Z">
        <w:r w:rsidR="004A1610">
          <w:rPr>
            <w:szCs w:val="24"/>
          </w:rPr>
          <w:t xml:space="preserve">These files are </w:t>
        </w:r>
      </w:ins>
      <w:ins w:id="541" w:author="Zac" w:date="2015-11-02T01:00:00Z">
        <w:r w:rsidR="004E7FED">
          <w:rPr>
            <w:szCs w:val="24"/>
          </w:rPr>
          <w:t>t</w:t>
        </w:r>
        <w:r w:rsidR="004A1610">
          <w:rPr>
            <w:szCs w:val="24"/>
          </w:rPr>
          <w:t xml:space="preserve">xt files </w:t>
        </w:r>
      </w:ins>
      <w:ins w:id="542" w:author="Zac" w:date="2015-11-02T00:59:00Z">
        <w:r w:rsidR="004A1610">
          <w:rPr>
            <w:szCs w:val="24"/>
          </w:rPr>
          <w:t xml:space="preserve">written in a </w:t>
        </w:r>
      </w:ins>
      <w:ins w:id="543" w:author="Zac" w:date="2015-11-02T01:05:00Z">
        <w:r w:rsidR="008B72EB">
          <w:rPr>
            <w:szCs w:val="24"/>
          </w:rPr>
          <w:t>specific</w:t>
        </w:r>
      </w:ins>
      <w:ins w:id="544" w:author="Zac" w:date="2015-11-02T00:59:00Z">
        <w:r w:rsidR="004A1610">
          <w:rPr>
            <w:szCs w:val="24"/>
          </w:rPr>
          <w:t xml:space="preserve"> format</w:t>
        </w:r>
      </w:ins>
      <w:ins w:id="545" w:author="Zac" w:date="2015-11-02T01:00:00Z">
        <w:r w:rsidR="004A1610">
          <w:rPr>
            <w:szCs w:val="24"/>
          </w:rPr>
          <w:t xml:space="preserve">. </w:t>
        </w:r>
      </w:ins>
      <w:ins w:id="546" w:author="Zac" w:date="2015-11-02T00:26:00Z">
        <w:r>
          <w:rPr>
            <w:szCs w:val="24"/>
          </w:rPr>
          <w:t xml:space="preserve">We call this a </w:t>
        </w:r>
      </w:ins>
      <w:ins w:id="547" w:author="Zac" w:date="2015-11-02T11:51:00Z">
        <w:r w:rsidR="00F96D5C">
          <w:rPr>
            <w:b/>
            <w:color w:val="FF0000"/>
            <w:szCs w:val="24"/>
          </w:rPr>
          <w:t xml:space="preserve">Direct API </w:t>
        </w:r>
      </w:ins>
      <w:ins w:id="548" w:author="Zac" w:date="2015-11-02T00:26:00Z">
        <w:r w:rsidRPr="00D906D5">
          <w:rPr>
            <w:b/>
            <w:color w:val="FF0000"/>
            <w:szCs w:val="24"/>
          </w:rPr>
          <w:t>Implementation</w:t>
        </w:r>
        <w:r>
          <w:rPr>
            <w:szCs w:val="24"/>
          </w:rPr>
          <w:t>.</w:t>
        </w:r>
      </w:ins>
    </w:p>
    <w:p w14:paraId="7C680AFB" w14:textId="3751D985" w:rsidR="007F03E6" w:rsidRPr="00472E8D" w:rsidRDefault="003D04DA" w:rsidP="00AC4039">
      <w:pPr>
        <w:pStyle w:val="ListParagraph"/>
        <w:numPr>
          <w:ilvl w:val="0"/>
          <w:numId w:val="50"/>
        </w:numPr>
        <w:rPr>
          <w:ins w:id="549" w:author="Zac" w:date="2015-11-02T00:26:00Z"/>
          <w:szCs w:val="24"/>
        </w:rPr>
      </w:pPr>
      <w:ins w:id="550" w:author="Zac" w:date="2015-11-02T00:32:00Z">
        <w:r>
          <w:rPr>
            <w:szCs w:val="24"/>
          </w:rPr>
          <w:t>In the case where it has two parts</w:t>
        </w:r>
      </w:ins>
      <w:ins w:id="551" w:author="Zac" w:date="2015-11-02T08:31:00Z">
        <w:r w:rsidR="0006783C">
          <w:rPr>
            <w:szCs w:val="24"/>
          </w:rPr>
          <w:t>,</w:t>
        </w:r>
      </w:ins>
      <w:ins w:id="552" w:author="Zac" w:date="2015-11-02T00:32:00Z">
        <w:r>
          <w:rPr>
            <w:szCs w:val="24"/>
          </w:rPr>
          <w:t xml:space="preserve"> t</w:t>
        </w:r>
        <w:r w:rsidRPr="00D906D5">
          <w:rPr>
            <w:szCs w:val="24"/>
          </w:rPr>
          <w:t xml:space="preserve">he extractor </w:t>
        </w:r>
        <w:r>
          <w:rPr>
            <w:szCs w:val="24"/>
          </w:rPr>
          <w:t xml:space="preserve">is </w:t>
        </w:r>
      </w:ins>
      <w:ins w:id="553" w:author="Zac" w:date="2015-11-02T00:33:00Z">
        <w:r>
          <w:rPr>
            <w:szCs w:val="24"/>
          </w:rPr>
          <w:t xml:space="preserve">broken into two </w:t>
        </w:r>
      </w:ins>
      <w:ins w:id="554" w:author="Zac" w:date="2015-11-02T00:40:00Z">
        <w:r w:rsidR="00074703">
          <w:rPr>
            <w:szCs w:val="24"/>
          </w:rPr>
          <w:t>sides that talk to one another</w:t>
        </w:r>
      </w:ins>
      <w:ins w:id="555" w:author="Zac" w:date="2015-11-02T00:33:00Z">
        <w:r>
          <w:rPr>
            <w:szCs w:val="24"/>
          </w:rPr>
          <w:t xml:space="preserve">, one </w:t>
        </w:r>
      </w:ins>
      <w:ins w:id="556" w:author="Zac" w:date="2015-11-02T00:32:00Z">
        <w:r w:rsidRPr="00D906D5">
          <w:rPr>
            <w:szCs w:val="24"/>
          </w:rPr>
          <w:t>hosted by 4-Tell</w:t>
        </w:r>
        <w:r>
          <w:rPr>
            <w:szCs w:val="24"/>
          </w:rPr>
          <w:t xml:space="preserve"> and </w:t>
        </w:r>
      </w:ins>
      <w:ins w:id="557" w:author="Zac" w:date="2015-11-02T00:33:00Z">
        <w:r>
          <w:rPr>
            <w:szCs w:val="24"/>
          </w:rPr>
          <w:t>one hosted by</w:t>
        </w:r>
      </w:ins>
      <w:ins w:id="558" w:author="Zac" w:date="2015-11-02T00:26:00Z">
        <w:r w:rsidR="007F03E6" w:rsidRPr="00AC4039">
          <w:rPr>
            <w:szCs w:val="24"/>
          </w:rPr>
          <w:t xml:space="preserve"> </w:t>
        </w:r>
        <w:r w:rsidR="007F03E6" w:rsidRPr="00472E8D">
          <w:rPr>
            <w:szCs w:val="24"/>
          </w:rPr>
          <w:t xml:space="preserve">the </w:t>
        </w:r>
        <w:r w:rsidR="007F03E6" w:rsidRPr="00ED0CCB">
          <w:rPr>
            <w:szCs w:val="24"/>
          </w:rPr>
          <w:t>ecommerce platform</w:t>
        </w:r>
      </w:ins>
      <w:ins w:id="559" w:author="Zac" w:date="2015-11-02T08:11:00Z">
        <w:r w:rsidR="00F93919">
          <w:rPr>
            <w:szCs w:val="24"/>
          </w:rPr>
          <w:t xml:space="preserve"> or by the retailer’s site running the platform</w:t>
        </w:r>
      </w:ins>
      <w:ins w:id="560" w:author="Zac" w:date="2015-11-02T08:12:00Z">
        <w:r w:rsidR="00F93919">
          <w:rPr>
            <w:szCs w:val="24"/>
          </w:rPr>
          <w:t>’s software</w:t>
        </w:r>
      </w:ins>
      <w:ins w:id="561" w:author="Zac" w:date="2015-11-02T00:26:00Z">
        <w:r w:rsidR="007F03E6" w:rsidRPr="00AC4039">
          <w:rPr>
            <w:szCs w:val="24"/>
          </w:rPr>
          <w:t>.</w:t>
        </w:r>
      </w:ins>
    </w:p>
    <w:p w14:paraId="3E7A392B" w14:textId="5CF9E7F8" w:rsidR="007F03E6" w:rsidRDefault="007F03E6" w:rsidP="007F03E6">
      <w:pPr>
        <w:ind w:left="720"/>
        <w:rPr>
          <w:ins w:id="562" w:author="Zac" w:date="2015-11-05T01:25:00Z"/>
          <w:szCs w:val="24"/>
        </w:rPr>
      </w:pPr>
      <w:ins w:id="563" w:author="Zac" w:date="2015-11-02T00:26:00Z">
        <w:r>
          <w:rPr>
            <w:szCs w:val="24"/>
          </w:rPr>
          <w:t xml:space="preserve">This </w:t>
        </w:r>
      </w:ins>
      <w:ins w:id="564" w:author="Zac" w:date="2015-11-02T00:34:00Z">
        <w:r w:rsidR="003D04DA">
          <w:rPr>
            <w:szCs w:val="24"/>
          </w:rPr>
          <w:t>implementation introduces a “</w:t>
        </w:r>
        <w:r w:rsidR="003D04DA" w:rsidRPr="00F93919">
          <w:rPr>
            <w:b/>
            <w:color w:val="FF0000"/>
            <w:szCs w:val="24"/>
            <w:rPrChange w:id="565" w:author="Zac" w:date="2015-11-02T08:16:00Z">
              <w:rPr>
                <w:szCs w:val="24"/>
              </w:rPr>
            </w:rPrChange>
          </w:rPr>
          <w:t>Plugin</w:t>
        </w:r>
        <w:r w:rsidR="003D04DA">
          <w:rPr>
            <w:szCs w:val="24"/>
          </w:rPr>
          <w:t>” that resides on the ecommerce platform server and is responsible for all interaction with the ecommerce platform API</w:t>
        </w:r>
      </w:ins>
      <w:ins w:id="566" w:author="Zac" w:date="2015-11-02T00:36:00Z">
        <w:r w:rsidR="00074703">
          <w:rPr>
            <w:szCs w:val="24"/>
          </w:rPr>
          <w:t xml:space="preserve"> itself</w:t>
        </w:r>
      </w:ins>
      <w:ins w:id="567" w:author="Zac" w:date="2015-11-02T00:34:00Z">
        <w:r w:rsidR="003D04DA">
          <w:rPr>
            <w:szCs w:val="24"/>
          </w:rPr>
          <w:t xml:space="preserve">. </w:t>
        </w:r>
      </w:ins>
      <w:ins w:id="568" w:author="Zac" w:date="2015-11-02T00:26:00Z">
        <w:r>
          <w:rPr>
            <w:szCs w:val="24"/>
          </w:rPr>
          <w:t xml:space="preserve"> </w:t>
        </w:r>
      </w:ins>
      <w:ins w:id="569" w:author="Zac" w:date="2015-11-02T00:36:00Z">
        <w:r w:rsidR="00074703">
          <w:rPr>
            <w:szCs w:val="24"/>
          </w:rPr>
          <w:t>The Plugin</w:t>
        </w:r>
      </w:ins>
      <w:ins w:id="570" w:author="Zac" w:date="2015-11-02T00:26:00Z">
        <w:r>
          <w:rPr>
            <w:szCs w:val="24"/>
          </w:rPr>
          <w:t xml:space="preserve"> exposes a </w:t>
        </w:r>
        <w:proofErr w:type="spellStart"/>
        <w:r>
          <w:rPr>
            <w:szCs w:val="24"/>
          </w:rPr>
          <w:t>RESTful</w:t>
        </w:r>
        <w:proofErr w:type="spellEnd"/>
        <w:r>
          <w:rPr>
            <w:szCs w:val="24"/>
          </w:rPr>
          <w:t xml:space="preserve"> API </w:t>
        </w:r>
      </w:ins>
      <w:ins w:id="571" w:author="Zac" w:date="2015-11-02T00:41:00Z">
        <w:r w:rsidR="00074703">
          <w:rPr>
            <w:szCs w:val="24"/>
          </w:rPr>
          <w:t xml:space="preserve">(JSON) </w:t>
        </w:r>
      </w:ins>
      <w:ins w:id="572" w:author="Zac" w:date="2015-11-02T00:26:00Z">
        <w:r>
          <w:rPr>
            <w:szCs w:val="24"/>
          </w:rPr>
          <w:t xml:space="preserve">that </w:t>
        </w:r>
      </w:ins>
      <w:ins w:id="573" w:author="Zac" w:date="2015-11-02T00:42:00Z">
        <w:r w:rsidR="00074703">
          <w:rPr>
            <w:szCs w:val="24"/>
          </w:rPr>
          <w:t>adheres</w:t>
        </w:r>
      </w:ins>
      <w:ins w:id="574" w:author="Zac" w:date="2015-11-02T00:37:00Z">
        <w:r w:rsidR="00074703">
          <w:rPr>
            <w:szCs w:val="24"/>
          </w:rPr>
          <w:t xml:space="preserve"> to the </w:t>
        </w:r>
      </w:ins>
      <w:ins w:id="575" w:author="Zac" w:date="2015-11-02T00:38:00Z">
        <w:r w:rsidR="00074703">
          <w:rPr>
            <w:szCs w:val="24"/>
          </w:rPr>
          <w:t xml:space="preserve">single </w:t>
        </w:r>
      </w:ins>
      <w:ins w:id="576" w:author="Zac" w:date="2015-11-02T00:37:00Z">
        <w:r w:rsidR="00074703">
          <w:rPr>
            <w:szCs w:val="24"/>
          </w:rPr>
          <w:t xml:space="preserve">general format </w:t>
        </w:r>
      </w:ins>
      <w:ins w:id="577" w:author="Zac" w:date="2015-11-02T00:38:00Z">
        <w:r w:rsidR="00074703">
          <w:rPr>
            <w:szCs w:val="24"/>
          </w:rPr>
          <w:t xml:space="preserve">defined below. In this way any platform can be integrated with our </w:t>
        </w:r>
      </w:ins>
      <w:ins w:id="578" w:author="Zac" w:date="2015-11-15T12:48:00Z">
        <w:r w:rsidR="00C35064">
          <w:rPr>
            <w:szCs w:val="24"/>
          </w:rPr>
          <w:t>Dash</w:t>
        </w:r>
      </w:ins>
      <w:ins w:id="579" w:author="Zac" w:date="2015-11-02T00:38:00Z">
        <w:r w:rsidR="00074703">
          <w:rPr>
            <w:szCs w:val="24"/>
          </w:rPr>
          <w:t xml:space="preserve"> Service </w:t>
        </w:r>
      </w:ins>
      <w:ins w:id="580" w:author="Zac" w:date="2015-11-15T12:49:00Z">
        <w:r w:rsidR="00C35064">
          <w:rPr>
            <w:szCs w:val="24"/>
          </w:rPr>
          <w:t xml:space="preserve">(without modifying that code base) </w:t>
        </w:r>
      </w:ins>
      <w:ins w:id="581" w:author="Zac" w:date="2015-11-02T00:38:00Z">
        <w:r w:rsidR="00074703">
          <w:rPr>
            <w:szCs w:val="24"/>
          </w:rPr>
          <w:t xml:space="preserve">by supplying a Plugin that </w:t>
        </w:r>
      </w:ins>
      <w:ins w:id="582" w:author="Zac" w:date="2015-11-02T00:43:00Z">
        <w:r w:rsidR="00074703">
          <w:rPr>
            <w:szCs w:val="24"/>
          </w:rPr>
          <w:t>meets</w:t>
        </w:r>
      </w:ins>
      <w:ins w:id="583" w:author="Zac" w:date="2015-11-02T00:38:00Z">
        <w:r w:rsidR="00074703">
          <w:rPr>
            <w:szCs w:val="24"/>
          </w:rPr>
          <w:t xml:space="preserve"> the </w:t>
        </w:r>
      </w:ins>
      <w:ins w:id="584" w:author="Zac" w:date="2015-11-15T12:50:00Z">
        <w:r w:rsidR="00C35064">
          <w:rPr>
            <w:szCs w:val="24"/>
          </w:rPr>
          <w:t xml:space="preserve">interface </w:t>
        </w:r>
      </w:ins>
      <w:ins w:id="585" w:author="Zac" w:date="2015-11-02T00:39:00Z">
        <w:r w:rsidR="00074703">
          <w:rPr>
            <w:szCs w:val="24"/>
          </w:rPr>
          <w:t>specifications</w:t>
        </w:r>
      </w:ins>
      <w:ins w:id="586" w:author="Zac" w:date="2015-11-02T00:38:00Z">
        <w:r w:rsidR="00074703">
          <w:rPr>
            <w:szCs w:val="24"/>
          </w:rPr>
          <w:t xml:space="preserve"> described in this document. </w:t>
        </w:r>
      </w:ins>
      <w:ins w:id="587" w:author="Zac" w:date="2015-11-15T12:50:00Z">
        <w:r w:rsidR="00C35064">
          <w:rPr>
            <w:szCs w:val="24"/>
          </w:rPr>
          <w:t>In this case</w:t>
        </w:r>
      </w:ins>
      <w:ins w:id="588" w:author="Zac" w:date="2015-11-02T00:46:00Z">
        <w:r w:rsidR="00BB7457">
          <w:rPr>
            <w:szCs w:val="24"/>
          </w:rPr>
          <w:t xml:space="preserve"> </w:t>
        </w:r>
      </w:ins>
      <w:ins w:id="589" w:author="Zac" w:date="2015-11-02T00:38:00Z">
        <w:r w:rsidR="00074703">
          <w:rPr>
            <w:szCs w:val="24"/>
          </w:rPr>
          <w:t xml:space="preserve">the side of the </w:t>
        </w:r>
      </w:ins>
      <w:ins w:id="590" w:author="Zac" w:date="2015-11-05T08:14:00Z">
        <w:r w:rsidR="00927472">
          <w:rPr>
            <w:szCs w:val="24"/>
          </w:rPr>
          <w:t>Extractor</w:t>
        </w:r>
      </w:ins>
      <w:ins w:id="591" w:author="Zac" w:date="2015-11-02T00:38:00Z">
        <w:r w:rsidR="00074703">
          <w:rPr>
            <w:szCs w:val="24"/>
          </w:rPr>
          <w:t xml:space="preserve"> hosted by 4-</w:t>
        </w:r>
        <w:r w:rsidR="00BB7457">
          <w:rPr>
            <w:szCs w:val="24"/>
          </w:rPr>
          <w:t xml:space="preserve">Tell </w:t>
        </w:r>
      </w:ins>
      <w:ins w:id="592" w:author="Zac" w:date="2015-11-15T12:51:00Z">
        <w:r w:rsidR="00C35064">
          <w:rPr>
            <w:szCs w:val="24"/>
          </w:rPr>
          <w:t xml:space="preserve">will not need to be modified. It </w:t>
        </w:r>
      </w:ins>
      <w:ins w:id="593" w:author="Zac" w:date="2015-11-02T00:46:00Z">
        <w:r w:rsidR="00BB7457">
          <w:rPr>
            <w:szCs w:val="24"/>
          </w:rPr>
          <w:t>will extract</w:t>
        </w:r>
      </w:ins>
      <w:ins w:id="594" w:author="Zac" w:date="2015-11-02T00:38:00Z">
        <w:r w:rsidR="00074703">
          <w:rPr>
            <w:szCs w:val="24"/>
          </w:rPr>
          <w:t xml:space="preserve"> </w:t>
        </w:r>
      </w:ins>
      <w:ins w:id="595" w:author="Zac" w:date="2015-11-15T12:51:00Z">
        <w:r w:rsidR="00C35064">
          <w:rPr>
            <w:szCs w:val="24"/>
          </w:rPr>
          <w:t>(based on the specified interface)</w:t>
        </w:r>
      </w:ins>
      <w:ins w:id="596" w:author="Zac" w:date="2015-11-02T00:38:00Z">
        <w:r w:rsidR="00074703">
          <w:rPr>
            <w:szCs w:val="24"/>
          </w:rPr>
          <w:t xml:space="preserve"> from the </w:t>
        </w:r>
      </w:ins>
      <w:ins w:id="597" w:author="Zac" w:date="2015-11-15T12:50:00Z">
        <w:r w:rsidR="00C35064">
          <w:rPr>
            <w:szCs w:val="24"/>
          </w:rPr>
          <w:t xml:space="preserve">new </w:t>
        </w:r>
      </w:ins>
      <w:ins w:id="598" w:author="Zac" w:date="2015-11-02T00:38:00Z">
        <w:r w:rsidR="00074703">
          <w:rPr>
            <w:szCs w:val="24"/>
          </w:rPr>
          <w:t xml:space="preserve">platform via the </w:t>
        </w:r>
      </w:ins>
      <w:ins w:id="599" w:author="Zac" w:date="2015-11-15T12:51:00Z">
        <w:r w:rsidR="00C35064">
          <w:rPr>
            <w:szCs w:val="24"/>
          </w:rPr>
          <w:t xml:space="preserve">new </w:t>
        </w:r>
      </w:ins>
      <w:ins w:id="600" w:author="Zac" w:date="2015-11-02T00:38:00Z">
        <w:r w:rsidR="00074703">
          <w:rPr>
            <w:szCs w:val="24"/>
          </w:rPr>
          <w:t>Plugin</w:t>
        </w:r>
      </w:ins>
      <w:ins w:id="601" w:author="Zac" w:date="2015-11-02T00:44:00Z">
        <w:r w:rsidR="00074703">
          <w:rPr>
            <w:szCs w:val="24"/>
          </w:rPr>
          <w:t xml:space="preserve"> for that platform</w:t>
        </w:r>
      </w:ins>
      <w:ins w:id="602" w:author="Zac" w:date="2015-11-02T00:26:00Z">
        <w:r>
          <w:rPr>
            <w:szCs w:val="24"/>
          </w:rPr>
          <w:t>. We call this a</w:t>
        </w:r>
      </w:ins>
      <w:ins w:id="603" w:author="Zac" w:date="2015-11-05T08:10:00Z">
        <w:r w:rsidR="00927472">
          <w:rPr>
            <w:szCs w:val="24"/>
          </w:rPr>
          <w:t>n</w:t>
        </w:r>
      </w:ins>
      <w:ins w:id="604" w:author="Zac" w:date="2015-11-02T00:26:00Z">
        <w:r>
          <w:rPr>
            <w:szCs w:val="24"/>
          </w:rPr>
          <w:t xml:space="preserve"> </w:t>
        </w:r>
      </w:ins>
      <w:ins w:id="605" w:author="Zac" w:date="2015-11-02T11:51:00Z">
        <w:r w:rsidR="00F96D5C">
          <w:rPr>
            <w:b/>
            <w:color w:val="FF0000"/>
            <w:szCs w:val="24"/>
          </w:rPr>
          <w:t>Installed Plugin</w:t>
        </w:r>
      </w:ins>
      <w:ins w:id="606" w:author="Zac" w:date="2015-11-02T00:26:00Z">
        <w:r w:rsidRPr="00D906D5">
          <w:rPr>
            <w:b/>
            <w:color w:val="FF0000"/>
            <w:szCs w:val="24"/>
          </w:rPr>
          <w:t xml:space="preserve"> </w:t>
        </w:r>
        <w:r w:rsidRPr="00D906D5">
          <w:rPr>
            <w:b/>
            <w:color w:val="FF0000"/>
            <w:szCs w:val="24"/>
          </w:rPr>
          <w:lastRenderedPageBreak/>
          <w:t>Implementation</w:t>
        </w:r>
        <w:r>
          <w:rPr>
            <w:szCs w:val="24"/>
          </w:rPr>
          <w:t>.</w:t>
        </w:r>
      </w:ins>
      <w:ins w:id="607" w:author="Zac" w:date="2015-11-02T01:06:00Z">
        <w:r w:rsidR="008B72EB">
          <w:rPr>
            <w:szCs w:val="24"/>
          </w:rPr>
          <w:t xml:space="preserve"> This is the preferred implementation because it isolates our system from the details of a </w:t>
        </w:r>
      </w:ins>
      <w:ins w:id="608" w:author="Zac" w:date="2015-11-02T01:07:00Z">
        <w:r w:rsidR="008B72EB">
          <w:rPr>
            <w:szCs w:val="24"/>
          </w:rPr>
          <w:t>specific</w:t>
        </w:r>
      </w:ins>
      <w:ins w:id="609" w:author="Zac" w:date="2015-11-02T01:06:00Z">
        <w:r w:rsidR="008B72EB">
          <w:rPr>
            <w:szCs w:val="24"/>
          </w:rPr>
          <w:t xml:space="preserve"> </w:t>
        </w:r>
      </w:ins>
      <w:ins w:id="610" w:author="Zac" w:date="2015-11-02T01:07:00Z">
        <w:r w:rsidR="008B72EB">
          <w:rPr>
            <w:szCs w:val="24"/>
          </w:rPr>
          <w:t>platform and can be used to manage changes in a platform’s API</w:t>
        </w:r>
      </w:ins>
      <w:ins w:id="611" w:author="Zac" w:date="2015-11-15T12:52:00Z">
        <w:r w:rsidR="00C35064">
          <w:rPr>
            <w:szCs w:val="24"/>
          </w:rPr>
          <w:t xml:space="preserve"> without affecting our Dash Service code base</w:t>
        </w:r>
      </w:ins>
      <w:ins w:id="612" w:author="Zac" w:date="2015-11-02T01:07:00Z">
        <w:r w:rsidR="008B72EB">
          <w:rPr>
            <w:szCs w:val="24"/>
          </w:rPr>
          <w:t>. However, it is not always possible to introduce a Plugin on the retailer</w:t>
        </w:r>
      </w:ins>
      <w:ins w:id="613" w:author="Zac" w:date="2015-11-02T01:08:00Z">
        <w:r w:rsidR="008B72EB">
          <w:rPr>
            <w:szCs w:val="24"/>
          </w:rPr>
          <w:t>’s side of things</w:t>
        </w:r>
      </w:ins>
      <w:ins w:id="614" w:author="Zac" w:date="2015-11-02T08:12:00Z">
        <w:r w:rsidR="00F93919">
          <w:rPr>
            <w:szCs w:val="24"/>
          </w:rPr>
          <w:t xml:space="preserve">, </w:t>
        </w:r>
        <w:del w:id="615" w:author="Neil Lofgren" w:date="2015-11-15T23:39:00Z">
          <w:r w:rsidR="00F93919" w:rsidDel="003A03E6">
            <w:rPr>
              <w:szCs w:val="24"/>
            </w:rPr>
            <w:delText>most</w:delText>
          </w:r>
        </w:del>
      </w:ins>
      <w:ins w:id="616" w:author="Neil Lofgren" w:date="2015-11-15T23:39:00Z">
        <w:r w:rsidR="003A03E6">
          <w:rPr>
            <w:szCs w:val="24"/>
          </w:rPr>
          <w:t>some</w:t>
        </w:r>
      </w:ins>
      <w:ins w:id="617" w:author="Zac" w:date="2015-11-02T08:12:00Z">
        <w:r w:rsidR="00F93919">
          <w:rPr>
            <w:szCs w:val="24"/>
          </w:rPr>
          <w:t xml:space="preserve"> platforms do not provide for script (application) hosting</w:t>
        </w:r>
      </w:ins>
      <w:ins w:id="618" w:author="Zac" w:date="2015-11-02T01:08:00Z">
        <w:r w:rsidR="008B72EB">
          <w:rPr>
            <w:szCs w:val="24"/>
          </w:rPr>
          <w:t>.</w:t>
        </w:r>
      </w:ins>
    </w:p>
    <w:p w14:paraId="03AE6977" w14:textId="0E31C9D5" w:rsidR="00ED0CCB" w:rsidRDefault="00ED0CCB" w:rsidP="007F03E6">
      <w:pPr>
        <w:ind w:left="720"/>
        <w:rPr>
          <w:ins w:id="619" w:author="Zac" w:date="2015-11-02T08:24:00Z"/>
          <w:szCs w:val="24"/>
        </w:rPr>
      </w:pPr>
      <w:ins w:id="620" w:author="Zac" w:date="2015-11-05T01:25:00Z">
        <w:r>
          <w:rPr>
            <w:szCs w:val="24"/>
          </w:rPr>
          <w:t xml:space="preserve">Note that depending on the platform, a </w:t>
        </w:r>
      </w:ins>
      <w:ins w:id="621" w:author="Zac" w:date="2015-11-05T01:28:00Z">
        <w:r>
          <w:rPr>
            <w:szCs w:val="24"/>
          </w:rPr>
          <w:t>“</w:t>
        </w:r>
      </w:ins>
      <w:ins w:id="622" w:author="Zac" w:date="2015-11-05T01:25:00Z">
        <w:r w:rsidRPr="00ED0CCB">
          <w:rPr>
            <w:color w:val="FF0000"/>
            <w:szCs w:val="24"/>
            <w:rPrChange w:id="623" w:author="Zac" w:date="2015-11-05T01:28:00Z">
              <w:rPr>
                <w:szCs w:val="24"/>
              </w:rPr>
            </w:rPrChange>
          </w:rPr>
          <w:t>Plugin</w:t>
        </w:r>
      </w:ins>
      <w:ins w:id="624" w:author="Zac" w:date="2015-11-05T01:28:00Z">
        <w:r>
          <w:rPr>
            <w:color w:val="FF0000"/>
            <w:szCs w:val="24"/>
          </w:rPr>
          <w:t>”</w:t>
        </w:r>
      </w:ins>
      <w:ins w:id="625" w:author="Zac" w:date="2015-11-05T01:25:00Z">
        <w:r w:rsidRPr="00ED0CCB">
          <w:rPr>
            <w:color w:val="FF0000"/>
            <w:szCs w:val="24"/>
            <w:rPrChange w:id="626" w:author="Zac" w:date="2015-11-05T01:28:00Z">
              <w:rPr>
                <w:szCs w:val="24"/>
              </w:rPr>
            </w:rPrChange>
          </w:rPr>
          <w:t xml:space="preserve"> </w:t>
        </w:r>
      </w:ins>
      <w:ins w:id="627" w:author="Zac" w:date="2015-11-05T01:29:00Z">
        <w:r>
          <w:rPr>
            <w:szCs w:val="24"/>
          </w:rPr>
          <w:t>may</w:t>
        </w:r>
      </w:ins>
      <w:ins w:id="628" w:author="Zac" w:date="2015-11-05T01:25:00Z">
        <w:r>
          <w:rPr>
            <w:szCs w:val="24"/>
          </w:rPr>
          <w:t xml:space="preserve"> be referred to as a </w:t>
        </w:r>
      </w:ins>
      <w:ins w:id="629" w:author="Zac" w:date="2015-11-05T01:29:00Z">
        <w:r>
          <w:rPr>
            <w:szCs w:val="24"/>
          </w:rPr>
          <w:t>“</w:t>
        </w:r>
        <w:r w:rsidRPr="00ED0CCB">
          <w:rPr>
            <w:color w:val="FF0000"/>
            <w:szCs w:val="24"/>
            <w:rPrChange w:id="630" w:author="Zac" w:date="2015-11-05T01:29:00Z">
              <w:rPr>
                <w:szCs w:val="24"/>
              </w:rPr>
            </w:rPrChange>
          </w:rPr>
          <w:t>Connector</w:t>
        </w:r>
        <w:r>
          <w:rPr>
            <w:szCs w:val="24"/>
          </w:rPr>
          <w:t xml:space="preserve">”, </w:t>
        </w:r>
      </w:ins>
      <w:ins w:id="631" w:author="Zac" w:date="2015-11-05T01:26:00Z">
        <w:r>
          <w:rPr>
            <w:szCs w:val="24"/>
          </w:rPr>
          <w:t>“</w:t>
        </w:r>
        <w:r w:rsidRPr="00ED0CCB">
          <w:rPr>
            <w:color w:val="FF0000"/>
            <w:szCs w:val="24"/>
            <w:rPrChange w:id="632" w:author="Zac" w:date="2015-11-05T01:28:00Z">
              <w:rPr>
                <w:szCs w:val="24"/>
              </w:rPr>
            </w:rPrChange>
          </w:rPr>
          <w:t>Module</w:t>
        </w:r>
        <w:r>
          <w:rPr>
            <w:szCs w:val="24"/>
          </w:rPr>
          <w:t>”</w:t>
        </w:r>
      </w:ins>
      <w:ins w:id="633" w:author="Zac" w:date="2015-11-05T01:29:00Z">
        <w:r>
          <w:rPr>
            <w:szCs w:val="24"/>
          </w:rPr>
          <w:t xml:space="preserve"> or</w:t>
        </w:r>
      </w:ins>
      <w:ins w:id="634" w:author="Zac" w:date="2015-11-05T01:26:00Z">
        <w:r>
          <w:rPr>
            <w:szCs w:val="24"/>
          </w:rPr>
          <w:t xml:space="preserve"> “</w:t>
        </w:r>
        <w:r w:rsidRPr="00ED0CCB">
          <w:rPr>
            <w:color w:val="FF0000"/>
            <w:szCs w:val="24"/>
            <w:rPrChange w:id="635" w:author="Zac" w:date="2015-11-05T01:29:00Z">
              <w:rPr>
                <w:szCs w:val="24"/>
              </w:rPr>
            </w:rPrChange>
          </w:rPr>
          <w:t>Extension</w:t>
        </w:r>
        <w:r>
          <w:rPr>
            <w:szCs w:val="24"/>
          </w:rPr>
          <w:t>”</w:t>
        </w:r>
      </w:ins>
      <w:ins w:id="636" w:author="Zac" w:date="2015-11-05T01:29:00Z">
        <w:r>
          <w:rPr>
            <w:szCs w:val="24"/>
          </w:rPr>
          <w:t>.</w:t>
        </w:r>
      </w:ins>
    </w:p>
    <w:p w14:paraId="3702A89D" w14:textId="77777777" w:rsidR="00752AD3" w:rsidRDefault="00752AD3">
      <w:pPr>
        <w:spacing w:before="200" w:after="200"/>
        <w:rPr>
          <w:ins w:id="637" w:author="Zac" w:date="2015-11-16T11:01:00Z"/>
          <w:b/>
          <w:sz w:val="32"/>
          <w:u w:val="single"/>
        </w:rPr>
      </w:pPr>
      <w:ins w:id="638" w:author="Zac" w:date="2015-11-16T11:01:00Z">
        <w:r>
          <w:br w:type="page"/>
        </w:r>
      </w:ins>
    </w:p>
    <w:p w14:paraId="4488B471" w14:textId="083366FD" w:rsidR="00752AD3" w:rsidRDefault="00752AD3">
      <w:pPr>
        <w:pStyle w:val="Heading2"/>
        <w:rPr>
          <w:ins w:id="639" w:author="Zac" w:date="2015-11-16T11:05:00Z"/>
          <w:color w:val="0070C0"/>
        </w:rPr>
        <w:pPrChange w:id="640" w:author="Zac" w:date="2015-11-16T11:01:00Z">
          <w:pPr>
            <w:keepNext/>
            <w:keepLines/>
          </w:pPr>
        </w:pPrChange>
      </w:pPr>
      <w:bookmarkStart w:id="641" w:name="_Toc435596036"/>
      <w:ins w:id="642" w:author="Zac" w:date="2015-11-16T11:01:00Z">
        <w:r w:rsidRPr="009B20B4">
          <w:rPr>
            <w:color w:val="0070C0"/>
            <w:rPrChange w:id="643" w:author="Zac" w:date="2015-11-16T11:05:00Z">
              <w:rPr/>
            </w:rPrChange>
          </w:rPr>
          <w:lastRenderedPageBreak/>
          <w:t>Integration Overview</w:t>
        </w:r>
      </w:ins>
      <w:bookmarkEnd w:id="641"/>
    </w:p>
    <w:p w14:paraId="106ADBEE" w14:textId="77777777" w:rsidR="009B20B4" w:rsidRDefault="009B20B4" w:rsidP="009B20B4">
      <w:pPr>
        <w:keepNext/>
        <w:keepLines/>
        <w:rPr>
          <w:ins w:id="644" w:author="Zac" w:date="2015-11-16T11:05:00Z"/>
          <w:noProof/>
        </w:rPr>
      </w:pPr>
      <w:bookmarkStart w:id="645" w:name="_Toc435434030"/>
      <w:ins w:id="646" w:author="Zac" w:date="2015-11-16T11:05:00Z">
        <w:r>
          <w:rPr>
            <w:noProof/>
          </w:rPr>
          <w:t>We call the process of building recommendations into a retailer’s site, “Integration”. There are several main steps to integrating a store with our service:</w:t>
        </w:r>
      </w:ins>
    </w:p>
    <w:p w14:paraId="6E83E19F" w14:textId="77777777" w:rsidR="009B20B4" w:rsidRPr="00AD3143" w:rsidRDefault="009B20B4" w:rsidP="009B20B4">
      <w:pPr>
        <w:keepNext/>
        <w:keepLines/>
        <w:rPr>
          <w:ins w:id="647" w:author="Zac" w:date="2015-11-16T11:05:00Z"/>
          <w:noProof/>
          <w:sz w:val="8"/>
          <w:szCs w:val="8"/>
        </w:rPr>
      </w:pPr>
    </w:p>
    <w:p w14:paraId="54737863" w14:textId="77777777" w:rsidR="009B20B4" w:rsidRDefault="009B20B4" w:rsidP="009B20B4">
      <w:pPr>
        <w:pStyle w:val="ListParagraph"/>
        <w:keepNext/>
        <w:keepLines/>
        <w:numPr>
          <w:ilvl w:val="0"/>
          <w:numId w:val="36"/>
        </w:numPr>
        <w:spacing w:after="0" w:line="276" w:lineRule="auto"/>
        <w:rPr>
          <w:ins w:id="648" w:author="Zac" w:date="2015-11-16T11:05:00Z"/>
          <w:noProof/>
        </w:rPr>
      </w:pPr>
      <w:ins w:id="649" w:author="Zac" w:date="2015-11-16T11:05:00Z">
        <w:r>
          <w:rPr>
            <w:noProof/>
          </w:rPr>
          <w:t xml:space="preserve">The first step is for the store owner to signup for the Boost service on our website at </w:t>
        </w:r>
        <w:r>
          <w:rPr>
            <w:noProof/>
          </w:rPr>
          <w:br/>
        </w:r>
        <w:r>
          <w:fldChar w:fldCharType="begin"/>
        </w:r>
        <w:r>
          <w:instrText xml:space="preserve"> HYPERLINK "http://www.4-tell.com/signup" </w:instrText>
        </w:r>
        <w:r>
          <w:fldChar w:fldCharType="separate"/>
        </w:r>
        <w:r w:rsidRPr="0031462B">
          <w:rPr>
            <w:rStyle w:val="Hyperlink"/>
            <w:noProof/>
          </w:rPr>
          <w:t>www.4-tell.com/signup</w:t>
        </w:r>
        <w:r>
          <w:rPr>
            <w:rStyle w:val="Hyperlink"/>
            <w:noProof/>
          </w:rPr>
          <w:fldChar w:fldCharType="end"/>
        </w:r>
        <w:r>
          <w:rPr>
            <w:noProof/>
          </w:rPr>
          <w:t xml:space="preserve">. The store owner will then receive a unique Client Alias and a Service Key to identify their store to our service. They will also work with our Account Management Team to establish a site plan that will be sent to them for approval. </w:t>
        </w:r>
      </w:ins>
    </w:p>
    <w:p w14:paraId="6CDE4FE5" w14:textId="77777777" w:rsidR="009B20B4" w:rsidRDefault="009B20B4" w:rsidP="009B20B4">
      <w:pPr>
        <w:keepNext/>
        <w:keepLines/>
        <w:spacing w:after="0"/>
        <w:ind w:left="360"/>
        <w:rPr>
          <w:ins w:id="650" w:author="Zac" w:date="2015-11-16T11:05:00Z"/>
          <w:noProof/>
        </w:rPr>
      </w:pPr>
    </w:p>
    <w:p w14:paraId="27ABED8B" w14:textId="77777777" w:rsidR="009B20B4" w:rsidRDefault="009B20B4" w:rsidP="009B20B4">
      <w:pPr>
        <w:pStyle w:val="ListParagraph"/>
        <w:keepNext/>
        <w:keepLines/>
        <w:numPr>
          <w:ilvl w:val="0"/>
          <w:numId w:val="36"/>
        </w:numPr>
        <w:spacing w:after="0" w:line="276" w:lineRule="auto"/>
        <w:rPr>
          <w:ins w:id="651" w:author="Zac" w:date="2015-11-16T11:05:00Z"/>
          <w:noProof/>
        </w:rPr>
      </w:pPr>
      <w:ins w:id="652" w:author="Zac" w:date="2015-11-16T11:05:00Z">
        <w:r>
          <w:rPr>
            <w:noProof/>
          </w:rPr>
          <w:t>Upon approval our Integration Team will do the work needed to add our recommendations to the store site.</w:t>
        </w:r>
      </w:ins>
    </w:p>
    <w:p w14:paraId="09C4AFD0" w14:textId="77777777" w:rsidR="009B20B4" w:rsidRDefault="009B20B4" w:rsidP="009B20B4">
      <w:pPr>
        <w:keepNext/>
        <w:keepLines/>
        <w:spacing w:after="0"/>
        <w:ind w:left="360"/>
        <w:rPr>
          <w:ins w:id="653" w:author="Zac" w:date="2015-11-16T11:05:00Z"/>
          <w:noProof/>
        </w:rPr>
      </w:pPr>
    </w:p>
    <w:p w14:paraId="59996885" w14:textId="77777777" w:rsidR="009B20B4" w:rsidRDefault="009B20B4" w:rsidP="009B20B4">
      <w:pPr>
        <w:pStyle w:val="ListParagraph"/>
        <w:keepNext/>
        <w:keepLines/>
        <w:numPr>
          <w:ilvl w:val="0"/>
          <w:numId w:val="36"/>
        </w:numPr>
        <w:spacing w:after="0" w:line="276" w:lineRule="auto"/>
        <w:rPr>
          <w:ins w:id="654" w:author="Zac" w:date="2015-11-16T11:05:00Z"/>
          <w:noProof/>
        </w:rPr>
      </w:pPr>
      <w:ins w:id="655" w:author="Zac" w:date="2015-11-16T11:05:00Z">
        <w:r>
          <w:rPr>
            <w:noProof/>
          </w:rPr>
          <w:t>In the situation where the store’s ecommerce platform supports an Installed Plugin, the store owner will receive instructions on how to install our plugin. They will install our plugin and enter their Client Alias and Service Key into the module settings.</w:t>
        </w:r>
      </w:ins>
    </w:p>
    <w:p w14:paraId="6D4BABBA" w14:textId="77777777" w:rsidR="009B20B4" w:rsidRDefault="009B20B4" w:rsidP="009B20B4">
      <w:pPr>
        <w:keepNext/>
        <w:keepLines/>
        <w:spacing w:after="0"/>
        <w:ind w:left="360"/>
        <w:rPr>
          <w:ins w:id="656" w:author="Zac" w:date="2015-11-16T11:05:00Z"/>
          <w:noProof/>
        </w:rPr>
      </w:pPr>
    </w:p>
    <w:p w14:paraId="0B07F09D" w14:textId="77777777" w:rsidR="009B20B4" w:rsidRDefault="009B20B4" w:rsidP="009B20B4">
      <w:pPr>
        <w:pStyle w:val="ListParagraph"/>
        <w:keepNext/>
        <w:keepLines/>
        <w:numPr>
          <w:ilvl w:val="0"/>
          <w:numId w:val="36"/>
        </w:numPr>
        <w:spacing w:after="0" w:line="276" w:lineRule="auto"/>
        <w:rPr>
          <w:ins w:id="657" w:author="Zac" w:date="2015-11-16T11:05:00Z"/>
          <w:noProof/>
        </w:rPr>
      </w:pPr>
      <w:ins w:id="658" w:author="Zac" w:date="2015-11-16T11:05:00Z">
        <w:r>
          <w:rPr>
            <w:noProof/>
          </w:rPr>
          <w:t xml:space="preserve">In the situation where the store’s ecommerce platform does not support an Installed Plugin, the store owner will enter all credentials needed  by our Direct API Implementaion (usually an API key and API user name) into our Dashboard. </w:t>
        </w:r>
      </w:ins>
    </w:p>
    <w:p w14:paraId="4AA67C0B" w14:textId="77777777" w:rsidR="009B20B4" w:rsidRDefault="009B20B4" w:rsidP="009B20B4">
      <w:pPr>
        <w:keepNext/>
        <w:keepLines/>
        <w:spacing w:after="0"/>
        <w:ind w:left="360"/>
        <w:rPr>
          <w:ins w:id="659" w:author="Zac" w:date="2015-11-16T11:05:00Z"/>
          <w:noProof/>
        </w:rPr>
      </w:pPr>
    </w:p>
    <w:p w14:paraId="6FF196FF" w14:textId="77777777" w:rsidR="009B20B4" w:rsidRDefault="009B20B4" w:rsidP="009B20B4">
      <w:pPr>
        <w:pStyle w:val="ListParagraph"/>
        <w:keepNext/>
        <w:keepLines/>
        <w:numPr>
          <w:ilvl w:val="0"/>
          <w:numId w:val="36"/>
        </w:numPr>
        <w:spacing w:after="0" w:line="276" w:lineRule="auto"/>
        <w:rPr>
          <w:ins w:id="660" w:author="Zac" w:date="2015-11-16T11:05:00Z"/>
          <w:noProof/>
        </w:rPr>
      </w:pPr>
      <w:ins w:id="661" w:author="Zac" w:date="2015-11-16T11:05:00Z">
        <w:r>
          <w:rPr>
            <w:noProof/>
          </w:rPr>
          <w:t>In either case, our Extractor will pull the catalog, sales, and customer data needed to build an initial set of base recommendations. These results will be immediately available in our Boost Dashboard® for review, and the store owner can make business rule adjustments to best match their own merchandizing practices.</w:t>
        </w:r>
        <w:r w:rsidRPr="00EE0BCD">
          <w:rPr>
            <w:noProof/>
          </w:rPr>
          <w:t xml:space="preserve"> </w:t>
        </w:r>
        <w:r>
          <w:rPr>
            <w:noProof/>
          </w:rPr>
          <w:t>Recommendations will also be available in our Boost Web Service, waiting for calls from the retailer’s web pages and/or emails requesting recommendations to be displayed.</w:t>
        </w:r>
      </w:ins>
    </w:p>
    <w:p w14:paraId="223AAF26" w14:textId="77777777" w:rsidR="009B20B4" w:rsidRDefault="009B20B4" w:rsidP="009B20B4">
      <w:pPr>
        <w:keepNext/>
        <w:keepLines/>
        <w:spacing w:after="0"/>
        <w:rPr>
          <w:ins w:id="662" w:author="Zac" w:date="2015-11-16T11:05:00Z"/>
          <w:noProof/>
        </w:rPr>
      </w:pPr>
    </w:p>
    <w:p w14:paraId="405DF7AE" w14:textId="77777777" w:rsidR="009B20B4" w:rsidRDefault="009B20B4" w:rsidP="009B20B4">
      <w:pPr>
        <w:pStyle w:val="ListParagraph"/>
        <w:keepNext/>
        <w:keepLines/>
        <w:numPr>
          <w:ilvl w:val="0"/>
          <w:numId w:val="36"/>
        </w:numPr>
        <w:spacing w:after="0" w:line="276" w:lineRule="auto"/>
        <w:rPr>
          <w:ins w:id="663" w:author="Zac" w:date="2015-11-16T11:06:00Z"/>
          <w:noProof/>
        </w:rPr>
      </w:pPr>
      <w:ins w:id="664" w:author="Zac" w:date="2015-11-16T11:05:00Z">
        <w:r>
          <w:rPr>
            <w:noProof/>
          </w:rPr>
          <w:t xml:space="preserve">Integration will include the introduction of a small amount of JavaScript added to the store’s main site frame template. After the store owner approves the site plan, we will activate the display settings on our service. </w:t>
        </w:r>
      </w:ins>
    </w:p>
    <w:p w14:paraId="45126001" w14:textId="77777777" w:rsidR="009B20B4" w:rsidRDefault="009B20B4">
      <w:pPr>
        <w:pStyle w:val="ListParagraph"/>
        <w:rPr>
          <w:ins w:id="665" w:author="Zac" w:date="2015-11-16T11:06:00Z"/>
          <w:noProof/>
        </w:rPr>
        <w:pPrChange w:id="666" w:author="Zac" w:date="2015-11-16T11:06:00Z">
          <w:pPr>
            <w:pStyle w:val="ListParagraph"/>
            <w:keepNext/>
            <w:keepLines/>
            <w:numPr>
              <w:numId w:val="36"/>
            </w:numPr>
            <w:spacing w:after="0" w:line="276" w:lineRule="auto"/>
            <w:ind w:hanging="360"/>
          </w:pPr>
        </w:pPrChange>
      </w:pPr>
    </w:p>
    <w:p w14:paraId="4AB309A1" w14:textId="0EE79404" w:rsidR="00D47BD1" w:rsidRPr="009B20B4" w:rsidDel="00752AD3" w:rsidRDefault="009B20B4">
      <w:pPr>
        <w:pStyle w:val="ListParagraph"/>
        <w:keepNext/>
        <w:keepLines/>
        <w:numPr>
          <w:ilvl w:val="0"/>
          <w:numId w:val="36"/>
        </w:numPr>
        <w:spacing w:after="0" w:line="276" w:lineRule="auto"/>
        <w:rPr>
          <w:del w:id="667" w:author="Zac" w:date="2015-11-16T10:59:00Z"/>
          <w:noProof/>
          <w:rPrChange w:id="668" w:author="Zac" w:date="2015-11-16T11:06:00Z">
            <w:rPr>
              <w:del w:id="669" w:author="Zac" w:date="2015-11-16T10:59:00Z"/>
            </w:rPr>
          </w:rPrChange>
        </w:rPr>
        <w:pPrChange w:id="670" w:author="Zac" w:date="2015-11-16T11:06:00Z">
          <w:pPr>
            <w:pStyle w:val="Heading2"/>
            <w:spacing w:line="276" w:lineRule="auto"/>
          </w:pPr>
        </w:pPrChange>
      </w:pPr>
      <w:ins w:id="671" w:author="Zac" w:date="2015-11-16T11:06:00Z">
        <w:r>
          <w:rPr>
            <w:noProof/>
          </w:rPr>
          <w:t>When a shopper opens a retailer’s page, our JavaScript on that page will call our Boost Web Service to get recommendations, with different options requested depending on the information available for the user and page being viewed. Our web service will return the requested number of recommended products, and our javaScript on the page will display the recommendations.</w:t>
        </w:r>
      </w:ins>
      <w:del w:id="672" w:author="Zac" w:date="2015-11-02T08:35:00Z">
        <w:r w:rsidR="000A4B07" w:rsidRPr="009B20B4" w:rsidDel="0006783C">
          <w:rPr>
            <w:color w:val="0070C0"/>
            <w:rPrChange w:id="673" w:author="Zac" w:date="2015-11-16T11:06:00Z">
              <w:rPr/>
            </w:rPrChange>
          </w:rPr>
          <w:delText>Setup</w:delText>
        </w:r>
      </w:del>
      <w:bookmarkEnd w:id="645"/>
      <w:del w:id="674" w:author="Zac" w:date="2015-11-02T00:55:00Z">
        <w:r w:rsidR="00D47BD1" w:rsidRPr="00752AD3" w:rsidDel="00B615D5">
          <w:rPr>
            <w:noProof/>
            <w:rPrChange w:id="675" w:author="Zac" w:date="2015-11-16T10:59:00Z">
              <w:rPr/>
            </w:rPrChange>
          </w:rPr>
          <w:delText xml:space="preserve"> </w:delText>
        </w:r>
        <w:bookmarkEnd w:id="370"/>
        <w:r w:rsidR="00D47BD1" w:rsidRPr="00752AD3" w:rsidDel="00B615D5">
          <w:rPr>
            <w:noProof/>
            <w:rPrChange w:id="676" w:author="Zac" w:date="2015-11-16T10:59:00Z">
              <w:rPr/>
            </w:rPrChange>
          </w:rPr>
          <w:delText>Overview</w:delText>
        </w:r>
        <w:r w:rsidR="000A4B07" w:rsidRPr="00752AD3" w:rsidDel="00B615D5">
          <w:rPr>
            <w:noProof/>
            <w:rPrChange w:id="677" w:author="Zac" w:date="2015-11-16T10:59:00Z">
              <w:rPr/>
            </w:rPrChange>
          </w:rPr>
          <w:delText xml:space="preserve"> (for the Retailer)</w:delText>
        </w:r>
      </w:del>
    </w:p>
    <w:p w14:paraId="712D2913" w14:textId="40CA2F3D" w:rsidR="00021C8D" w:rsidRPr="00021C8D" w:rsidDel="009B20B4" w:rsidRDefault="000A4B07">
      <w:pPr>
        <w:pStyle w:val="ListParagraph"/>
        <w:rPr>
          <w:del w:id="678" w:author="Zac" w:date="2015-11-16T11:05:00Z"/>
          <w:noProof/>
          <w:sz w:val="8"/>
          <w:szCs w:val="8"/>
          <w:rPrChange w:id="679" w:author="Zac" w:date="2015-11-05T01:42:00Z">
            <w:rPr>
              <w:del w:id="680" w:author="Zac" w:date="2015-11-16T11:05:00Z"/>
              <w:noProof/>
            </w:rPr>
          </w:rPrChange>
        </w:rPr>
        <w:pPrChange w:id="681" w:author="Zac" w:date="2015-11-16T11:06:00Z">
          <w:pPr>
            <w:keepNext/>
            <w:keepLines/>
          </w:pPr>
        </w:pPrChange>
      </w:pPr>
      <w:del w:id="682" w:author="Zac" w:date="2015-11-16T11:05:00Z">
        <w:r w:rsidDel="009B20B4">
          <w:rPr>
            <w:noProof/>
          </w:rPr>
          <w:delText>There are</w:delText>
        </w:r>
        <w:r w:rsidR="00D47BD1" w:rsidDel="009B20B4">
          <w:rPr>
            <w:noProof/>
          </w:rPr>
          <w:delText xml:space="preserve"> </w:delText>
        </w:r>
      </w:del>
      <w:del w:id="683" w:author="Zac" w:date="2015-11-05T01:38:00Z">
        <w:r w:rsidR="00D47BD1" w:rsidDel="009D1D18">
          <w:rPr>
            <w:noProof/>
          </w:rPr>
          <w:delText xml:space="preserve">three </w:delText>
        </w:r>
      </w:del>
      <w:del w:id="684" w:author="Zac" w:date="2015-11-16T11:05:00Z">
        <w:r w:rsidR="00D47BD1" w:rsidDel="009B20B4">
          <w:rPr>
            <w:noProof/>
          </w:rPr>
          <w:delText>steps to integrating a</w:delText>
        </w:r>
        <w:r w:rsidR="00A500FD" w:rsidDel="009B20B4">
          <w:rPr>
            <w:noProof/>
          </w:rPr>
          <w:delText xml:space="preserve"> </w:delText>
        </w:r>
        <w:r w:rsidR="00D47BD1" w:rsidDel="009B20B4">
          <w:rPr>
            <w:noProof/>
          </w:rPr>
          <w:delText>store with our service:</w:delText>
        </w:r>
      </w:del>
    </w:p>
    <w:p w14:paraId="13EE0E2D" w14:textId="548ACC1A" w:rsidR="0006783C" w:rsidDel="009B20B4" w:rsidRDefault="00D47BD1">
      <w:pPr>
        <w:pStyle w:val="ListParagraph"/>
        <w:rPr>
          <w:del w:id="685" w:author="Zac" w:date="2015-11-16T11:05:00Z"/>
          <w:noProof/>
        </w:rPr>
        <w:pPrChange w:id="686" w:author="Zac" w:date="2015-11-16T11:06:00Z">
          <w:pPr>
            <w:pStyle w:val="ListParagraph"/>
            <w:keepNext/>
            <w:keepLines/>
            <w:numPr>
              <w:numId w:val="36"/>
            </w:numPr>
            <w:spacing w:before="120" w:after="200" w:line="276" w:lineRule="auto"/>
            <w:ind w:hanging="360"/>
          </w:pPr>
        </w:pPrChange>
      </w:pPr>
      <w:del w:id="687" w:author="Zac" w:date="2015-11-16T11:05:00Z">
        <w:r w:rsidDel="009B20B4">
          <w:rPr>
            <w:noProof/>
          </w:rPr>
          <w:delText xml:space="preserve">The first step is for the store owner to signup for the Boost service on our website at </w:delText>
        </w:r>
        <w:r w:rsidDel="009B20B4">
          <w:rPr>
            <w:noProof/>
          </w:rPr>
          <w:br/>
        </w:r>
        <w:r w:rsidR="00A901A1" w:rsidDel="009B20B4">
          <w:fldChar w:fldCharType="begin"/>
        </w:r>
        <w:r w:rsidR="00A901A1" w:rsidDel="009B20B4">
          <w:delInstrText xml:space="preserve"> HYPERLINK "http://www.4-tell.com/signup" </w:delInstrText>
        </w:r>
        <w:r w:rsidR="00A901A1" w:rsidDel="009B20B4">
          <w:fldChar w:fldCharType="separate"/>
        </w:r>
        <w:r w:rsidRPr="0031462B" w:rsidDel="009B20B4">
          <w:rPr>
            <w:rStyle w:val="Hyperlink"/>
            <w:noProof/>
          </w:rPr>
          <w:delText>www.4-tell.com/signup</w:delText>
        </w:r>
        <w:r w:rsidR="00A901A1" w:rsidDel="009B20B4">
          <w:rPr>
            <w:rStyle w:val="Hyperlink"/>
            <w:noProof/>
          </w:rPr>
          <w:fldChar w:fldCharType="end"/>
        </w:r>
        <w:r w:rsidDel="009B20B4">
          <w:rPr>
            <w:noProof/>
          </w:rPr>
          <w:delText xml:space="preserve">. The store owner will then receive a unique Client Alias and a Service Key to identify their store to our service. They will </w:delText>
        </w:r>
      </w:del>
      <w:del w:id="688" w:author="Zac" w:date="2015-11-05T01:35:00Z">
        <w:r w:rsidDel="009D1D18">
          <w:rPr>
            <w:noProof/>
          </w:rPr>
          <w:delText xml:space="preserve">also receive a site plan </w:delText>
        </w:r>
      </w:del>
      <w:del w:id="689" w:author="Zac" w:date="2015-11-16T11:05:00Z">
        <w:r w:rsidDel="009B20B4">
          <w:rPr>
            <w:noProof/>
          </w:rPr>
          <w:delText>for approval</w:delText>
        </w:r>
      </w:del>
      <w:del w:id="690" w:author="Zac" w:date="2015-11-05T01:33:00Z">
        <w:r w:rsidDel="009D1D18">
          <w:rPr>
            <w:noProof/>
          </w:rPr>
          <w:delText>, and</w:delText>
        </w:r>
      </w:del>
      <w:del w:id="691" w:author="Zac" w:date="2015-11-05T01:32:00Z">
        <w:r w:rsidDel="009D1D18">
          <w:rPr>
            <w:noProof/>
          </w:rPr>
          <w:delText xml:space="preserve"> instructions on steps to install our</w:delText>
        </w:r>
        <w:r w:rsidR="00A500FD" w:rsidDel="009D1D18">
          <w:rPr>
            <w:noProof/>
          </w:rPr>
          <w:delText xml:space="preserve"> </w:delText>
        </w:r>
      </w:del>
      <w:del w:id="692" w:author="Zac" w:date="2015-11-05T01:31:00Z">
        <w:r w:rsidDel="009D1D18">
          <w:rPr>
            <w:noProof/>
          </w:rPr>
          <w:delText>module</w:delText>
        </w:r>
      </w:del>
      <w:del w:id="693" w:author="Zac" w:date="2015-11-05T01:33:00Z">
        <w:r w:rsidDel="009D1D18">
          <w:rPr>
            <w:noProof/>
          </w:rPr>
          <w:delText>.</w:delText>
        </w:r>
      </w:del>
      <w:del w:id="694" w:author="Zac" w:date="2015-11-16T11:05:00Z">
        <w:r w:rsidDel="009B20B4">
          <w:rPr>
            <w:noProof/>
          </w:rPr>
          <w:delText xml:space="preserve"> </w:delText>
        </w:r>
      </w:del>
    </w:p>
    <w:p w14:paraId="2EA29BAE" w14:textId="277AE5F5" w:rsidR="0006783C" w:rsidDel="009B20B4" w:rsidRDefault="003A03E6">
      <w:pPr>
        <w:pStyle w:val="ListParagraph"/>
        <w:rPr>
          <w:del w:id="695" w:author="Zac" w:date="2015-11-16T11:05:00Z"/>
          <w:noProof/>
        </w:rPr>
        <w:pPrChange w:id="696" w:author="Zac" w:date="2015-11-16T11:06:00Z">
          <w:pPr>
            <w:pStyle w:val="ListParagraph"/>
            <w:keepNext/>
            <w:keepLines/>
            <w:numPr>
              <w:numId w:val="36"/>
            </w:numPr>
            <w:spacing w:before="120" w:after="200" w:line="276" w:lineRule="auto"/>
            <w:ind w:hanging="360"/>
          </w:pPr>
        </w:pPrChange>
      </w:pPr>
      <w:ins w:id="697" w:author="Neil Lofgren" w:date="2015-11-15T23:46:00Z">
        <w:del w:id="698" w:author="Zac" w:date="2015-11-16T11:05:00Z">
          <w:r w:rsidDel="009B20B4">
            <w:rPr>
              <w:noProof/>
            </w:rPr>
            <w:delText>,</w:delText>
          </w:r>
        </w:del>
      </w:ins>
      <w:del w:id="699" w:author="Zac" w:date="2015-11-02T00:57:00Z">
        <w:r w:rsidR="00D47BD1" w:rsidDel="00B615D5">
          <w:rPr>
            <w:noProof/>
          </w:rPr>
          <w:delText>T</w:delText>
        </w:r>
      </w:del>
      <w:del w:id="700" w:author="Zac" w:date="2015-11-16T11:05:00Z">
        <w:r w:rsidR="00D47BD1" w:rsidDel="009B20B4">
          <w:rPr>
            <w:noProof/>
          </w:rPr>
          <w:delText xml:space="preserve">he store owner will </w:delText>
        </w:r>
      </w:del>
      <w:ins w:id="701" w:author="Neil Lofgren" w:date="2015-11-15T23:45:00Z">
        <w:del w:id="702" w:author="Zac" w:date="2015-11-16T11:05:00Z">
          <w:r w:rsidDel="009B20B4">
            <w:rPr>
              <w:noProof/>
            </w:rPr>
            <w:delText xml:space="preserve"> They will install our plugin and enter their Client Alias and Service Key into the module settings.does not </w:delText>
          </w:r>
        </w:del>
      </w:ins>
      <w:ins w:id="703" w:author="Neil Lofgren" w:date="2015-11-15T23:46:00Z">
        <w:del w:id="704" w:author="Zac" w:date="2015-11-16T11:05:00Z">
          <w:r w:rsidDel="009B20B4">
            <w:rPr>
              <w:noProof/>
            </w:rPr>
            <w:delText>,</w:delText>
          </w:r>
        </w:del>
      </w:ins>
      <w:del w:id="705" w:author="Zac" w:date="2015-11-16T11:05:00Z">
        <w:r w:rsidR="00D47BD1" w:rsidDel="009B20B4">
          <w:rPr>
            <w:noProof/>
          </w:rPr>
          <w:delText>install our module and enter their Client Alias and Service Key into the module settings</w:delText>
        </w:r>
        <w:r w:rsidR="0077716D" w:rsidDel="009B20B4">
          <w:rPr>
            <w:noProof/>
          </w:rPr>
          <w:delText xml:space="preserve">, or they will enter </w:delText>
        </w:r>
      </w:del>
      <w:ins w:id="706" w:author="Neil Lofgren" w:date="2015-11-15T23:46:00Z">
        <w:del w:id="707" w:author="Zac" w:date="2015-11-16T11:05:00Z">
          <w:r w:rsidDel="009B20B4">
            <w:rPr>
              <w:noProof/>
            </w:rPr>
            <w:delText xml:space="preserve">all credentials needed  by our Direct </w:delText>
          </w:r>
        </w:del>
      </w:ins>
      <w:ins w:id="708" w:author="Neil Lofgren" w:date="2015-11-15T23:47:00Z">
        <w:del w:id="709" w:author="Zac" w:date="2015-11-16T11:05:00Z">
          <w:r w:rsidDel="009B20B4">
            <w:rPr>
              <w:noProof/>
            </w:rPr>
            <w:delText xml:space="preserve">API Implementaion (usually </w:delText>
          </w:r>
        </w:del>
      </w:ins>
      <w:del w:id="710" w:author="Zac" w:date="2015-11-16T11:05:00Z">
        <w:r w:rsidR="0077716D" w:rsidDel="009B20B4">
          <w:rPr>
            <w:noProof/>
          </w:rPr>
          <w:delText>an API key</w:delText>
        </w:r>
      </w:del>
      <w:ins w:id="711" w:author="Neil Lofgren" w:date="2015-11-15T23:48:00Z">
        <w:del w:id="712" w:author="Zac" w:date="2015-11-16T11:05:00Z">
          <w:r w:rsidDel="009B20B4">
            <w:rPr>
              <w:noProof/>
            </w:rPr>
            <w:delText xml:space="preserve"> and API user name</w:delText>
          </w:r>
        </w:del>
      </w:ins>
      <w:ins w:id="713" w:author="Neil Lofgren" w:date="2015-11-15T23:47:00Z">
        <w:del w:id="714" w:author="Zac" w:date="2015-11-16T11:05:00Z">
          <w:r w:rsidDel="009B20B4">
            <w:rPr>
              <w:noProof/>
            </w:rPr>
            <w:delText>)</w:delText>
          </w:r>
        </w:del>
      </w:ins>
      <w:del w:id="715" w:author="Zac" w:date="2015-11-16T11:05:00Z">
        <w:r w:rsidR="0077716D" w:rsidDel="009B20B4">
          <w:rPr>
            <w:noProof/>
          </w:rPr>
          <w:delText xml:space="preserve"> into our Dashboard</w:delText>
        </w:r>
        <w:r w:rsidR="00D47BD1" w:rsidDel="009B20B4">
          <w:rPr>
            <w:noProof/>
          </w:rPr>
          <w:delText xml:space="preserve">. </w:delText>
        </w:r>
      </w:del>
      <w:del w:id="716" w:author="Zac" w:date="2015-11-02T08:35:00Z">
        <w:r w:rsidR="0077716D" w:rsidDel="0006783C">
          <w:rPr>
            <w:noProof/>
          </w:rPr>
          <w:delText>T</w:delText>
        </w:r>
        <w:r w:rsidR="00D47BD1" w:rsidDel="0006783C">
          <w:rPr>
            <w:noProof/>
          </w:rPr>
          <w:delText xml:space="preserve">he module </w:delText>
        </w:r>
        <w:r w:rsidR="0077716D" w:rsidDel="0006783C">
          <w:rPr>
            <w:noProof/>
          </w:rPr>
          <w:delText xml:space="preserve">is used </w:delText>
        </w:r>
        <w:r w:rsidR="00D47BD1" w:rsidDel="0006783C">
          <w:rPr>
            <w:noProof/>
          </w:rPr>
          <w:delText>to extract catalog</w:delText>
        </w:r>
        <w:r w:rsidR="0077716D" w:rsidDel="0006783C">
          <w:rPr>
            <w:noProof/>
          </w:rPr>
          <w:delText>, customer</w:delText>
        </w:r>
        <w:r w:rsidR="00D47BD1" w:rsidDel="0006783C">
          <w:rPr>
            <w:noProof/>
          </w:rPr>
          <w:delText xml:space="preserve"> and sales information </w:delText>
        </w:r>
        <w:r w:rsidR="0077716D" w:rsidDel="0006783C">
          <w:rPr>
            <w:noProof/>
          </w:rPr>
          <w:delText xml:space="preserve">so that we can generate </w:delText>
        </w:r>
        <w:r w:rsidR="00D47BD1" w:rsidDel="0006783C">
          <w:rPr>
            <w:noProof/>
          </w:rPr>
          <w:delText>ecommendations tables.</w:delText>
        </w:r>
      </w:del>
    </w:p>
    <w:p w14:paraId="0499083B" w14:textId="0963D034" w:rsidR="003A03E6" w:rsidDel="009B20B4" w:rsidRDefault="003A03E6">
      <w:pPr>
        <w:pStyle w:val="ListParagraph"/>
        <w:rPr>
          <w:ins w:id="717" w:author="Neil Lofgren" w:date="2015-11-15T23:48:00Z"/>
          <w:del w:id="718" w:author="Zac" w:date="2015-11-16T11:05:00Z"/>
          <w:noProof/>
        </w:rPr>
        <w:pPrChange w:id="719" w:author="Zac" w:date="2015-11-16T11:06:00Z">
          <w:pPr>
            <w:pStyle w:val="ListParagraph"/>
            <w:keepNext/>
            <w:keepLines/>
            <w:numPr>
              <w:numId w:val="36"/>
            </w:numPr>
            <w:spacing w:before="120" w:after="200" w:line="276" w:lineRule="auto"/>
            <w:ind w:hanging="360"/>
          </w:pPr>
        </w:pPrChange>
      </w:pPr>
      <w:ins w:id="720" w:author="Neil Lofgren" w:date="2015-11-15T23:48:00Z">
        <w:del w:id="721" w:author="Zac" w:date="2015-11-16T11:05:00Z">
          <w:r w:rsidDel="009B20B4">
            <w:rPr>
              <w:noProof/>
            </w:rPr>
            <w:delText xml:space="preserve">In either case, our Extractor will pull the catalog, sales, and customer data needed to </w:delText>
          </w:r>
        </w:del>
      </w:ins>
      <w:ins w:id="722" w:author="Neil Lofgren" w:date="2015-11-15T23:49:00Z">
        <w:del w:id="723" w:author="Zac" w:date="2015-11-16T11:05:00Z">
          <w:r w:rsidR="00EE0BCD" w:rsidDel="009B20B4">
            <w:rPr>
              <w:noProof/>
            </w:rPr>
            <w:delText>build an initial set of base recommendations. These results will be immediately available in our Boost Dashboard</w:delText>
          </w:r>
        </w:del>
      </w:ins>
      <w:ins w:id="724" w:author="Neil Lofgren" w:date="2015-11-15T23:50:00Z">
        <w:del w:id="725" w:author="Zac" w:date="2015-11-16T11:05:00Z">
          <w:r w:rsidR="00EE0BCD" w:rsidDel="009B20B4">
            <w:rPr>
              <w:noProof/>
            </w:rPr>
            <w:delText>® for review, and the store owner can make business rule adjustments to best match their own merchandizing practices.</w:delText>
          </w:r>
        </w:del>
      </w:ins>
      <w:ins w:id="726" w:author="Neil Lofgren" w:date="2015-11-15T23:54:00Z">
        <w:del w:id="727" w:author="Zac" w:date="2015-11-16T11:05:00Z">
          <w:r w:rsidR="00EE0BCD" w:rsidRPr="00EE0BCD" w:rsidDel="009B20B4">
            <w:rPr>
              <w:noProof/>
            </w:rPr>
            <w:delText xml:space="preserve"> </w:delText>
          </w:r>
          <w:r w:rsidR="00EE0BCD" w:rsidDel="009B20B4">
            <w:rPr>
              <w:noProof/>
            </w:rPr>
            <w:delText xml:space="preserve">Recommendations will also be available in our </w:delText>
          </w:r>
        </w:del>
      </w:ins>
      <w:ins w:id="728" w:author="Neil Lofgren" w:date="2015-11-15T23:55:00Z">
        <w:del w:id="729" w:author="Zac" w:date="2015-11-16T11:05:00Z">
          <w:r w:rsidR="00EE0BCD" w:rsidDel="009B20B4">
            <w:rPr>
              <w:noProof/>
            </w:rPr>
            <w:delText>Boost Web</w:delText>
          </w:r>
        </w:del>
      </w:ins>
      <w:ins w:id="730" w:author="Neil Lofgren" w:date="2015-11-15T23:54:00Z">
        <w:del w:id="731" w:author="Zac" w:date="2015-11-16T11:05:00Z">
          <w:r w:rsidR="00EE0BCD" w:rsidDel="009B20B4">
            <w:rPr>
              <w:noProof/>
            </w:rPr>
            <w:delText xml:space="preserve"> Service, waiting for calls from the retailer’s web pages and/or emails requesting recommendations to be displa</w:delText>
          </w:r>
        </w:del>
      </w:ins>
      <w:ins w:id="732" w:author="Neil Lofgren" w:date="2015-11-15T23:55:00Z">
        <w:del w:id="733" w:author="Zac" w:date="2015-11-16T11:05:00Z">
          <w:r w:rsidR="00EE0BCD" w:rsidDel="009B20B4">
            <w:rPr>
              <w:noProof/>
            </w:rPr>
            <w:delText>y</w:delText>
          </w:r>
        </w:del>
      </w:ins>
      <w:ins w:id="734" w:author="Neil Lofgren" w:date="2015-11-15T23:54:00Z">
        <w:del w:id="735" w:author="Zac" w:date="2015-11-16T11:05:00Z">
          <w:r w:rsidR="00EE0BCD" w:rsidDel="009B20B4">
            <w:rPr>
              <w:noProof/>
            </w:rPr>
            <w:delText>ed.</w:delText>
          </w:r>
        </w:del>
      </w:ins>
    </w:p>
    <w:p w14:paraId="7DDD6831" w14:textId="553715A2" w:rsidR="003A03E6" w:rsidDel="009B20B4" w:rsidRDefault="003A03E6">
      <w:pPr>
        <w:pStyle w:val="ListParagraph"/>
        <w:rPr>
          <w:ins w:id="736" w:author="Neil Lofgren" w:date="2015-11-15T23:48:00Z"/>
          <w:del w:id="737" w:author="Zac" w:date="2015-11-16T11:05:00Z"/>
          <w:noProof/>
        </w:rPr>
        <w:pPrChange w:id="738" w:author="Zac" w:date="2015-11-16T11:06:00Z">
          <w:pPr>
            <w:pStyle w:val="ListParagraph"/>
            <w:keepNext/>
            <w:keepLines/>
            <w:numPr>
              <w:numId w:val="36"/>
            </w:numPr>
            <w:spacing w:after="0" w:line="276" w:lineRule="auto"/>
            <w:ind w:hanging="360"/>
          </w:pPr>
        </w:pPrChange>
      </w:pPr>
    </w:p>
    <w:p w14:paraId="3420A483" w14:textId="57DED0F0" w:rsidR="0006783C" w:rsidDel="009B20B4" w:rsidRDefault="00D47BD1">
      <w:pPr>
        <w:pStyle w:val="ListParagraph"/>
        <w:rPr>
          <w:del w:id="739" w:author="Zac" w:date="2015-11-16T11:05:00Z"/>
          <w:noProof/>
        </w:rPr>
        <w:pPrChange w:id="740" w:author="Zac" w:date="2015-11-16T11:06:00Z">
          <w:pPr>
            <w:pStyle w:val="ListParagraph"/>
            <w:keepNext/>
            <w:keepLines/>
            <w:numPr>
              <w:numId w:val="36"/>
            </w:numPr>
            <w:spacing w:before="120" w:after="200" w:line="276" w:lineRule="auto"/>
            <w:ind w:hanging="360"/>
          </w:pPr>
        </w:pPrChange>
      </w:pPr>
      <w:del w:id="741" w:author="Zac" w:date="2015-11-05T01:44:00Z">
        <w:r w:rsidDel="00021C8D">
          <w:rPr>
            <w:noProof/>
          </w:rPr>
          <w:delText xml:space="preserve">Installation of our </w:delText>
        </w:r>
      </w:del>
      <w:del w:id="742" w:author="Zac" w:date="2015-11-05T01:20:00Z">
        <w:r w:rsidDel="00B65A59">
          <w:rPr>
            <w:noProof/>
          </w:rPr>
          <w:delText xml:space="preserve">module </w:delText>
        </w:r>
      </w:del>
      <w:del w:id="743" w:author="Zac" w:date="2015-11-16T11:05:00Z">
        <w:r w:rsidDel="009B20B4">
          <w:rPr>
            <w:noProof/>
          </w:rPr>
          <w:delText xml:space="preserve">will include a small amount of JavaScript added to the main site frame template. After the store owner approves the site plan, we will activate the display settings on our service. </w:delText>
        </w:r>
      </w:del>
    </w:p>
    <w:p w14:paraId="4FC17275" w14:textId="2D3975D9" w:rsidR="00D47BD1" w:rsidRPr="00F94A22" w:rsidDel="009B20B4" w:rsidRDefault="00D47BD1">
      <w:pPr>
        <w:pStyle w:val="ListParagraph"/>
        <w:rPr>
          <w:del w:id="744" w:author="Zac" w:date="2015-11-16T11:05:00Z"/>
          <w:noProof/>
        </w:rPr>
        <w:pPrChange w:id="745" w:author="Zac" w:date="2015-11-16T11:06:00Z">
          <w:pPr>
            <w:keepNext/>
            <w:keepLines/>
          </w:pPr>
        </w:pPrChange>
      </w:pPr>
      <w:del w:id="746" w:author="Zac" w:date="2015-11-16T11:05:00Z">
        <w:r w:rsidDel="009B20B4">
          <w:rPr>
            <w:noProof/>
          </w:rPr>
          <w:delText xml:space="preserve">Recommendations will immediately be ready on our server, waiting for calls from their page templates. </w:delText>
        </w:r>
      </w:del>
      <w:ins w:id="747" w:author="Neil Lofgren" w:date="2015-11-15T23:44:00Z">
        <w:del w:id="748" w:author="Zac" w:date="2015-11-16T11:05:00Z">
          <w:r w:rsidR="003A03E6" w:rsidDel="009B20B4">
            <w:rPr>
              <w:noProof/>
            </w:rPr>
            <w:delText>W</w:delText>
          </w:r>
        </w:del>
      </w:ins>
      <w:del w:id="749" w:author="Zac" w:date="2015-11-02T01:10:00Z">
        <w:r w:rsidDel="00EB565B">
          <w:rPr>
            <w:noProof/>
          </w:rPr>
          <w:delText>W</w:delText>
        </w:r>
      </w:del>
      <w:del w:id="750" w:author="Zac" w:date="2015-11-16T11:05:00Z">
        <w:r w:rsidDel="009B20B4">
          <w:rPr>
            <w:noProof/>
          </w:rPr>
          <w:delText xml:space="preserve">hen a </w:delText>
        </w:r>
        <w:r w:rsidR="00CB70EC" w:rsidDel="009B20B4">
          <w:rPr>
            <w:noProof/>
          </w:rPr>
          <w:delText>shopper</w:delText>
        </w:r>
        <w:r w:rsidDel="009B20B4">
          <w:rPr>
            <w:noProof/>
          </w:rPr>
          <w:delText xml:space="preserve"> opens a </w:delText>
        </w:r>
      </w:del>
      <w:del w:id="751" w:author="Zac" w:date="2015-10-22T09:14:00Z">
        <w:r w:rsidDel="00213DCC">
          <w:rPr>
            <w:noProof/>
          </w:rPr>
          <w:delText xml:space="preserve">web </w:delText>
        </w:r>
      </w:del>
      <w:del w:id="752" w:author="Zac" w:date="2015-11-16T11:05:00Z">
        <w:r w:rsidDel="009B20B4">
          <w:rPr>
            <w:noProof/>
          </w:rPr>
          <w:delText>page, our JavaScript on th</w:delText>
        </w:r>
      </w:del>
      <w:del w:id="753" w:author="Zac" w:date="2015-10-22T09:14:00Z">
        <w:r w:rsidDel="00213DCC">
          <w:rPr>
            <w:noProof/>
          </w:rPr>
          <w:delText>e</w:delText>
        </w:r>
      </w:del>
      <w:del w:id="754" w:author="Zac" w:date="2015-11-16T11:05:00Z">
        <w:r w:rsidDel="009B20B4">
          <w:rPr>
            <w:noProof/>
          </w:rPr>
          <w:delText xml:space="preserve"> page will call our Boost </w:delText>
        </w:r>
        <w:r w:rsidR="00CB70EC" w:rsidDel="009B20B4">
          <w:rPr>
            <w:noProof/>
          </w:rPr>
          <w:delText xml:space="preserve">Web </w:delText>
        </w:r>
      </w:del>
      <w:del w:id="755" w:author="Zac" w:date="2015-10-22T09:13:00Z">
        <w:r w:rsidR="00CB70EC" w:rsidDel="00213DCC">
          <w:rPr>
            <w:noProof/>
          </w:rPr>
          <w:delText xml:space="preserve">Engine </w:delText>
        </w:r>
      </w:del>
      <w:del w:id="756" w:author="Zac" w:date="2015-11-16T11:05:00Z">
        <w:r w:rsidDel="009B20B4">
          <w:rPr>
            <w:noProof/>
          </w:rPr>
          <w:delText>to get recommendations, with different options requested depending on the information available for the user and page being viewed. Our web service will return the requested number of recommended product</w:delText>
        </w:r>
        <w:r w:rsidR="009C1B99" w:rsidDel="009B20B4">
          <w:rPr>
            <w:noProof/>
          </w:rPr>
          <w:delText>s</w:delText>
        </w:r>
        <w:r w:rsidDel="009B20B4">
          <w:rPr>
            <w:noProof/>
          </w:rPr>
          <w:delText>, and our javaScript on the page will display the recommendations.</w:delText>
        </w:r>
      </w:del>
    </w:p>
    <w:p w14:paraId="7D9650C5" w14:textId="77777777" w:rsidR="00C72922" w:rsidRDefault="00C72922">
      <w:pPr>
        <w:pStyle w:val="ListParagraph"/>
        <w:rPr>
          <w:ins w:id="757" w:author="Zac" w:date="2015-11-01T20:58:00Z"/>
          <w:b/>
          <w:sz w:val="32"/>
          <w:u w:val="single"/>
        </w:rPr>
        <w:pPrChange w:id="758" w:author="Zac" w:date="2015-11-16T11:06:00Z">
          <w:pPr>
            <w:spacing w:before="200" w:after="200"/>
          </w:pPr>
        </w:pPrChange>
      </w:pPr>
      <w:ins w:id="759" w:author="Zac" w:date="2015-11-01T20:58:00Z">
        <w:r>
          <w:br w:type="page"/>
        </w:r>
      </w:ins>
    </w:p>
    <w:p w14:paraId="7B96B696" w14:textId="498C7E79" w:rsidR="00156E73" w:rsidRDefault="00927472">
      <w:pPr>
        <w:pStyle w:val="Heading1"/>
        <w:rPr>
          <w:ins w:id="760" w:author="Zac" w:date="2015-11-02T11:13:00Z"/>
        </w:rPr>
      </w:pPr>
      <w:bookmarkStart w:id="761" w:name="_Toc435434031"/>
      <w:bookmarkStart w:id="762" w:name="_Toc435596037"/>
      <w:ins w:id="763" w:author="Zac" w:date="2015-11-05T08:14:00Z">
        <w:r>
          <w:lastRenderedPageBreak/>
          <w:t>Extractor</w:t>
        </w:r>
      </w:ins>
      <w:ins w:id="764" w:author="Zac" w:date="2015-11-02T08:28:00Z">
        <w:r w:rsidR="00156E73">
          <w:t xml:space="preserve"> Requirements</w:t>
        </w:r>
      </w:ins>
      <w:bookmarkEnd w:id="761"/>
      <w:bookmarkEnd w:id="762"/>
    </w:p>
    <w:p w14:paraId="37F9BE69" w14:textId="3FDB1C08" w:rsidR="00A2322C" w:rsidRDefault="00A2322C">
      <w:pPr>
        <w:pStyle w:val="Heading2"/>
        <w:rPr>
          <w:ins w:id="765" w:author="Zac" w:date="2015-11-14T19:07:00Z"/>
          <w:color w:val="0070C0"/>
        </w:rPr>
        <w:pPrChange w:id="766" w:author="Zac" w:date="2015-11-14T19:07:00Z">
          <w:pPr>
            <w:pStyle w:val="Heading1"/>
          </w:pPr>
        </w:pPrChange>
      </w:pPr>
      <w:bookmarkStart w:id="767" w:name="_Toc435434032"/>
      <w:bookmarkStart w:id="768" w:name="_Toc435596038"/>
      <w:ins w:id="769" w:author="Zac" w:date="2015-11-14T19:15:00Z">
        <w:r>
          <w:rPr>
            <w:color w:val="0070C0"/>
          </w:rPr>
          <w:t xml:space="preserve">Choosing </w:t>
        </w:r>
      </w:ins>
      <w:ins w:id="770" w:author="Zac" w:date="2015-11-14T19:16:00Z">
        <w:r>
          <w:rPr>
            <w:color w:val="0070C0"/>
          </w:rPr>
          <w:t>the</w:t>
        </w:r>
      </w:ins>
      <w:ins w:id="771" w:author="Zac" w:date="2015-11-14T19:15:00Z">
        <w:r>
          <w:rPr>
            <w:color w:val="0070C0"/>
          </w:rPr>
          <w:t xml:space="preserve"> Right</w:t>
        </w:r>
      </w:ins>
      <w:ins w:id="772" w:author="Zac" w:date="2015-11-14T19:06:00Z">
        <w:r w:rsidRPr="00A2322C">
          <w:rPr>
            <w:color w:val="0070C0"/>
            <w:rPrChange w:id="773" w:author="Zac" w:date="2015-11-14T19:07:00Z">
              <w:rPr>
                <w:caps w:val="0"/>
              </w:rPr>
            </w:rPrChange>
          </w:rPr>
          <w:t xml:space="preserve"> Implementation</w:t>
        </w:r>
      </w:ins>
      <w:bookmarkEnd w:id="767"/>
      <w:bookmarkEnd w:id="768"/>
    </w:p>
    <w:p w14:paraId="51D9719A" w14:textId="77777777" w:rsidR="00A2322C" w:rsidRDefault="00A2322C">
      <w:pPr>
        <w:spacing w:after="0"/>
        <w:rPr>
          <w:ins w:id="774" w:author="Zac" w:date="2015-11-14T19:08:00Z"/>
          <w:szCs w:val="24"/>
        </w:rPr>
        <w:pPrChange w:id="775" w:author="Zac" w:date="2015-11-14T19:15:00Z">
          <w:pPr>
            <w:ind w:left="720"/>
          </w:pPr>
        </w:pPrChange>
      </w:pPr>
    </w:p>
    <w:p w14:paraId="7B1B5E29" w14:textId="0D4902A2" w:rsidR="007A293C" w:rsidRDefault="007A293C">
      <w:pPr>
        <w:spacing w:after="100" w:afterAutospacing="1"/>
        <w:rPr>
          <w:ins w:id="776" w:author="Zac" w:date="2015-11-14T19:17:00Z"/>
          <w:szCs w:val="24"/>
        </w:rPr>
        <w:pPrChange w:id="777" w:author="Zac" w:date="2015-11-14T19:15:00Z">
          <w:pPr>
            <w:ind w:left="720"/>
          </w:pPr>
        </w:pPrChange>
      </w:pPr>
      <w:ins w:id="778" w:author="Zac" w:date="2015-11-14T19:16:00Z">
        <w:r>
          <w:rPr>
            <w:szCs w:val="24"/>
          </w:rPr>
          <w:t xml:space="preserve">Answering a few questions should </w:t>
        </w:r>
      </w:ins>
      <w:ins w:id="779" w:author="Zac" w:date="2015-11-14T19:17:00Z">
        <w:r>
          <w:rPr>
            <w:szCs w:val="24"/>
          </w:rPr>
          <w:t>tell</w:t>
        </w:r>
      </w:ins>
      <w:ins w:id="780" w:author="Zac" w:date="2015-11-14T19:16:00Z">
        <w:r>
          <w:rPr>
            <w:szCs w:val="24"/>
          </w:rPr>
          <w:t xml:space="preserve"> the Developer </w:t>
        </w:r>
      </w:ins>
      <w:ins w:id="781" w:author="Zac" w:date="2015-11-14T19:17:00Z">
        <w:r>
          <w:rPr>
            <w:szCs w:val="24"/>
          </w:rPr>
          <w:t xml:space="preserve">which </w:t>
        </w:r>
      </w:ins>
      <w:ins w:id="782" w:author="Zac" w:date="2015-11-14T19:18:00Z">
        <w:r>
          <w:rPr>
            <w:szCs w:val="24"/>
          </w:rPr>
          <w:t>extractor type</w:t>
        </w:r>
      </w:ins>
      <w:ins w:id="783" w:author="Zac" w:date="2015-11-14T19:17:00Z">
        <w:r>
          <w:rPr>
            <w:szCs w:val="24"/>
          </w:rPr>
          <w:t xml:space="preserve"> </w:t>
        </w:r>
      </w:ins>
      <w:ins w:id="784" w:author="Zac" w:date="2015-11-14T19:32:00Z">
        <w:r w:rsidR="007A7A78">
          <w:rPr>
            <w:szCs w:val="24"/>
          </w:rPr>
          <w:t>to</w:t>
        </w:r>
      </w:ins>
      <w:ins w:id="785" w:author="Zac" w:date="2015-11-14T19:17:00Z">
        <w:r>
          <w:rPr>
            <w:szCs w:val="24"/>
          </w:rPr>
          <w:t xml:space="preserve"> implement. </w:t>
        </w:r>
      </w:ins>
    </w:p>
    <w:p w14:paraId="1AA0D9EC" w14:textId="791C4379" w:rsidR="00A2322C" w:rsidRDefault="007A293C">
      <w:pPr>
        <w:spacing w:after="100" w:afterAutospacing="1"/>
        <w:rPr>
          <w:ins w:id="786" w:author="Zac" w:date="2015-11-14T19:20:00Z"/>
          <w:szCs w:val="24"/>
        </w:rPr>
        <w:pPrChange w:id="787" w:author="Zac" w:date="2015-11-14T19:20:00Z">
          <w:pPr>
            <w:ind w:left="720"/>
          </w:pPr>
        </w:pPrChange>
      </w:pPr>
      <w:ins w:id="788" w:author="Zac" w:date="2015-11-14T19:18:00Z">
        <w:r w:rsidRPr="00736330">
          <w:rPr>
            <w:szCs w:val="24"/>
          </w:rPr>
          <w:t>As stated above</w:t>
        </w:r>
      </w:ins>
      <w:ins w:id="789" w:author="Zac" w:date="2015-11-14T19:07:00Z">
        <w:r w:rsidR="00A2322C" w:rsidRPr="00A2434A">
          <w:rPr>
            <w:szCs w:val="24"/>
          </w:rPr>
          <w:t xml:space="preserve"> the preferred implementation </w:t>
        </w:r>
      </w:ins>
      <w:ins w:id="790" w:author="Zac" w:date="2015-11-14T19:19:00Z">
        <w:r w:rsidR="00F27E29">
          <w:rPr>
            <w:szCs w:val="24"/>
          </w:rPr>
          <w:t>i</w:t>
        </w:r>
      </w:ins>
      <w:ins w:id="791" w:author="Zac" w:date="2015-11-14T19:31:00Z">
        <w:r w:rsidR="00F27E29">
          <w:rPr>
            <w:szCs w:val="24"/>
          </w:rPr>
          <w:t>s</w:t>
        </w:r>
      </w:ins>
      <w:ins w:id="792" w:author="Zac" w:date="2015-11-14T19:19:00Z">
        <w:r w:rsidRPr="00736330">
          <w:rPr>
            <w:szCs w:val="24"/>
          </w:rPr>
          <w:t xml:space="preserve"> </w:t>
        </w:r>
      </w:ins>
      <w:ins w:id="793" w:author="Neil Lofgren" w:date="2015-11-15T23:56:00Z">
        <w:r w:rsidR="00EE0BCD">
          <w:rPr>
            <w:szCs w:val="24"/>
          </w:rPr>
          <w:t xml:space="preserve">an </w:t>
        </w:r>
      </w:ins>
      <w:ins w:id="794" w:author="Zac" w:date="2015-11-14T19:19:00Z">
        <w:r w:rsidRPr="00736330">
          <w:rPr>
            <w:szCs w:val="24"/>
          </w:rPr>
          <w:t xml:space="preserve">Installed Plugin </w:t>
        </w:r>
      </w:ins>
      <w:ins w:id="795" w:author="Zac" w:date="2015-11-14T19:07:00Z">
        <w:r w:rsidR="00A2322C" w:rsidRPr="00A2434A">
          <w:rPr>
            <w:szCs w:val="24"/>
          </w:rPr>
          <w:t xml:space="preserve">because it isolates our system from the details of a specific platform and can </w:t>
        </w:r>
        <w:r>
          <w:rPr>
            <w:szCs w:val="24"/>
          </w:rPr>
          <w:t xml:space="preserve">be used to manage changes in a </w:t>
        </w:r>
      </w:ins>
      <w:ins w:id="796" w:author="Zac" w:date="2015-11-14T19:26:00Z">
        <w:r>
          <w:rPr>
            <w:szCs w:val="24"/>
          </w:rPr>
          <w:t>P</w:t>
        </w:r>
      </w:ins>
      <w:ins w:id="797" w:author="Zac" w:date="2015-11-14T19:07:00Z">
        <w:r w:rsidR="00A2322C" w:rsidRPr="00736330">
          <w:rPr>
            <w:szCs w:val="24"/>
          </w:rPr>
          <w:t>latform’s API</w:t>
        </w:r>
      </w:ins>
      <w:ins w:id="798" w:author="Zac" w:date="2015-11-14T19:32:00Z">
        <w:r w:rsidR="007A7A78">
          <w:rPr>
            <w:szCs w:val="24"/>
          </w:rPr>
          <w:t xml:space="preserve"> without affecting our server side code</w:t>
        </w:r>
      </w:ins>
      <w:ins w:id="799" w:author="Zac" w:date="2015-11-14T19:07:00Z">
        <w:r w:rsidR="00A2322C" w:rsidRPr="00736330">
          <w:rPr>
            <w:szCs w:val="24"/>
          </w:rPr>
          <w:t xml:space="preserve">. However, it is not always possible to introduce a Plugin on the retailer’s side of things, </w:t>
        </w:r>
        <w:del w:id="800" w:author="Neil Lofgren" w:date="2015-11-15T23:56:00Z">
          <w:r w:rsidR="00A2322C" w:rsidRPr="00A2434A" w:rsidDel="00EE0BCD">
            <w:rPr>
              <w:szCs w:val="24"/>
            </w:rPr>
            <w:delText>most</w:delText>
          </w:r>
        </w:del>
      </w:ins>
      <w:ins w:id="801" w:author="Neil Lofgren" w:date="2015-11-15T23:56:00Z">
        <w:r w:rsidR="00EE0BCD">
          <w:rPr>
            <w:szCs w:val="24"/>
          </w:rPr>
          <w:t>some</w:t>
        </w:r>
      </w:ins>
      <w:ins w:id="802" w:author="Zac" w:date="2015-11-14T19:07:00Z">
        <w:r w:rsidR="00A2322C" w:rsidRPr="00A2434A">
          <w:rPr>
            <w:szCs w:val="24"/>
          </w:rPr>
          <w:t xml:space="preserve"> platforms do not provide for </w:t>
        </w:r>
        <w:del w:id="803" w:author="Neil Lofgren" w:date="2015-11-16T00:07:00Z">
          <w:r w:rsidR="00A2322C" w:rsidRPr="00A2434A" w:rsidDel="008A04D0">
            <w:rPr>
              <w:szCs w:val="24"/>
            </w:rPr>
            <w:delText>script</w:delText>
          </w:r>
        </w:del>
      </w:ins>
      <w:ins w:id="804" w:author="Neil Lofgren" w:date="2015-11-16T00:07:00Z">
        <w:r w:rsidR="008A04D0">
          <w:rPr>
            <w:szCs w:val="24"/>
          </w:rPr>
          <w:t>module</w:t>
        </w:r>
      </w:ins>
      <w:ins w:id="805" w:author="Zac" w:date="2015-11-14T19:07:00Z">
        <w:r w:rsidR="00A2322C" w:rsidRPr="00A2434A">
          <w:rPr>
            <w:szCs w:val="24"/>
          </w:rPr>
          <w:t xml:space="preserve"> (application) hosting</w:t>
        </w:r>
      </w:ins>
      <w:ins w:id="806" w:author="Zac" w:date="2015-11-14T19:19:00Z">
        <w:r w:rsidRPr="00733ACA">
          <w:rPr>
            <w:szCs w:val="24"/>
          </w:rPr>
          <w:t>, so the question</w:t>
        </w:r>
      </w:ins>
      <w:ins w:id="807" w:author="Zac" w:date="2015-11-14T19:33:00Z">
        <w:r w:rsidR="007A7A78">
          <w:rPr>
            <w:szCs w:val="24"/>
          </w:rPr>
          <w:t>s</w:t>
        </w:r>
      </w:ins>
      <w:ins w:id="808" w:author="Zac" w:date="2015-11-14T19:19:00Z">
        <w:r w:rsidRPr="00736330">
          <w:rPr>
            <w:szCs w:val="24"/>
          </w:rPr>
          <w:t xml:space="preserve"> </w:t>
        </w:r>
        <w:r w:rsidR="007A7A78">
          <w:rPr>
            <w:szCs w:val="24"/>
          </w:rPr>
          <w:t xml:space="preserve">to ask </w:t>
        </w:r>
      </w:ins>
      <w:ins w:id="809" w:author="Zac" w:date="2015-11-14T19:33:00Z">
        <w:r w:rsidR="007A7A78">
          <w:rPr>
            <w:szCs w:val="24"/>
          </w:rPr>
          <w:t>are</w:t>
        </w:r>
      </w:ins>
      <w:ins w:id="810" w:author="Zac" w:date="2015-11-14T19:19:00Z">
        <w:r w:rsidRPr="00736330">
          <w:rPr>
            <w:szCs w:val="24"/>
          </w:rPr>
          <w:t>:</w:t>
        </w:r>
      </w:ins>
    </w:p>
    <w:p w14:paraId="60AD78B4" w14:textId="77777777" w:rsidR="007A7A78" w:rsidRDefault="007A7A78">
      <w:pPr>
        <w:pStyle w:val="ListParagraph"/>
        <w:numPr>
          <w:ilvl w:val="0"/>
          <w:numId w:val="67"/>
        </w:numPr>
        <w:spacing w:after="100" w:afterAutospacing="1"/>
        <w:rPr>
          <w:ins w:id="811" w:author="Zac" w:date="2015-11-14T19:34:00Z"/>
          <w:szCs w:val="24"/>
        </w:rPr>
        <w:pPrChange w:id="812" w:author="Zac" w:date="2015-11-14T19:20:00Z">
          <w:pPr>
            <w:ind w:left="720"/>
          </w:pPr>
        </w:pPrChange>
      </w:pPr>
      <w:ins w:id="813" w:author="Zac" w:date="2015-11-14T19:34:00Z">
        <w:r>
          <w:rPr>
            <w:szCs w:val="24"/>
          </w:rPr>
          <w:t>Does the Platform host the retailer’s site?</w:t>
        </w:r>
      </w:ins>
    </w:p>
    <w:p w14:paraId="35C33CBC" w14:textId="77777777" w:rsidR="008268C5" w:rsidRDefault="007A7A78">
      <w:pPr>
        <w:pStyle w:val="ListParagraph"/>
        <w:numPr>
          <w:ilvl w:val="0"/>
          <w:numId w:val="67"/>
        </w:numPr>
        <w:spacing w:after="100" w:afterAutospacing="1"/>
        <w:rPr>
          <w:ins w:id="814" w:author="Neil Lofgren" w:date="2015-11-16T00:10:00Z"/>
          <w:szCs w:val="24"/>
        </w:rPr>
        <w:pPrChange w:id="815" w:author="Neil Lofgren" w:date="2015-11-16T00:04:00Z">
          <w:pPr>
            <w:ind w:left="720"/>
          </w:pPr>
        </w:pPrChange>
      </w:pPr>
      <w:ins w:id="816" w:author="Zac" w:date="2015-11-14T19:34:00Z">
        <w:r>
          <w:rPr>
            <w:szCs w:val="24"/>
          </w:rPr>
          <w:t xml:space="preserve">If the answer to #1 is yes, </w:t>
        </w:r>
      </w:ins>
      <w:ins w:id="817" w:author="Zac" w:date="2015-11-14T19:20:00Z">
        <w:r w:rsidR="007A293C">
          <w:rPr>
            <w:szCs w:val="24"/>
          </w:rPr>
          <w:t>then</w:t>
        </w:r>
      </w:ins>
      <w:ins w:id="818" w:author="Neil Lofgren" w:date="2015-11-16T00:10:00Z">
        <w:r w:rsidR="008268C5">
          <w:rPr>
            <w:szCs w:val="24"/>
          </w:rPr>
          <w:t>:</w:t>
        </w:r>
      </w:ins>
    </w:p>
    <w:p w14:paraId="150871B6" w14:textId="2D67DAE8" w:rsidR="007A293C" w:rsidRDefault="007A293C">
      <w:pPr>
        <w:pStyle w:val="ListParagraph"/>
        <w:numPr>
          <w:ilvl w:val="1"/>
          <w:numId w:val="67"/>
        </w:numPr>
        <w:spacing w:after="100" w:afterAutospacing="1"/>
        <w:rPr>
          <w:ins w:id="819" w:author="Zac" w:date="2015-11-14T19:20:00Z"/>
          <w:szCs w:val="24"/>
        </w:rPr>
        <w:pPrChange w:id="820" w:author="Neil Lofgren" w:date="2015-11-16T00:10:00Z">
          <w:pPr>
            <w:ind w:left="720"/>
          </w:pPr>
        </w:pPrChange>
      </w:pPr>
      <w:ins w:id="821" w:author="Zac" w:date="2015-11-14T19:20:00Z">
        <w:del w:id="822" w:author="Neil Lofgren" w:date="2015-11-16T00:10:00Z">
          <w:r w:rsidDel="008268C5">
            <w:rPr>
              <w:szCs w:val="24"/>
            </w:rPr>
            <w:delText xml:space="preserve"> </w:delText>
          </w:r>
        </w:del>
      </w:ins>
      <w:ins w:id="823" w:author="Neil Lofgren" w:date="2015-11-16T00:10:00Z">
        <w:r w:rsidR="008268C5">
          <w:rPr>
            <w:szCs w:val="24"/>
          </w:rPr>
          <w:t>D</w:t>
        </w:r>
      </w:ins>
      <w:ins w:id="824" w:author="Zac" w:date="2015-11-14T19:20:00Z">
        <w:del w:id="825" w:author="Neil Lofgren" w:date="2015-11-16T00:10:00Z">
          <w:r w:rsidDel="008268C5">
            <w:rPr>
              <w:szCs w:val="24"/>
            </w:rPr>
            <w:delText>d</w:delText>
          </w:r>
        </w:del>
        <w:r>
          <w:rPr>
            <w:szCs w:val="24"/>
          </w:rPr>
          <w:t xml:space="preserve">oes the </w:t>
        </w:r>
      </w:ins>
      <w:ins w:id="826" w:author="Zac" w:date="2015-11-14T19:26:00Z">
        <w:r>
          <w:rPr>
            <w:szCs w:val="24"/>
          </w:rPr>
          <w:t>P</w:t>
        </w:r>
      </w:ins>
      <w:ins w:id="827" w:author="Zac" w:date="2015-11-14T19:20:00Z">
        <w:r>
          <w:rPr>
            <w:szCs w:val="24"/>
          </w:rPr>
          <w:t xml:space="preserve">latform also provide </w:t>
        </w:r>
        <w:del w:id="828" w:author="Neil Lofgren" w:date="2015-11-16T00:07:00Z">
          <w:r w:rsidDel="008A04D0">
            <w:rPr>
              <w:szCs w:val="24"/>
            </w:rPr>
            <w:delText>script</w:delText>
          </w:r>
        </w:del>
      </w:ins>
      <w:ins w:id="829" w:author="Neil Lofgren" w:date="2015-11-15T23:56:00Z">
        <w:r w:rsidR="00EE0BCD">
          <w:rPr>
            <w:szCs w:val="24"/>
          </w:rPr>
          <w:t>module</w:t>
        </w:r>
      </w:ins>
      <w:ins w:id="830" w:author="Zac" w:date="2015-11-14T19:20:00Z">
        <w:r>
          <w:rPr>
            <w:szCs w:val="24"/>
          </w:rPr>
          <w:t xml:space="preserve"> hosting</w:t>
        </w:r>
      </w:ins>
      <w:ins w:id="831" w:author="Neil Lofgren" w:date="2015-11-16T00:02:00Z">
        <w:r w:rsidR="008A04D0">
          <w:rPr>
            <w:szCs w:val="24"/>
          </w:rPr>
          <w:t xml:space="preserve"> for 3rd-party plugins like ours</w:t>
        </w:r>
      </w:ins>
      <w:ins w:id="832" w:author="Zac" w:date="2015-11-14T19:20:00Z">
        <w:r>
          <w:rPr>
            <w:szCs w:val="24"/>
          </w:rPr>
          <w:t>?</w:t>
        </w:r>
      </w:ins>
    </w:p>
    <w:p w14:paraId="0A2EB41C" w14:textId="077F5F5B" w:rsidR="007A293C" w:rsidDel="008A04D0" w:rsidRDefault="007A7A78">
      <w:pPr>
        <w:pStyle w:val="ListParagraph"/>
        <w:numPr>
          <w:ilvl w:val="1"/>
          <w:numId w:val="67"/>
        </w:numPr>
        <w:spacing w:after="100" w:afterAutospacing="1"/>
        <w:rPr>
          <w:ins w:id="833" w:author="Zac" w:date="2015-11-14T19:24:00Z"/>
          <w:del w:id="834" w:author="Neil Lofgren" w:date="2015-11-16T00:03:00Z"/>
          <w:szCs w:val="24"/>
        </w:rPr>
        <w:pPrChange w:id="835" w:author="Neil Lofgren" w:date="2015-11-16T00:10:00Z">
          <w:pPr>
            <w:ind w:left="720"/>
          </w:pPr>
        </w:pPrChange>
      </w:pPr>
      <w:ins w:id="836" w:author="Zac" w:date="2015-11-14T19:21:00Z">
        <w:del w:id="837" w:author="Neil Lofgren" w:date="2015-11-16T00:03:00Z">
          <w:r w:rsidDel="008A04D0">
            <w:rPr>
              <w:szCs w:val="24"/>
            </w:rPr>
            <w:delText>If the answer to #</w:delText>
          </w:r>
        </w:del>
      </w:ins>
      <w:ins w:id="838" w:author="Zac" w:date="2015-11-14T19:35:00Z">
        <w:del w:id="839" w:author="Neil Lofgren" w:date="2015-11-15T23:59:00Z">
          <w:r w:rsidDel="008A04D0">
            <w:rPr>
              <w:szCs w:val="24"/>
            </w:rPr>
            <w:delText>2</w:delText>
          </w:r>
        </w:del>
      </w:ins>
      <w:ins w:id="840" w:author="Zac" w:date="2015-11-14T19:21:00Z">
        <w:del w:id="841" w:author="Neil Lofgren" w:date="2015-11-16T00:03:00Z">
          <w:r w:rsidR="007A293C" w:rsidDel="008A04D0">
            <w:rPr>
              <w:szCs w:val="24"/>
            </w:rPr>
            <w:delText xml:space="preserve"> is yes, then </w:delText>
          </w:r>
        </w:del>
        <w:del w:id="842" w:author="Neil Lofgren" w:date="2015-11-16T00:01:00Z">
          <w:r w:rsidR="007A293C" w:rsidDel="008A04D0">
            <w:rPr>
              <w:szCs w:val="24"/>
            </w:rPr>
            <w:delText xml:space="preserve">we </w:delText>
          </w:r>
        </w:del>
        <w:del w:id="843" w:author="Neil Lofgren" w:date="2015-11-16T00:03:00Z">
          <w:r w:rsidR="007A293C" w:rsidDel="008A04D0">
            <w:rPr>
              <w:szCs w:val="24"/>
            </w:rPr>
            <w:delText xml:space="preserve">ask whether the </w:delText>
          </w:r>
        </w:del>
      </w:ins>
      <w:ins w:id="844" w:author="Zac" w:date="2015-11-14T19:26:00Z">
        <w:del w:id="845" w:author="Neil Lofgren" w:date="2015-11-16T00:03:00Z">
          <w:r w:rsidR="007A293C" w:rsidDel="008A04D0">
            <w:rPr>
              <w:szCs w:val="24"/>
            </w:rPr>
            <w:delText>P</w:delText>
          </w:r>
        </w:del>
      </w:ins>
      <w:ins w:id="846" w:author="Zac" w:date="2015-11-14T19:21:00Z">
        <w:del w:id="847" w:author="Neil Lofgren" w:date="2015-11-16T00:03:00Z">
          <w:r w:rsidR="007A293C" w:rsidDel="008A04D0">
            <w:rPr>
              <w:szCs w:val="24"/>
            </w:rPr>
            <w:delText>latform hosts</w:delText>
          </w:r>
        </w:del>
      </w:ins>
      <w:ins w:id="848" w:author="Zac" w:date="2015-11-14T19:22:00Z">
        <w:del w:id="849" w:author="Neil Lofgren" w:date="2015-11-16T00:03:00Z">
          <w:r w:rsidR="007A293C" w:rsidDel="008A04D0">
            <w:rPr>
              <w:szCs w:val="24"/>
            </w:rPr>
            <w:delText xml:space="preserve"> </w:delText>
          </w:r>
        </w:del>
      </w:ins>
      <w:ins w:id="850" w:author="Zac" w:date="2015-11-14T19:21:00Z">
        <w:del w:id="851" w:author="Neil Lofgren" w:date="2015-11-16T00:03:00Z">
          <w:r w:rsidR="007A293C" w:rsidDel="008A04D0">
            <w:rPr>
              <w:szCs w:val="24"/>
            </w:rPr>
            <w:delText>web service</w:delText>
          </w:r>
        </w:del>
      </w:ins>
      <w:ins w:id="852" w:author="Zac" w:date="2015-11-14T19:22:00Z">
        <w:del w:id="853" w:author="Neil Lofgren" w:date="2015-11-16T00:03:00Z">
          <w:r w:rsidR="007A293C" w:rsidDel="008A04D0">
            <w:rPr>
              <w:szCs w:val="24"/>
            </w:rPr>
            <w:delText xml:space="preserve">s because we </w:delText>
          </w:r>
        </w:del>
        <w:del w:id="854" w:author="Neil Lofgren" w:date="2015-11-16T00:01:00Z">
          <w:r w:rsidR="007A293C" w:rsidDel="008A04D0">
            <w:rPr>
              <w:szCs w:val="24"/>
            </w:rPr>
            <w:delText>want</w:delText>
          </w:r>
        </w:del>
        <w:del w:id="855" w:author="Neil Lofgren" w:date="2015-11-16T00:03:00Z">
          <w:r w:rsidR="007A293C" w:rsidDel="008A04D0">
            <w:rPr>
              <w:szCs w:val="24"/>
            </w:rPr>
            <w:delText xml:space="preserve"> our plugin to run as a web service. Web service </w:delText>
          </w:r>
        </w:del>
      </w:ins>
      <w:ins w:id="856" w:author="Zac" w:date="2015-11-14T19:24:00Z">
        <w:del w:id="857" w:author="Neil Lofgren" w:date="2015-11-16T00:03:00Z">
          <w:r w:rsidR="007A293C" w:rsidDel="008A04D0">
            <w:rPr>
              <w:szCs w:val="24"/>
            </w:rPr>
            <w:delText>hosting</w:delText>
          </w:r>
        </w:del>
      </w:ins>
      <w:ins w:id="858" w:author="Zac" w:date="2015-11-14T19:22:00Z">
        <w:del w:id="859" w:author="Neil Lofgren" w:date="2015-11-16T00:03:00Z">
          <w:r w:rsidR="007A293C" w:rsidDel="008A04D0">
            <w:rPr>
              <w:szCs w:val="24"/>
            </w:rPr>
            <w:delText xml:space="preserve"> usually means </w:delText>
          </w:r>
        </w:del>
      </w:ins>
      <w:ins w:id="860" w:author="Zac" w:date="2015-11-14T19:23:00Z">
        <w:del w:id="861" w:author="Neil Lofgren" w:date="2015-11-16T00:03:00Z">
          <w:r w:rsidR="007A293C" w:rsidDel="008A04D0">
            <w:rPr>
              <w:szCs w:val="24"/>
            </w:rPr>
            <w:delText xml:space="preserve">better </w:delText>
          </w:r>
        </w:del>
      </w:ins>
      <w:ins w:id="862" w:author="Zac" w:date="2015-11-14T19:22:00Z">
        <w:del w:id="863" w:author="Neil Lofgren" w:date="2015-11-16T00:03:00Z">
          <w:r w:rsidR="007A293C" w:rsidDel="008A04D0">
            <w:rPr>
              <w:szCs w:val="24"/>
            </w:rPr>
            <w:delText xml:space="preserve">performance </w:delText>
          </w:r>
        </w:del>
      </w:ins>
      <w:ins w:id="864" w:author="Zac" w:date="2015-11-14T19:23:00Z">
        <w:del w:id="865" w:author="Neil Lofgren" w:date="2015-11-16T00:03:00Z">
          <w:r w:rsidR="007A293C" w:rsidDel="008A04D0">
            <w:rPr>
              <w:szCs w:val="24"/>
            </w:rPr>
            <w:delText xml:space="preserve">than JavaScript </w:delText>
          </w:r>
        </w:del>
      </w:ins>
      <w:ins w:id="866" w:author="Zac" w:date="2015-11-14T19:24:00Z">
        <w:del w:id="867" w:author="Neil Lofgren" w:date="2015-11-16T00:03:00Z">
          <w:r w:rsidR="007A293C" w:rsidDel="008A04D0">
            <w:rPr>
              <w:szCs w:val="24"/>
            </w:rPr>
            <w:delText>hosting.</w:delText>
          </w:r>
        </w:del>
      </w:ins>
    </w:p>
    <w:p w14:paraId="7BD82EBC" w14:textId="01F56D7A" w:rsidR="007A293C" w:rsidRDefault="007A7A78">
      <w:pPr>
        <w:pStyle w:val="ListParagraph"/>
        <w:numPr>
          <w:ilvl w:val="1"/>
          <w:numId w:val="67"/>
        </w:numPr>
        <w:spacing w:after="100" w:afterAutospacing="1"/>
        <w:rPr>
          <w:ins w:id="868" w:author="Neil Lofgren" w:date="2015-11-16T00:00:00Z"/>
          <w:szCs w:val="24"/>
        </w:rPr>
        <w:pPrChange w:id="869" w:author="Neil Lofgren" w:date="2015-11-16T00:10:00Z">
          <w:pPr>
            <w:ind w:left="720"/>
          </w:pPr>
        </w:pPrChange>
      </w:pPr>
      <w:ins w:id="870" w:author="Zac" w:date="2015-11-14T19:24:00Z">
        <w:r>
          <w:rPr>
            <w:szCs w:val="24"/>
          </w:rPr>
          <w:t>If the answer to #</w:t>
        </w:r>
      </w:ins>
      <w:ins w:id="871" w:author="Zac" w:date="2015-11-14T19:36:00Z">
        <w:del w:id="872" w:author="Neil Lofgren" w:date="2015-11-16T00:00:00Z">
          <w:r w:rsidDel="008A04D0">
            <w:rPr>
              <w:szCs w:val="24"/>
            </w:rPr>
            <w:delText>3</w:delText>
          </w:r>
        </w:del>
      </w:ins>
      <w:ins w:id="873" w:author="Neil Lofgren" w:date="2015-11-16T00:10:00Z">
        <w:r w:rsidR="008268C5">
          <w:rPr>
            <w:szCs w:val="24"/>
          </w:rPr>
          <w:t>2a</w:t>
        </w:r>
      </w:ins>
      <w:ins w:id="874" w:author="Zac" w:date="2015-11-14T19:24:00Z">
        <w:r w:rsidR="00F50D70">
          <w:rPr>
            <w:szCs w:val="24"/>
          </w:rPr>
          <w:t xml:space="preserve"> is yes, then the </w:t>
        </w:r>
      </w:ins>
      <w:ins w:id="875" w:author="Zac" w:date="2015-11-14T19:45:00Z">
        <w:r w:rsidR="00F50D70">
          <w:rPr>
            <w:szCs w:val="24"/>
          </w:rPr>
          <w:t>D</w:t>
        </w:r>
      </w:ins>
      <w:ins w:id="876" w:author="Zac" w:date="2015-11-14T19:24:00Z">
        <w:r w:rsidR="007A293C">
          <w:rPr>
            <w:szCs w:val="24"/>
          </w:rPr>
          <w:t xml:space="preserve">eveloper should choose to </w:t>
        </w:r>
      </w:ins>
      <w:ins w:id="877" w:author="Zac" w:date="2015-11-14T19:25:00Z">
        <w:r w:rsidR="007A293C">
          <w:rPr>
            <w:szCs w:val="24"/>
          </w:rPr>
          <w:t>create</w:t>
        </w:r>
      </w:ins>
      <w:ins w:id="878" w:author="Zac" w:date="2015-11-14T19:24:00Z">
        <w:r w:rsidR="007A293C">
          <w:rPr>
            <w:szCs w:val="24"/>
          </w:rPr>
          <w:t xml:space="preserve"> </w:t>
        </w:r>
      </w:ins>
      <w:ins w:id="879" w:author="Zac" w:date="2015-11-14T19:25:00Z">
        <w:r w:rsidR="007A293C">
          <w:rPr>
            <w:szCs w:val="24"/>
          </w:rPr>
          <w:t>an Installed Plugin</w:t>
        </w:r>
      </w:ins>
      <w:ins w:id="880" w:author="Zac" w:date="2015-11-14T19:45:00Z">
        <w:del w:id="881" w:author="Neil Lofgren" w:date="2015-11-16T00:08:00Z">
          <w:r w:rsidR="00F50D70" w:rsidDel="008A04D0">
            <w:rPr>
              <w:szCs w:val="24"/>
            </w:rPr>
            <w:delText xml:space="preserve"> as long as that Developer is familiar with adding extensions to the Platform</w:delText>
          </w:r>
        </w:del>
      </w:ins>
      <w:ins w:id="882" w:author="Zac" w:date="2015-11-14T19:25:00Z">
        <w:r w:rsidR="007A293C">
          <w:rPr>
            <w:szCs w:val="24"/>
          </w:rPr>
          <w:t>.</w:t>
        </w:r>
      </w:ins>
    </w:p>
    <w:p w14:paraId="60271563" w14:textId="3F7594CC" w:rsidR="008A04D0" w:rsidRDefault="008A04D0">
      <w:pPr>
        <w:pStyle w:val="ListParagraph"/>
        <w:numPr>
          <w:ilvl w:val="1"/>
          <w:numId w:val="67"/>
        </w:numPr>
        <w:spacing w:after="100" w:afterAutospacing="1"/>
        <w:rPr>
          <w:ins w:id="883" w:author="Zac" w:date="2015-11-14T19:25:00Z"/>
          <w:szCs w:val="24"/>
        </w:rPr>
        <w:pPrChange w:id="884" w:author="Neil Lofgren" w:date="2015-11-16T00:10:00Z">
          <w:pPr>
            <w:ind w:left="720"/>
          </w:pPr>
        </w:pPrChange>
      </w:pPr>
      <w:ins w:id="885" w:author="Neil Lofgren" w:date="2015-11-16T00:00:00Z">
        <w:r>
          <w:rPr>
            <w:szCs w:val="24"/>
          </w:rPr>
          <w:t xml:space="preserve">If the answer to </w:t>
        </w:r>
      </w:ins>
      <w:ins w:id="886" w:author="Neil Lofgren" w:date="2015-11-16T00:03:00Z">
        <w:r>
          <w:rPr>
            <w:szCs w:val="24"/>
          </w:rPr>
          <w:t>#</w:t>
        </w:r>
      </w:ins>
      <w:ins w:id="887" w:author="Neil Lofgren" w:date="2015-11-16T00:04:00Z">
        <w:r>
          <w:rPr>
            <w:szCs w:val="24"/>
          </w:rPr>
          <w:t>2</w:t>
        </w:r>
      </w:ins>
      <w:ins w:id="888" w:author="Neil Lofgren" w:date="2015-11-16T00:10:00Z">
        <w:r w:rsidR="008268C5">
          <w:rPr>
            <w:szCs w:val="24"/>
          </w:rPr>
          <w:t>a</w:t>
        </w:r>
      </w:ins>
      <w:ins w:id="889" w:author="Neil Lofgren" w:date="2015-11-16T00:00:00Z">
        <w:r>
          <w:rPr>
            <w:szCs w:val="24"/>
          </w:rPr>
          <w:t xml:space="preserve"> is no, then the </w:t>
        </w:r>
      </w:ins>
      <w:ins w:id="890" w:author="Neil Lofgren" w:date="2015-11-16T00:03:00Z">
        <w:r>
          <w:rPr>
            <w:szCs w:val="24"/>
          </w:rPr>
          <w:t>Developer should choose to create a Direct API Extractor.</w:t>
        </w:r>
      </w:ins>
    </w:p>
    <w:p w14:paraId="7835140C" w14:textId="77777777" w:rsidR="008268C5" w:rsidRDefault="007A293C">
      <w:pPr>
        <w:pStyle w:val="ListParagraph"/>
        <w:numPr>
          <w:ilvl w:val="0"/>
          <w:numId w:val="67"/>
        </w:numPr>
        <w:spacing w:after="100" w:afterAutospacing="1"/>
        <w:rPr>
          <w:ins w:id="891" w:author="Neil Lofgren" w:date="2015-11-16T00:11:00Z"/>
          <w:szCs w:val="24"/>
        </w:rPr>
        <w:pPrChange w:id="892" w:author="Zac" w:date="2015-11-14T19:20:00Z">
          <w:pPr>
            <w:ind w:left="720"/>
          </w:pPr>
        </w:pPrChange>
      </w:pPr>
      <w:ins w:id="893" w:author="Zac" w:date="2015-11-14T19:25:00Z">
        <w:r>
          <w:rPr>
            <w:szCs w:val="24"/>
          </w:rPr>
          <w:t>If the answer to #1 was no</w:t>
        </w:r>
        <w:del w:id="894" w:author="Neil Lofgren" w:date="2015-11-16T00:07:00Z">
          <w:r w:rsidDel="008A04D0">
            <w:rPr>
              <w:szCs w:val="24"/>
            </w:rPr>
            <w:delText>,</w:delText>
          </w:r>
        </w:del>
        <w:r>
          <w:rPr>
            <w:szCs w:val="24"/>
          </w:rPr>
          <w:t xml:space="preserve"> </w:t>
        </w:r>
      </w:ins>
      <w:ins w:id="895" w:author="Zac" w:date="2015-11-14T19:38:00Z">
        <w:r w:rsidR="005B79BD">
          <w:rPr>
            <w:szCs w:val="24"/>
          </w:rPr>
          <w:t>then</w:t>
        </w:r>
      </w:ins>
      <w:ins w:id="896" w:author="Neil Lofgren" w:date="2015-11-16T00:11:00Z">
        <w:r w:rsidR="008268C5">
          <w:rPr>
            <w:szCs w:val="24"/>
          </w:rPr>
          <w:t>:</w:t>
        </w:r>
      </w:ins>
      <w:ins w:id="897" w:author="Zac" w:date="2015-11-14T19:38:00Z">
        <w:r w:rsidR="005B79BD">
          <w:rPr>
            <w:szCs w:val="24"/>
          </w:rPr>
          <w:t xml:space="preserve"> </w:t>
        </w:r>
        <w:del w:id="898" w:author="Neil Lofgren" w:date="2015-11-16T00:06:00Z">
          <w:r w:rsidR="005B79BD" w:rsidDel="008A04D0">
            <w:rPr>
              <w:szCs w:val="24"/>
            </w:rPr>
            <w:delText>ask whether</w:delText>
          </w:r>
        </w:del>
      </w:ins>
    </w:p>
    <w:p w14:paraId="5704A59C" w14:textId="1C21D9C1" w:rsidR="007A293C" w:rsidRDefault="008268C5">
      <w:pPr>
        <w:pStyle w:val="ListParagraph"/>
        <w:numPr>
          <w:ilvl w:val="1"/>
          <w:numId w:val="67"/>
        </w:numPr>
        <w:spacing w:after="100" w:afterAutospacing="1"/>
        <w:rPr>
          <w:ins w:id="899" w:author="Zac" w:date="2015-11-14T19:27:00Z"/>
          <w:szCs w:val="24"/>
        </w:rPr>
        <w:pPrChange w:id="900" w:author="Neil Lofgren" w:date="2015-11-16T00:11:00Z">
          <w:pPr>
            <w:ind w:left="720"/>
          </w:pPr>
        </w:pPrChange>
      </w:pPr>
      <w:ins w:id="901" w:author="Neil Lofgren" w:date="2015-11-16T00:11:00Z">
        <w:r>
          <w:rPr>
            <w:szCs w:val="24"/>
          </w:rPr>
          <w:t>T</w:t>
        </w:r>
      </w:ins>
      <w:ins w:id="902" w:author="Zac" w:date="2015-11-14T19:38:00Z">
        <w:del w:id="903" w:author="Neil Lofgren" w:date="2015-11-16T00:06:00Z">
          <w:r w:rsidR="005B79BD" w:rsidDel="008A04D0">
            <w:rPr>
              <w:szCs w:val="24"/>
            </w:rPr>
            <w:delText xml:space="preserve"> </w:delText>
          </w:r>
        </w:del>
        <w:del w:id="904" w:author="Neil Lofgren" w:date="2015-11-16T00:11:00Z">
          <w:r w:rsidR="005B79BD" w:rsidDel="008268C5">
            <w:rPr>
              <w:szCs w:val="24"/>
            </w:rPr>
            <w:delText>t</w:delText>
          </w:r>
        </w:del>
        <w:r w:rsidR="005B79BD">
          <w:rPr>
            <w:szCs w:val="24"/>
          </w:rPr>
          <w:t>he</w:t>
        </w:r>
      </w:ins>
      <w:ins w:id="905" w:author="Zac" w:date="2015-11-14T19:25:00Z">
        <w:r w:rsidR="007A293C">
          <w:rPr>
            <w:szCs w:val="24"/>
          </w:rPr>
          <w:t xml:space="preserve"> Platform</w:t>
        </w:r>
      </w:ins>
      <w:ins w:id="906" w:author="Zac" w:date="2015-11-14T19:26:00Z">
        <w:r w:rsidR="007A293C">
          <w:rPr>
            <w:szCs w:val="24"/>
          </w:rPr>
          <w:t xml:space="preserve"> </w:t>
        </w:r>
        <w:del w:id="907" w:author="Neil Lofgren" w:date="2015-11-16T00:06:00Z">
          <w:r w:rsidR="007A293C" w:rsidDel="008A04D0">
            <w:rPr>
              <w:szCs w:val="24"/>
            </w:rPr>
            <w:delText xml:space="preserve">does allow </w:delText>
          </w:r>
        </w:del>
      </w:ins>
      <w:ins w:id="908" w:author="Zac" w:date="2015-11-14T19:27:00Z">
        <w:del w:id="909" w:author="Neil Lofgren" w:date="2015-11-16T00:06:00Z">
          <w:r w:rsidR="00F27E29" w:rsidDel="008A04D0">
            <w:rPr>
              <w:szCs w:val="24"/>
            </w:rPr>
            <w:delText>itself to</w:delText>
          </w:r>
        </w:del>
      </w:ins>
      <w:ins w:id="910" w:author="Neil Lofgren" w:date="2015-11-16T00:06:00Z">
        <w:r w:rsidR="008A04D0">
          <w:rPr>
            <w:szCs w:val="24"/>
          </w:rPr>
          <w:t>must</w:t>
        </w:r>
      </w:ins>
      <w:ins w:id="911" w:author="Zac" w:date="2015-11-14T19:27:00Z">
        <w:r w:rsidR="00F27E29">
          <w:rPr>
            <w:szCs w:val="24"/>
          </w:rPr>
          <w:t xml:space="preserve"> be hosted on a </w:t>
        </w:r>
      </w:ins>
      <w:ins w:id="912" w:author="Zac" w:date="2015-11-14T19:36:00Z">
        <w:r w:rsidR="007A7A78">
          <w:rPr>
            <w:szCs w:val="24"/>
          </w:rPr>
          <w:t>retailer’s server</w:t>
        </w:r>
      </w:ins>
      <w:ins w:id="913" w:author="Neil Lofgren" w:date="2015-11-16T00:07:00Z">
        <w:r w:rsidR="008A04D0">
          <w:rPr>
            <w:szCs w:val="24"/>
          </w:rPr>
          <w:t>, so ask whether it’s possible to install a</w:t>
        </w:r>
      </w:ins>
      <w:ins w:id="914" w:author="Zac" w:date="2015-11-14T19:30:00Z">
        <w:del w:id="915" w:author="Neil Lofgren" w:date="2015-11-16T00:07:00Z">
          <w:r w:rsidR="00F27E29" w:rsidDel="008A04D0">
            <w:rPr>
              <w:szCs w:val="24"/>
            </w:rPr>
            <w:delText xml:space="preserve"> and does provide for</w:delText>
          </w:r>
        </w:del>
        <w:r w:rsidR="00F27E29">
          <w:rPr>
            <w:szCs w:val="24"/>
          </w:rPr>
          <w:t xml:space="preserve"> </w:t>
        </w:r>
        <w:del w:id="916" w:author="Neil Lofgren" w:date="2015-11-16T00:09:00Z">
          <w:r w:rsidR="00F27E29" w:rsidDel="008A04D0">
            <w:rPr>
              <w:szCs w:val="24"/>
            </w:rPr>
            <w:delText>script</w:delText>
          </w:r>
        </w:del>
      </w:ins>
      <w:ins w:id="917" w:author="Neil Lofgren" w:date="2015-11-15T23:58:00Z">
        <w:r w:rsidR="00EE0BCD">
          <w:rPr>
            <w:szCs w:val="24"/>
          </w:rPr>
          <w:t>module</w:t>
        </w:r>
      </w:ins>
      <w:ins w:id="918" w:author="Zac" w:date="2015-11-14T19:30:00Z">
        <w:r w:rsidR="00F27E29">
          <w:rPr>
            <w:szCs w:val="24"/>
          </w:rPr>
          <w:t xml:space="preserve"> </w:t>
        </w:r>
        <w:del w:id="919" w:author="Neil Lofgren" w:date="2015-11-16T00:09:00Z">
          <w:r w:rsidR="00F27E29" w:rsidDel="008A04D0">
            <w:rPr>
              <w:szCs w:val="24"/>
            </w:rPr>
            <w:delText>hosting</w:delText>
          </w:r>
        </w:del>
      </w:ins>
      <w:ins w:id="920" w:author="Neil Lofgren" w:date="2015-11-16T00:09:00Z">
        <w:r w:rsidR="008A04D0">
          <w:rPr>
            <w:szCs w:val="24"/>
          </w:rPr>
          <w:t>on that server to integrate with the Platform</w:t>
        </w:r>
      </w:ins>
      <w:ins w:id="921" w:author="Zac" w:date="2015-11-14T19:37:00Z">
        <w:r w:rsidR="005B79BD">
          <w:rPr>
            <w:szCs w:val="24"/>
          </w:rPr>
          <w:t>?</w:t>
        </w:r>
      </w:ins>
    </w:p>
    <w:p w14:paraId="0AE45CEB" w14:textId="1A65282E" w:rsidR="00F27E29" w:rsidRDefault="005B79BD">
      <w:pPr>
        <w:pStyle w:val="ListParagraph"/>
        <w:numPr>
          <w:ilvl w:val="1"/>
          <w:numId w:val="67"/>
        </w:numPr>
        <w:spacing w:after="100" w:afterAutospacing="1"/>
        <w:rPr>
          <w:ins w:id="922" w:author="Zac" w:date="2015-11-14T19:28:00Z"/>
          <w:szCs w:val="24"/>
        </w:rPr>
        <w:pPrChange w:id="923" w:author="Neil Lofgren" w:date="2015-11-16T00:11:00Z">
          <w:pPr>
            <w:pStyle w:val="ListParagraph"/>
            <w:numPr>
              <w:numId w:val="67"/>
            </w:numPr>
            <w:spacing w:after="100" w:afterAutospacing="1"/>
            <w:ind w:left="1080" w:hanging="360"/>
          </w:pPr>
        </w:pPrChange>
      </w:pPr>
      <w:ins w:id="924" w:author="Zac" w:date="2015-11-14T19:28:00Z">
        <w:r>
          <w:rPr>
            <w:szCs w:val="24"/>
          </w:rPr>
          <w:t>If the answer</w:t>
        </w:r>
      </w:ins>
      <w:ins w:id="925" w:author="Zac" w:date="2015-11-14T19:38:00Z">
        <w:del w:id="926" w:author="Neil Lofgren" w:date="2015-11-16T00:09:00Z">
          <w:r w:rsidDel="008268C5">
            <w:rPr>
              <w:szCs w:val="24"/>
            </w:rPr>
            <w:delText>s</w:delText>
          </w:r>
        </w:del>
      </w:ins>
      <w:ins w:id="927" w:author="Zac" w:date="2015-11-14T19:28:00Z">
        <w:r>
          <w:rPr>
            <w:szCs w:val="24"/>
          </w:rPr>
          <w:t xml:space="preserve"> to #</w:t>
        </w:r>
      </w:ins>
      <w:ins w:id="928" w:author="Zac" w:date="2015-11-14T19:38:00Z">
        <w:r>
          <w:rPr>
            <w:szCs w:val="24"/>
          </w:rPr>
          <w:t>5</w:t>
        </w:r>
      </w:ins>
      <w:ins w:id="929" w:author="Zac" w:date="2015-11-14T19:28:00Z">
        <w:r>
          <w:rPr>
            <w:szCs w:val="24"/>
          </w:rPr>
          <w:t xml:space="preserve"> </w:t>
        </w:r>
      </w:ins>
      <w:ins w:id="930" w:author="Zac" w:date="2015-11-14T19:38:00Z">
        <w:del w:id="931" w:author="Neil Lofgren" w:date="2015-11-16T00:09:00Z">
          <w:r w:rsidDel="008268C5">
            <w:rPr>
              <w:szCs w:val="24"/>
            </w:rPr>
            <w:delText>are</w:delText>
          </w:r>
        </w:del>
      </w:ins>
      <w:ins w:id="932" w:author="Neil Lofgren" w:date="2015-11-16T00:09:00Z">
        <w:r w:rsidR="008268C5">
          <w:rPr>
            <w:szCs w:val="24"/>
          </w:rPr>
          <w:t>is</w:t>
        </w:r>
      </w:ins>
      <w:ins w:id="933" w:author="Zac" w:date="2015-11-14T19:28:00Z">
        <w:r w:rsidR="00F27E29">
          <w:rPr>
            <w:szCs w:val="24"/>
          </w:rPr>
          <w:t xml:space="preserve"> yes, </w:t>
        </w:r>
        <w:r w:rsidR="00F50D70">
          <w:rPr>
            <w:szCs w:val="24"/>
          </w:rPr>
          <w:t xml:space="preserve">then the </w:t>
        </w:r>
      </w:ins>
      <w:ins w:id="934" w:author="Zac" w:date="2015-11-14T19:45:00Z">
        <w:r w:rsidR="00F50D70">
          <w:rPr>
            <w:szCs w:val="24"/>
          </w:rPr>
          <w:t>D</w:t>
        </w:r>
      </w:ins>
      <w:ins w:id="935" w:author="Zac" w:date="2015-11-14T19:28:00Z">
        <w:r w:rsidR="00F27E29">
          <w:rPr>
            <w:szCs w:val="24"/>
          </w:rPr>
          <w:t>eveloper should choose to create an Installed Plugin.</w:t>
        </w:r>
      </w:ins>
    </w:p>
    <w:p w14:paraId="000C7E5A" w14:textId="6D13A2C1" w:rsidR="00F27E29" w:rsidRPr="00736330" w:rsidRDefault="005B79BD">
      <w:pPr>
        <w:pStyle w:val="ListParagraph"/>
        <w:numPr>
          <w:ilvl w:val="1"/>
          <w:numId w:val="67"/>
        </w:numPr>
        <w:spacing w:after="100" w:afterAutospacing="1"/>
        <w:rPr>
          <w:ins w:id="936" w:author="Zac" w:date="2015-11-14T19:07:00Z"/>
          <w:szCs w:val="24"/>
        </w:rPr>
        <w:pPrChange w:id="937" w:author="Neil Lofgren" w:date="2015-11-16T00:11:00Z">
          <w:pPr>
            <w:ind w:left="720"/>
          </w:pPr>
        </w:pPrChange>
      </w:pPr>
      <w:ins w:id="938" w:author="Zac" w:date="2015-11-14T19:28:00Z">
        <w:r>
          <w:rPr>
            <w:szCs w:val="24"/>
          </w:rPr>
          <w:t>If the answer to #</w:t>
        </w:r>
      </w:ins>
      <w:ins w:id="939" w:author="Zac" w:date="2015-11-14T19:38:00Z">
        <w:r>
          <w:rPr>
            <w:szCs w:val="24"/>
          </w:rPr>
          <w:t>5</w:t>
        </w:r>
      </w:ins>
      <w:ins w:id="940" w:author="Zac" w:date="2015-11-14T19:28:00Z">
        <w:r>
          <w:rPr>
            <w:szCs w:val="24"/>
          </w:rPr>
          <w:t xml:space="preserve"> </w:t>
        </w:r>
      </w:ins>
      <w:ins w:id="941" w:author="Zac" w:date="2015-11-14T19:38:00Z">
        <w:r>
          <w:rPr>
            <w:szCs w:val="24"/>
          </w:rPr>
          <w:t>was</w:t>
        </w:r>
      </w:ins>
      <w:ins w:id="942" w:author="Zac" w:date="2015-11-14T19:28:00Z">
        <w:r w:rsidR="00F50D70">
          <w:rPr>
            <w:szCs w:val="24"/>
          </w:rPr>
          <w:t xml:space="preserve"> no, then the </w:t>
        </w:r>
      </w:ins>
      <w:ins w:id="943" w:author="Zac" w:date="2015-11-14T19:45:00Z">
        <w:r w:rsidR="00F50D70">
          <w:rPr>
            <w:szCs w:val="24"/>
          </w:rPr>
          <w:t>D</w:t>
        </w:r>
      </w:ins>
      <w:ins w:id="944" w:author="Zac" w:date="2015-11-14T19:28:00Z">
        <w:r w:rsidR="00F27E29">
          <w:rPr>
            <w:szCs w:val="24"/>
          </w:rPr>
          <w:t>eveloper should choose to create a Direct API Extractor.</w:t>
        </w:r>
      </w:ins>
    </w:p>
    <w:p w14:paraId="27D4E084" w14:textId="0660A848" w:rsidR="00A2322C" w:rsidRDefault="00A2322C">
      <w:pPr>
        <w:rPr>
          <w:ins w:id="945" w:author="Zac" w:date="2015-11-14T19:07:00Z"/>
          <w:szCs w:val="24"/>
        </w:rPr>
        <w:pPrChange w:id="946" w:author="Zac" w:date="2015-11-14T19:07:00Z">
          <w:pPr>
            <w:ind w:left="720"/>
          </w:pPr>
        </w:pPrChange>
      </w:pPr>
      <w:proofErr w:type="gramStart"/>
      <w:ins w:id="947" w:author="Zac" w:date="2015-11-14T19:07:00Z">
        <w:r>
          <w:rPr>
            <w:szCs w:val="24"/>
          </w:rPr>
          <w:t>Note t</w:t>
        </w:r>
        <w:r w:rsidR="005B79BD">
          <w:rPr>
            <w:szCs w:val="24"/>
          </w:rPr>
          <w:t>hat depending on the platform,</w:t>
        </w:r>
        <w:r>
          <w:rPr>
            <w:szCs w:val="24"/>
          </w:rPr>
          <w:t xml:space="preserve"> “</w:t>
        </w:r>
      </w:ins>
      <w:ins w:id="948" w:author="Zac" w:date="2015-11-14T19:40:00Z">
        <w:del w:id="949" w:author="Neil Lofgren" w:date="2015-11-16T00:08:00Z">
          <w:r w:rsidR="005B79BD" w:rsidDel="008A04D0">
            <w:rPr>
              <w:color w:val="FF0000"/>
              <w:szCs w:val="24"/>
            </w:rPr>
            <w:delText>Script</w:delText>
          </w:r>
        </w:del>
      </w:ins>
      <w:ins w:id="950" w:author="Neil Lofgren" w:date="2015-11-16T00:08:00Z">
        <w:r w:rsidR="008A04D0">
          <w:rPr>
            <w:color w:val="FF0000"/>
            <w:szCs w:val="24"/>
          </w:rPr>
          <w:t>Module</w:t>
        </w:r>
      </w:ins>
      <w:ins w:id="951" w:author="Zac" w:date="2015-11-14T19:40:00Z">
        <w:r w:rsidR="005B79BD">
          <w:rPr>
            <w:color w:val="FF0000"/>
            <w:szCs w:val="24"/>
          </w:rPr>
          <w:t xml:space="preserve"> Hosting</w:t>
        </w:r>
      </w:ins>
      <w:ins w:id="952" w:author="Zac" w:date="2015-11-14T19:07:00Z">
        <w:r>
          <w:rPr>
            <w:color w:val="FF0000"/>
            <w:szCs w:val="24"/>
          </w:rPr>
          <w:t>”</w:t>
        </w:r>
        <w:r w:rsidRPr="005A600F">
          <w:rPr>
            <w:color w:val="FF0000"/>
            <w:szCs w:val="24"/>
          </w:rPr>
          <w:t xml:space="preserve"> </w:t>
        </w:r>
        <w:r>
          <w:rPr>
            <w:szCs w:val="24"/>
          </w:rPr>
          <w:t>may</w:t>
        </w:r>
        <w:r w:rsidR="005B79BD">
          <w:rPr>
            <w:szCs w:val="24"/>
          </w:rPr>
          <w:t xml:space="preserve"> be </w:t>
        </w:r>
      </w:ins>
      <w:ins w:id="953" w:author="Zac" w:date="2015-11-14T19:41:00Z">
        <w:r w:rsidR="005B79BD">
          <w:rPr>
            <w:szCs w:val="24"/>
          </w:rPr>
          <w:t>synonymous</w:t>
        </w:r>
      </w:ins>
      <w:ins w:id="954" w:author="Zac" w:date="2015-11-14T19:07:00Z">
        <w:r w:rsidR="005B79BD">
          <w:rPr>
            <w:szCs w:val="24"/>
          </w:rPr>
          <w:t xml:space="preserve"> to </w:t>
        </w:r>
      </w:ins>
      <w:ins w:id="955" w:author="Zac" w:date="2015-11-14T19:43:00Z">
        <w:r w:rsidR="005B79BD">
          <w:rPr>
            <w:szCs w:val="24"/>
          </w:rPr>
          <w:t>“</w:t>
        </w:r>
        <w:r w:rsidR="005B79BD" w:rsidRPr="005B79BD">
          <w:rPr>
            <w:color w:val="FF0000"/>
            <w:szCs w:val="24"/>
            <w:rPrChange w:id="956" w:author="Zac" w:date="2015-11-14T19:44:00Z">
              <w:rPr>
                <w:szCs w:val="24"/>
              </w:rPr>
            </w:rPrChange>
          </w:rPr>
          <w:t>the ability to add</w:t>
        </w:r>
      </w:ins>
      <w:ins w:id="957" w:author="Zac" w:date="2015-11-14T19:44:00Z">
        <w:r w:rsidR="005B79BD">
          <w:rPr>
            <w:szCs w:val="24"/>
          </w:rPr>
          <w:t>” a</w:t>
        </w:r>
      </w:ins>
      <w:ins w:id="958" w:author="Zac" w:date="2015-11-14T19:07:00Z">
        <w:r>
          <w:rPr>
            <w:szCs w:val="24"/>
          </w:rPr>
          <w:t xml:space="preserve"> </w:t>
        </w:r>
      </w:ins>
      <w:ins w:id="959" w:author="Zac" w:date="2015-11-14T19:41:00Z">
        <w:r w:rsidR="005B79BD">
          <w:rPr>
            <w:szCs w:val="24"/>
          </w:rPr>
          <w:t>“</w:t>
        </w:r>
        <w:r w:rsidR="005B79BD" w:rsidRPr="005B79BD">
          <w:rPr>
            <w:color w:val="FF0000"/>
            <w:szCs w:val="24"/>
            <w:rPrChange w:id="960" w:author="Zac" w:date="2015-11-14T19:41:00Z">
              <w:rPr>
                <w:szCs w:val="24"/>
              </w:rPr>
            </w:rPrChange>
          </w:rPr>
          <w:t>Plugin</w:t>
        </w:r>
        <w:r w:rsidR="005B79BD">
          <w:rPr>
            <w:szCs w:val="24"/>
          </w:rPr>
          <w:t xml:space="preserve">”, </w:t>
        </w:r>
      </w:ins>
      <w:ins w:id="961" w:author="Zac" w:date="2015-11-14T19:07:00Z">
        <w:r>
          <w:rPr>
            <w:szCs w:val="24"/>
          </w:rPr>
          <w:t>“</w:t>
        </w:r>
        <w:r w:rsidRPr="005A600F">
          <w:rPr>
            <w:color w:val="FF0000"/>
            <w:szCs w:val="24"/>
          </w:rPr>
          <w:t>Connector</w:t>
        </w:r>
        <w:r>
          <w:rPr>
            <w:szCs w:val="24"/>
          </w:rPr>
          <w:t>”, “</w:t>
        </w:r>
        <w:r w:rsidRPr="005A600F">
          <w:rPr>
            <w:color w:val="FF0000"/>
            <w:szCs w:val="24"/>
          </w:rPr>
          <w:t>Module</w:t>
        </w:r>
        <w:r>
          <w:rPr>
            <w:szCs w:val="24"/>
          </w:rPr>
          <w:t>” or “</w:t>
        </w:r>
        <w:r w:rsidRPr="005A600F">
          <w:rPr>
            <w:color w:val="FF0000"/>
            <w:szCs w:val="24"/>
          </w:rPr>
          <w:t>Extension</w:t>
        </w:r>
        <w:r>
          <w:rPr>
            <w:szCs w:val="24"/>
          </w:rPr>
          <w:t>”.</w:t>
        </w:r>
        <w:proofErr w:type="gramEnd"/>
      </w:ins>
    </w:p>
    <w:p w14:paraId="386304F0" w14:textId="77777777" w:rsidR="005B79BD" w:rsidRDefault="005B79BD" w:rsidP="00A2322C">
      <w:pPr>
        <w:rPr>
          <w:ins w:id="962" w:author="Zac" w:date="2015-11-14T19:44:00Z"/>
        </w:rPr>
      </w:pPr>
    </w:p>
    <w:p w14:paraId="5796DE42" w14:textId="092ABC9C" w:rsidR="00A2322C" w:rsidDel="008268C5" w:rsidRDefault="00A2322C" w:rsidP="00A2322C">
      <w:pPr>
        <w:rPr>
          <w:ins w:id="963" w:author="Zac" w:date="2015-11-14T19:07:00Z"/>
          <w:del w:id="964" w:author="Neil Lofgren" w:date="2015-11-16T00:12:00Z"/>
        </w:rPr>
      </w:pPr>
      <w:ins w:id="965" w:author="Zac" w:date="2015-11-14T19:07:00Z">
        <w:r>
          <w:t xml:space="preserve">The following two sections cover the requirements for the </w:t>
        </w:r>
      </w:ins>
      <w:ins w:id="966" w:author="Zac" w:date="2015-11-16T21:39:00Z">
        <w:r w:rsidR="00AB2DA2">
          <w:t xml:space="preserve">Installed Plugin and </w:t>
        </w:r>
      </w:ins>
      <w:ins w:id="967" w:author="Zac" w:date="2015-11-14T19:07:00Z">
        <w:r>
          <w:t xml:space="preserve">Direct API </w:t>
        </w:r>
      </w:ins>
      <w:ins w:id="968" w:author="Zac" w:date="2015-11-16T21:39:00Z">
        <w:r w:rsidR="00AB2DA2">
          <w:t>I</w:t>
        </w:r>
      </w:ins>
      <w:ins w:id="969" w:author="Zac" w:date="2015-11-14T19:07:00Z">
        <w:r>
          <w:t xml:space="preserve">mplementations of </w:t>
        </w:r>
      </w:ins>
      <w:ins w:id="970" w:author="Zac" w:date="2015-11-17T09:53:00Z">
        <w:r w:rsidR="001840B6">
          <w:t>an</w:t>
        </w:r>
      </w:ins>
      <w:ins w:id="971" w:author="Zac" w:date="2015-11-14T19:07:00Z">
        <w:r>
          <w:t xml:space="preserve"> Extractor.</w:t>
        </w:r>
      </w:ins>
    </w:p>
    <w:p w14:paraId="5F456E24" w14:textId="77777777" w:rsidR="005B79BD" w:rsidRDefault="005B79BD">
      <w:pPr>
        <w:rPr>
          <w:ins w:id="972" w:author="Zac" w:date="2015-11-14T19:43:00Z"/>
          <w:b/>
          <w:caps/>
          <w:color w:val="39639D" w:themeColor="accent4"/>
          <w:spacing w:val="10"/>
          <w:kern w:val="28"/>
          <w:sz w:val="44"/>
          <w:szCs w:val="52"/>
        </w:rPr>
        <w:pPrChange w:id="973" w:author="Neil Lofgren" w:date="2015-11-16T00:12:00Z">
          <w:pPr>
            <w:spacing w:before="200" w:after="200"/>
          </w:pPr>
        </w:pPrChange>
      </w:pPr>
      <w:ins w:id="974" w:author="Zac" w:date="2015-11-14T19:43:00Z">
        <w:del w:id="975" w:author="Neil Lofgren" w:date="2015-11-16T00:12:00Z">
          <w:r w:rsidDel="008268C5">
            <w:br w:type="page"/>
          </w:r>
        </w:del>
      </w:ins>
    </w:p>
    <w:p w14:paraId="4B50E1EC" w14:textId="639A41CB" w:rsidR="00D47BD1" w:rsidRDefault="006A7D1F">
      <w:pPr>
        <w:pStyle w:val="Heading1"/>
        <w:pPrChange w:id="976" w:author="Neil Lofgren" w:date="2015-11-16T00:12:00Z">
          <w:pPr>
            <w:pStyle w:val="Heading2"/>
            <w:spacing w:line="276" w:lineRule="auto"/>
          </w:pPr>
        </w:pPrChange>
      </w:pPr>
      <w:bookmarkStart w:id="977" w:name="_Toc435434033"/>
      <w:del w:id="978" w:author="Zac" w:date="2015-11-16T21:20:00Z">
        <w:r w:rsidDel="00D83CF7">
          <w:rPr>
            <w:rStyle w:val="CommentReference"/>
            <w:b w:val="0"/>
            <w:caps w:val="0"/>
            <w:color w:val="auto"/>
            <w:spacing w:val="0"/>
            <w:kern w:val="0"/>
          </w:rPr>
          <w:lastRenderedPageBreak/>
          <w:commentReference w:id="979"/>
        </w:r>
        <w:bookmarkEnd w:id="977"/>
        <w:r w:rsidR="008268C5" w:rsidRPr="002B4910" w:rsidDel="00D83CF7">
          <w:rPr>
            <w:rStyle w:val="CommentReference"/>
            <w:color w:val="00B050"/>
            <w:rPrChange w:id="980" w:author="Zac" w:date="2015-11-16T09:03:00Z">
              <w:rPr>
                <w:rStyle w:val="CommentReference"/>
              </w:rPr>
            </w:rPrChange>
          </w:rPr>
          <w:commentReference w:id="981"/>
        </w:r>
        <w:r w:rsidR="008268C5" w:rsidDel="00D83CF7">
          <w:rPr>
            <w:rStyle w:val="CommentReference"/>
          </w:rPr>
          <w:commentReference w:id="982"/>
        </w:r>
      </w:del>
      <w:ins w:id="983" w:author="Neil Lofgren" w:date="2015-11-16T00:22:00Z">
        <w:del w:id="984" w:author="Zac" w:date="2015-11-16T21:20:00Z">
          <w:r w:rsidR="00070405" w:rsidDel="00D83CF7">
            <w:delText xml:space="preserve"> </w:delText>
          </w:r>
        </w:del>
        <w:del w:id="985" w:author="Zac" w:date="2015-11-16T09:04:00Z">
          <w:r w:rsidR="00070405" w:rsidRPr="002B4910" w:rsidDel="002B4910">
            <w:rPr>
              <w:i/>
              <w:rPrChange w:id="986" w:author="Zac" w:date="2015-11-16T09:05:00Z">
                <w:rPr/>
              </w:rPrChange>
            </w:rPr>
            <w:delText>A</w:delText>
          </w:r>
        </w:del>
        <w:del w:id="987" w:author="Zac" w:date="2015-11-16T21:20:00Z">
          <w:r w:rsidR="00070405" w:rsidRPr="002B4910" w:rsidDel="00D83CF7">
            <w:rPr>
              <w:i/>
              <w:rPrChange w:id="988" w:author="Zac" w:date="2015-11-16T09:05:00Z">
                <w:rPr/>
              </w:rPrChange>
            </w:rPr>
            <w:delText>rrows in th</w:delText>
          </w:r>
        </w:del>
        <w:del w:id="989" w:author="Zac" w:date="2015-11-16T09:04:00Z">
          <w:r w:rsidR="00070405" w:rsidRPr="002B4910" w:rsidDel="002B4910">
            <w:rPr>
              <w:i/>
              <w:rPrChange w:id="990" w:author="Zac" w:date="2015-11-16T09:05:00Z">
                <w:rPr/>
              </w:rPrChange>
            </w:rPr>
            <w:delText>e</w:delText>
          </w:r>
        </w:del>
        <w:del w:id="991" w:author="Zac" w:date="2015-11-16T21:20:00Z">
          <w:r w:rsidR="00070405" w:rsidRPr="002B4910" w:rsidDel="00D83CF7">
            <w:rPr>
              <w:i/>
              <w:rPrChange w:id="992" w:author="Zac" w:date="2015-11-16T09:05:00Z">
                <w:rPr/>
              </w:rPrChange>
            </w:rPr>
            <w:delText xml:space="preserve"> example flag values that</w:delText>
          </w:r>
        </w:del>
      </w:ins>
      <w:ins w:id="993" w:author="Neil Lofgren" w:date="2015-11-16T00:27:00Z">
        <w:del w:id="994" w:author="Zac" w:date="2015-11-16T09:03:00Z">
          <w:r w:rsidR="00070405" w:rsidRPr="002B4910" w:rsidDel="002B4910">
            <w:rPr>
              <w:i/>
              <w:rPrChange w:id="995" w:author="Zac" w:date="2015-11-16T09:05:00Z">
                <w:rPr/>
              </w:rPrChange>
            </w:rPr>
            <w:delText>…..[need to explain what the arrows are for]</w:delText>
          </w:r>
        </w:del>
      </w:ins>
      <w:del w:id="996" w:author="Zac" w:date="2015-11-16T21:20:00Z">
        <w:r w:rsidR="008268C5" w:rsidDel="00D83CF7">
          <w:rPr>
            <w:rStyle w:val="CommentReference"/>
          </w:rPr>
          <w:commentReference w:id="997"/>
        </w:r>
        <w:r w:rsidR="00070405" w:rsidDel="00D83CF7">
          <w:rPr>
            <w:rStyle w:val="CommentReference"/>
          </w:rPr>
          <w:commentReference w:id="998"/>
        </w:r>
      </w:del>
      <w:ins w:id="999" w:author="Neil Lofgren" w:date="2015-11-16T00:24:00Z">
        <w:del w:id="1000" w:author="Zac" w:date="2015-11-16T21:20:00Z">
          <w:r w:rsidR="00070405" w:rsidDel="00D83CF7">
            <w:delText>credential details (which depend on the authentication type)</w:delText>
          </w:r>
        </w:del>
      </w:ins>
      <w:ins w:id="1001" w:author="Neil Lofgren" w:date="2015-11-16T00:25:00Z">
        <w:del w:id="1002" w:author="Zac" w:date="2015-11-16T21:20:00Z">
          <w:r w:rsidR="00070405" w:rsidDel="00D83CF7">
            <w:delText>r</w:delText>
          </w:r>
        </w:del>
      </w:ins>
      <w:ins w:id="1003" w:author="Neil Lofgren" w:date="2015-11-16T00:35:00Z">
        <w:del w:id="1004" w:author="Zac" w:date="2015-11-16T21:20:00Z">
          <w:r w:rsidR="00DF56BB" w:rsidDel="00D83CF7">
            <w:delText xml:space="preserve">4-Tell </w:delText>
          </w:r>
        </w:del>
      </w:ins>
      <w:ins w:id="1005" w:author="Neil Lofgren" w:date="2015-11-16T00:40:00Z">
        <w:del w:id="1006" w:author="Zac" w:date="2015-11-16T21:20:00Z">
          <w:r w:rsidR="00DF56BB" w:rsidDel="00D83CF7">
            <w:rPr>
              <w:rFonts w:ascii="Times New Roman" w:eastAsia="Times New Roman" w:hAnsi="Times New Roman" w:cs="Times New Roman"/>
              <w:szCs w:val="24"/>
              <w:lang w:bidi="ar-SA"/>
            </w:rPr>
            <w:delText>that requires close inventory tracking</w:delText>
          </w:r>
        </w:del>
      </w:ins>
      <w:ins w:id="1007" w:author="Neil Lofgren" w:date="2015-11-16T00:41:00Z">
        <w:del w:id="1008" w:author="Zac" w:date="2015-11-16T21:20:00Z">
          <w:r w:rsidR="0050244E" w:rsidDel="00D83CF7">
            <w:rPr>
              <w:rFonts w:ascii="Times New Roman" w:eastAsia="Times New Roman" w:hAnsi="Times New Roman" w:cs="Times New Roman"/>
              <w:szCs w:val="24"/>
              <w:lang w:bidi="ar-SA"/>
            </w:rPr>
            <w:delText>on a more frequent schedule and only pull nightly or weekly</w:delText>
          </w:r>
        </w:del>
      </w:ins>
      <w:ins w:id="1009" w:author="Neil Lofgren" w:date="2015-11-16T00:42:00Z">
        <w:del w:id="1010" w:author="Zac" w:date="2015-11-16T21:20:00Z">
          <w:r w:rsidR="0050244E" w:rsidDel="00D83CF7">
            <w:rPr>
              <w:rFonts w:ascii="Times New Roman" w:eastAsia="Times New Roman" w:hAnsi="Times New Roman" w:cs="Times New Roman"/>
              <w:szCs w:val="24"/>
              <w:lang w:bidi="ar-SA"/>
            </w:rPr>
            <w:delText>[]</w:delText>
          </w:r>
        </w:del>
      </w:ins>
      <w:ins w:id="1011" w:author="Neil Lofgren" w:date="2015-11-16T00:43:00Z">
        <w:del w:id="1012" w:author="Zac" w:date="2015-11-16T21:20:00Z">
          <w:r w:rsidR="0050244E" w:rsidDel="00D83CF7">
            <w:delText>extreme</w:delText>
          </w:r>
        </w:del>
      </w:ins>
      <w:ins w:id="1013" w:author="Neil Lofgren" w:date="2015-11-16T00:44:00Z">
        <w:del w:id="1014" w:author="Zac" w:date="2015-11-16T21:20:00Z">
          <w:r w:rsidR="0050244E" w:rsidDel="00D83CF7">
            <w:rPr>
              <w:color w:val="FF0000"/>
            </w:rPr>
            <w:delText>mosts</w:delText>
          </w:r>
          <w:r w:rsidR="0050244E" w:rsidDel="00D83CF7">
            <w:delText>Instead, lower-level methods and site rules should be used as described below.</w:delText>
          </w:r>
        </w:del>
      </w:ins>
      <w:ins w:id="1015" w:author="Neil Lofgren" w:date="2015-11-16T00:46:00Z">
        <w:del w:id="1016" w:author="Zac" w:date="2015-11-16T21:20:00Z">
          <w:r w:rsidR="0050244E" w:rsidDel="00D83CF7">
            <w:delText>will usually</w:delText>
          </w:r>
        </w:del>
      </w:ins>
      <w:ins w:id="1017" w:author="Neil Lofgren" w:date="2015-11-16T00:45:00Z">
        <w:del w:id="1018" w:author="Zac" w:date="2015-11-16T21:20:00Z">
          <w:r w:rsidR="0050244E" w:rsidDel="00D83CF7">
            <w:delText xml:space="preserve"> need to</w:delText>
          </w:r>
        </w:del>
      </w:ins>
      <w:ins w:id="1019" w:author="Neil Lofgren" w:date="2015-11-16T00:47:00Z">
        <w:del w:id="1020" w:author="Zac" w:date="2015-11-16T21:20:00Z">
          <w:r w:rsidR="0050244E" w:rsidDel="00D83CF7">
            <w:delText>the. For example,</w:delText>
          </w:r>
        </w:del>
      </w:ins>
      <w:ins w:id="1021" w:author="Neil Lofgren" w:date="2015-11-16T00:48:00Z">
        <w:del w:id="1022" w:author="Zac" w:date="2015-11-16T21:20:00Z">
          <w:r w:rsidR="0050244E" w:rsidDel="00D83CF7">
            <w:delText>Catalog</w:delText>
          </w:r>
        </w:del>
      </w:ins>
      <w:bookmarkStart w:id="1023" w:name="_Toc435434041"/>
      <w:ins w:id="1024" w:author="Neil Lofgren" w:date="2015-11-16T00:57:00Z">
        <w:del w:id="1025" w:author="Zac" w:date="2015-11-16T21:20:00Z">
          <w:r w:rsidDel="00D83CF7">
            <w:rPr>
              <w:color w:val="0070C0"/>
            </w:rPr>
            <w:delText xml:space="preserve"> Direct API</w:delText>
          </w:r>
        </w:del>
      </w:ins>
      <w:bookmarkEnd w:id="1023"/>
      <w:del w:id="1026" w:author="Zac" w:date="2015-11-16T21:20:00Z">
        <w:r w:rsidDel="00D83CF7">
          <w:rPr>
            <w:rStyle w:val="CommentReference"/>
          </w:rPr>
          <w:commentReference w:id="1027"/>
        </w:r>
        <w:r w:rsidDel="00D83CF7">
          <w:rPr>
            <w:rStyle w:val="CommentReference"/>
          </w:rPr>
          <w:commentReference w:id="1028"/>
        </w:r>
      </w:del>
      <w:ins w:id="1029" w:author="Neil Lofgren" w:date="2015-11-16T01:02:00Z">
        <w:del w:id="1030" w:author="Zac" w:date="2015-11-16T21:20:00Z">
          <w:r w:rsidR="00227081" w:rsidDel="00D83CF7">
            <w:rPr>
              <w:szCs w:val="24"/>
            </w:rPr>
            <w:delText>The form of the URL will vary by platform with some including the site URL and some pointing directly to the platform with a site identifier in the query parameters</w:delText>
          </w:r>
        </w:del>
      </w:ins>
      <w:ins w:id="1031" w:author="Neil Lofgren" w:date="2015-11-16T01:04:00Z">
        <w:del w:id="1032" w:author="Zac" w:date="2015-11-16T21:20:00Z">
          <w:r w:rsidR="00227081" w:rsidDel="00D83CF7">
            <w:rPr>
              <w:szCs w:val="24"/>
            </w:rPr>
            <w:delText>edFor example, in BigCommerce these are</w:delText>
          </w:r>
        </w:del>
      </w:ins>
      <w:ins w:id="1033" w:author="Neil Lofgren" w:date="2015-11-16T01:10:00Z">
        <w:del w:id="1034" w:author="Zac" w:date="2015-11-16T21:20:00Z">
          <w:r w:rsidR="00227081" w:rsidDel="00D83CF7">
            <w:rPr>
              <w:szCs w:val="24"/>
            </w:rPr>
            <w:delText>22</w:delText>
          </w:r>
        </w:del>
      </w:ins>
      <w:ins w:id="1035" w:author="Neil Lofgren" w:date="2015-11-16T01:13:00Z">
        <w:del w:id="1036" w:author="Zac" w:date="2015-11-16T21:20:00Z">
          <w:r w:rsidR="00A4605B" w:rsidDel="00D83CF7">
            <w:rPr>
              <w:szCs w:val="24"/>
            </w:rPr>
            <w:delText>t-</w:delText>
          </w:r>
        </w:del>
      </w:ins>
      <w:del w:id="1037" w:author="Zac" w:date="2015-11-02T08:27:00Z">
        <w:r w:rsidR="00D47BD1" w:rsidDel="00156E73">
          <w:delText xml:space="preserve">Plugin </w:delText>
        </w:r>
      </w:del>
      <w:bookmarkStart w:id="1038" w:name="_Toc435434045"/>
      <w:bookmarkStart w:id="1039" w:name="_Toc435596039"/>
      <w:ins w:id="1040" w:author="Zac" w:date="2015-11-02T12:39:00Z">
        <w:r w:rsidR="00446D87">
          <w:t>I</w:t>
        </w:r>
      </w:ins>
      <w:ins w:id="1041" w:author="Zac" w:date="2015-11-02T12:36:00Z">
        <w:r w:rsidR="00446D87">
          <w:t xml:space="preserve">nstalled </w:t>
        </w:r>
      </w:ins>
      <w:ins w:id="1042" w:author="Zac" w:date="2015-11-02T12:39:00Z">
        <w:r w:rsidR="00446D87">
          <w:t>P</w:t>
        </w:r>
      </w:ins>
      <w:ins w:id="1043" w:author="Zac" w:date="2015-11-02T12:36:00Z">
        <w:r w:rsidR="00446D87">
          <w:t>lugin</w:t>
        </w:r>
      </w:ins>
      <w:ins w:id="1044" w:author="Zac" w:date="2015-11-02T08:27:00Z">
        <w:r w:rsidR="00156E73">
          <w:t xml:space="preserve"> Implementation </w:t>
        </w:r>
      </w:ins>
      <w:del w:id="1045" w:author="Zac" w:date="2015-11-01T20:57:00Z">
        <w:r w:rsidR="00D47BD1" w:rsidDel="00C72922">
          <w:delText>(a.k.a. Module</w:delText>
        </w:r>
        <w:r w:rsidR="00CB70EC" w:rsidDel="00C72922">
          <w:delText>,</w:delText>
        </w:r>
        <w:r w:rsidR="00D47BD1" w:rsidDel="00C72922">
          <w:delText xml:space="preserve"> Connector or Extension) </w:delText>
        </w:r>
      </w:del>
      <w:del w:id="1046" w:author="Zac" w:date="2015-11-02T00:53:00Z">
        <w:r w:rsidR="00D47BD1" w:rsidDel="00B615D5">
          <w:delText>Overview</w:delText>
        </w:r>
      </w:del>
      <w:ins w:id="1047" w:author="Zac" w:date="2015-11-02T08:27:00Z">
        <w:r w:rsidR="00156E73">
          <w:t>Requirements</w:t>
        </w:r>
      </w:ins>
      <w:bookmarkEnd w:id="1038"/>
      <w:bookmarkEnd w:id="1039"/>
    </w:p>
    <w:p w14:paraId="78F7F864" w14:textId="66B4CDD7" w:rsidR="00D47BD1" w:rsidRPr="00D47BD1" w:rsidRDefault="00D47BD1" w:rsidP="00AF05DC">
      <w:pPr>
        <w:rPr>
          <w:szCs w:val="24"/>
        </w:rPr>
      </w:pPr>
      <w:r w:rsidRPr="00D47BD1">
        <w:rPr>
          <w:szCs w:val="24"/>
        </w:rPr>
        <w:t xml:space="preserve">The 4-Tell Boost </w:t>
      </w:r>
      <w:r w:rsidR="009C1B99">
        <w:rPr>
          <w:szCs w:val="24"/>
        </w:rPr>
        <w:t>Plugin</w:t>
      </w:r>
      <w:r w:rsidR="009C1B99" w:rsidRPr="00D47BD1">
        <w:rPr>
          <w:szCs w:val="24"/>
        </w:rPr>
        <w:t xml:space="preserve"> </w:t>
      </w:r>
      <w:r w:rsidRPr="00D47BD1">
        <w:rPr>
          <w:szCs w:val="24"/>
        </w:rPr>
        <w:t>will require four main capabilities:</w:t>
      </w:r>
    </w:p>
    <w:p w14:paraId="5C01167A" w14:textId="15723CDD" w:rsidR="00D47BD1" w:rsidRDefault="00D47BD1">
      <w:pPr>
        <w:pStyle w:val="NoSpacing"/>
        <w:numPr>
          <w:ilvl w:val="0"/>
          <w:numId w:val="55"/>
        </w:numPr>
        <w:spacing w:after="0" w:line="276" w:lineRule="auto"/>
        <w:ind w:left="360"/>
        <w:rPr>
          <w:ins w:id="1048" w:author="Zac" w:date="2015-11-02T10:46:00Z"/>
          <w:rFonts w:ascii="Calibri" w:hAnsi="Calibri"/>
          <w:sz w:val="24"/>
          <w:szCs w:val="24"/>
        </w:rPr>
        <w:pPrChange w:id="1049" w:author="Zac" w:date="2015-11-02T11:03:00Z">
          <w:pPr>
            <w:pStyle w:val="NoSpacing"/>
            <w:numPr>
              <w:numId w:val="34"/>
            </w:numPr>
            <w:spacing w:after="0" w:line="276" w:lineRule="auto"/>
            <w:ind w:left="360" w:hanging="360"/>
          </w:pPr>
        </w:pPrChange>
      </w:pPr>
      <w:r w:rsidRPr="00D47BD1">
        <w:rPr>
          <w:rFonts w:ascii="Calibri" w:hAnsi="Calibri"/>
          <w:b/>
          <w:sz w:val="24"/>
          <w:szCs w:val="24"/>
        </w:rPr>
        <w:t>Admin</w:t>
      </w:r>
      <w:r w:rsidRPr="00D47BD1">
        <w:rPr>
          <w:rFonts w:ascii="Calibri" w:hAnsi="Calibri"/>
          <w:sz w:val="24"/>
          <w:szCs w:val="24"/>
        </w:rPr>
        <w:t xml:space="preserve"> </w:t>
      </w:r>
      <w:r w:rsidRPr="00D47BD1">
        <w:rPr>
          <w:rFonts w:ascii="Calibri" w:hAnsi="Calibri"/>
          <w:b/>
          <w:sz w:val="24"/>
          <w:szCs w:val="24"/>
        </w:rPr>
        <w:t>Settings</w:t>
      </w:r>
      <w:ins w:id="1050" w:author="Zac" w:date="2015-11-02T09:40:00Z">
        <w:r w:rsidR="004A5D3E">
          <w:rPr>
            <w:rFonts w:ascii="Calibri" w:hAnsi="Calibri"/>
            <w:b/>
            <w:sz w:val="24"/>
            <w:szCs w:val="24"/>
          </w:rPr>
          <w:t xml:space="preserve"> Page</w:t>
        </w:r>
      </w:ins>
      <w:del w:id="1051" w:author="Zac" w:date="2015-11-02T09:39:00Z">
        <w:r w:rsidR="00A500FD" w:rsidDel="004A5D3E">
          <w:rPr>
            <w:rFonts w:ascii="Calibri" w:hAnsi="Calibri"/>
            <w:sz w:val="24"/>
            <w:szCs w:val="24"/>
          </w:rPr>
          <w:delText xml:space="preserve"> </w:delText>
        </w:r>
      </w:del>
      <w:ins w:id="1052" w:author="Zac" w:date="2015-11-02T09:39:00Z">
        <w:r w:rsidR="004A5D3E" w:rsidRPr="00D47BD1">
          <w:rPr>
            <w:rFonts w:ascii="Calibri" w:hAnsi="Calibri"/>
            <w:b/>
            <w:sz w:val="24"/>
            <w:szCs w:val="24"/>
          </w:rPr>
          <w:t xml:space="preserve"> </w:t>
        </w:r>
        <w:r w:rsidR="004A5D3E" w:rsidRPr="00D47BD1">
          <w:rPr>
            <w:rFonts w:ascii="Calibri" w:hAnsi="Calibri"/>
            <w:sz w:val="24"/>
            <w:szCs w:val="24"/>
          </w:rPr>
          <w:t xml:space="preserve">– </w:t>
        </w:r>
      </w:ins>
      <w:del w:id="1053" w:author="Zac" w:date="2015-11-02T09:39:00Z">
        <w:r w:rsidRPr="00D47BD1" w:rsidDel="004A5D3E">
          <w:rPr>
            <w:rFonts w:ascii="Calibri" w:hAnsi="Calibri"/>
            <w:sz w:val="24"/>
            <w:szCs w:val="24"/>
          </w:rPr>
          <w:delText>--</w:delText>
        </w:r>
      </w:del>
      <w:r w:rsidRPr="00D47BD1">
        <w:rPr>
          <w:rFonts w:ascii="Calibri" w:hAnsi="Calibri"/>
          <w:sz w:val="24"/>
          <w:szCs w:val="24"/>
        </w:rPr>
        <w:t xml:space="preserve">Create an admin page to allow store owners to set </w:t>
      </w:r>
      <w:del w:id="1054" w:author="Zac" w:date="2015-11-05T01:01:00Z">
        <w:r w:rsidRPr="00D47BD1" w:rsidDel="003642AE">
          <w:rPr>
            <w:rFonts w:ascii="Calibri" w:hAnsi="Calibri"/>
            <w:sz w:val="24"/>
            <w:szCs w:val="24"/>
          </w:rPr>
          <w:delText>preferences</w:delText>
        </w:r>
      </w:del>
      <w:ins w:id="1055" w:author="Zac" w:date="2015-11-05T01:01:00Z">
        <w:r w:rsidR="003642AE">
          <w:rPr>
            <w:rFonts w:ascii="Calibri" w:hAnsi="Calibri"/>
            <w:sz w:val="24"/>
            <w:szCs w:val="24"/>
          </w:rPr>
          <w:t>plugin controls</w:t>
        </w:r>
      </w:ins>
      <w:ins w:id="1056" w:author="Zac" w:date="2015-11-02T09:39:00Z">
        <w:r w:rsidR="004A5D3E">
          <w:rPr>
            <w:rFonts w:ascii="Calibri" w:hAnsi="Calibri"/>
            <w:sz w:val="24"/>
            <w:szCs w:val="24"/>
          </w:rPr>
          <w:t>.</w:t>
        </w:r>
      </w:ins>
    </w:p>
    <w:p w14:paraId="5C5B047D" w14:textId="77777777" w:rsidR="0076734F" w:rsidRPr="00D47BD1" w:rsidRDefault="0076734F">
      <w:pPr>
        <w:pStyle w:val="NoSpacing"/>
        <w:spacing w:after="0" w:line="276" w:lineRule="auto"/>
        <w:ind w:left="360"/>
        <w:rPr>
          <w:rFonts w:ascii="Calibri" w:hAnsi="Calibri"/>
          <w:sz w:val="24"/>
          <w:szCs w:val="24"/>
        </w:rPr>
        <w:pPrChange w:id="1057" w:author="Zac" w:date="2015-11-02T11:03:00Z">
          <w:pPr>
            <w:pStyle w:val="NoSpacing"/>
            <w:numPr>
              <w:numId w:val="34"/>
            </w:numPr>
            <w:spacing w:after="0" w:line="276" w:lineRule="auto"/>
            <w:ind w:left="360" w:hanging="360"/>
          </w:pPr>
        </w:pPrChange>
      </w:pPr>
    </w:p>
    <w:p w14:paraId="30C833CB" w14:textId="7245453E" w:rsidR="00A53B1C" w:rsidRDefault="004A5D3E">
      <w:pPr>
        <w:pStyle w:val="NoSpacing"/>
        <w:numPr>
          <w:ilvl w:val="0"/>
          <w:numId w:val="56"/>
        </w:numPr>
        <w:spacing w:after="0" w:line="276" w:lineRule="auto"/>
        <w:ind w:left="360"/>
        <w:rPr>
          <w:ins w:id="1058" w:author="Zac" w:date="2015-11-02T10:46:00Z"/>
          <w:rFonts w:ascii="Calibri" w:hAnsi="Calibri"/>
          <w:sz w:val="24"/>
          <w:szCs w:val="24"/>
        </w:rPr>
        <w:pPrChange w:id="1059" w:author="Zac" w:date="2015-11-02T11:03:00Z">
          <w:pPr>
            <w:pStyle w:val="NoSpacing"/>
            <w:numPr>
              <w:numId w:val="34"/>
            </w:numPr>
            <w:spacing w:after="0" w:line="276" w:lineRule="auto"/>
            <w:ind w:left="360" w:hanging="360"/>
          </w:pPr>
        </w:pPrChange>
      </w:pPr>
      <w:ins w:id="1060" w:author="Zac" w:date="2015-11-02T09:41:00Z">
        <w:r>
          <w:rPr>
            <w:rFonts w:ascii="Calibri" w:hAnsi="Calibri"/>
            <w:b/>
            <w:sz w:val="24"/>
            <w:szCs w:val="24"/>
          </w:rPr>
          <w:t xml:space="preserve">Data </w:t>
        </w:r>
      </w:ins>
      <w:r w:rsidR="00D47BD1">
        <w:rPr>
          <w:rFonts w:ascii="Calibri" w:hAnsi="Calibri"/>
          <w:b/>
          <w:sz w:val="24"/>
          <w:szCs w:val="24"/>
        </w:rPr>
        <w:t>Feed</w:t>
      </w:r>
      <w:ins w:id="1061" w:author="Zac" w:date="2015-11-02T09:39:00Z">
        <w:r w:rsidRPr="00D47BD1">
          <w:rPr>
            <w:rFonts w:ascii="Calibri" w:hAnsi="Calibri"/>
            <w:b/>
            <w:sz w:val="24"/>
            <w:szCs w:val="24"/>
          </w:rPr>
          <w:t xml:space="preserve"> </w:t>
        </w:r>
      </w:ins>
      <w:ins w:id="1062" w:author="Zac" w:date="2015-11-05T23:49:00Z">
        <w:r w:rsidR="009F3157">
          <w:rPr>
            <w:rFonts w:ascii="Calibri" w:hAnsi="Calibri"/>
            <w:b/>
            <w:sz w:val="24"/>
            <w:szCs w:val="24"/>
          </w:rPr>
          <w:t>Definition</w:t>
        </w:r>
      </w:ins>
      <w:ins w:id="1063" w:author="Zac" w:date="2015-11-05T01:49:00Z">
        <w:r w:rsidR="00021C8D">
          <w:rPr>
            <w:rFonts w:ascii="Calibri" w:hAnsi="Calibri"/>
            <w:b/>
            <w:sz w:val="24"/>
            <w:szCs w:val="24"/>
          </w:rPr>
          <w:t xml:space="preserve"> </w:t>
        </w:r>
      </w:ins>
      <w:ins w:id="1064" w:author="Zac" w:date="2015-11-02T09:39:00Z">
        <w:r w:rsidRPr="00D47BD1">
          <w:rPr>
            <w:rFonts w:ascii="Calibri" w:hAnsi="Calibri"/>
            <w:sz w:val="24"/>
            <w:szCs w:val="24"/>
          </w:rPr>
          <w:t xml:space="preserve">– </w:t>
        </w:r>
      </w:ins>
      <w:del w:id="1065" w:author="Zac" w:date="2015-11-02T09:39:00Z">
        <w:r w:rsidR="00D47BD1" w:rsidRPr="00D47BD1" w:rsidDel="004A5D3E">
          <w:rPr>
            <w:rFonts w:ascii="Calibri" w:hAnsi="Calibri"/>
            <w:sz w:val="24"/>
            <w:szCs w:val="24"/>
          </w:rPr>
          <w:delText xml:space="preserve">: </w:delText>
        </w:r>
      </w:del>
      <w:r w:rsidR="00D47BD1" w:rsidRPr="00D47BD1">
        <w:rPr>
          <w:rFonts w:ascii="Calibri" w:hAnsi="Calibri"/>
          <w:sz w:val="24"/>
          <w:szCs w:val="24"/>
        </w:rPr>
        <w:t xml:space="preserve">Expose a URL that allows our service to </w:t>
      </w:r>
      <w:del w:id="1066" w:author="Zac" w:date="2015-11-02T09:35:00Z">
        <w:r w:rsidR="00D47BD1" w:rsidRPr="00D47BD1" w:rsidDel="004A5D3E">
          <w:rPr>
            <w:rFonts w:ascii="Calibri" w:hAnsi="Calibri"/>
            <w:sz w:val="24"/>
            <w:szCs w:val="24"/>
          </w:rPr>
          <w:delText>launch the module</w:delText>
        </w:r>
      </w:del>
      <w:ins w:id="1067" w:author="Zac" w:date="2015-11-02T09:35:00Z">
        <w:r>
          <w:rPr>
            <w:rFonts w:ascii="Calibri" w:hAnsi="Calibri"/>
            <w:sz w:val="24"/>
            <w:szCs w:val="24"/>
          </w:rPr>
          <w:t>request data from our plugin</w:t>
        </w:r>
      </w:ins>
      <w:r w:rsidR="00D47BD1" w:rsidRPr="00D47BD1">
        <w:rPr>
          <w:rFonts w:ascii="Calibri" w:hAnsi="Calibri"/>
          <w:sz w:val="24"/>
          <w:szCs w:val="24"/>
        </w:rPr>
        <w:t xml:space="preserve"> with query parameters and receive the data </w:t>
      </w:r>
      <w:del w:id="1068" w:author="Zac" w:date="2015-11-05T01:02:00Z">
        <w:r w:rsidR="00D47BD1" w:rsidRPr="00D47BD1" w:rsidDel="003642AE">
          <w:rPr>
            <w:rFonts w:ascii="Calibri" w:hAnsi="Calibri"/>
            <w:sz w:val="24"/>
            <w:szCs w:val="24"/>
          </w:rPr>
          <w:delText>in</w:delText>
        </w:r>
      </w:del>
      <w:ins w:id="1069" w:author="Zac" w:date="2015-11-05T01:02:00Z">
        <w:r w:rsidR="003642AE">
          <w:rPr>
            <w:rFonts w:ascii="Calibri" w:hAnsi="Calibri"/>
            <w:sz w:val="24"/>
            <w:szCs w:val="24"/>
          </w:rPr>
          <w:t>as a</w:t>
        </w:r>
      </w:ins>
      <w:del w:id="1070" w:author="Zac" w:date="2015-11-02T09:35:00Z">
        <w:r w:rsidR="00D47BD1" w:rsidRPr="00D47BD1" w:rsidDel="004A5D3E">
          <w:rPr>
            <w:rFonts w:ascii="Calibri" w:hAnsi="Calibri"/>
            <w:sz w:val="24"/>
            <w:szCs w:val="24"/>
          </w:rPr>
          <w:delText xml:space="preserve"> a</w:delText>
        </w:r>
      </w:del>
      <w:r w:rsidR="00D47BD1" w:rsidRPr="00D47BD1">
        <w:rPr>
          <w:rFonts w:ascii="Calibri" w:hAnsi="Calibri"/>
          <w:sz w:val="24"/>
          <w:szCs w:val="24"/>
        </w:rPr>
        <w:t xml:space="preserve"> JSON format</w:t>
      </w:r>
      <w:ins w:id="1071" w:author="Zac" w:date="2015-11-05T01:02:00Z">
        <w:r w:rsidR="003642AE">
          <w:rPr>
            <w:rFonts w:ascii="Calibri" w:hAnsi="Calibri"/>
            <w:sz w:val="24"/>
            <w:szCs w:val="24"/>
          </w:rPr>
          <w:t>ted response</w:t>
        </w:r>
      </w:ins>
      <w:ins w:id="1072" w:author="Zac" w:date="2015-11-02T09:39:00Z">
        <w:r>
          <w:rPr>
            <w:rFonts w:ascii="Calibri" w:hAnsi="Calibri"/>
            <w:sz w:val="24"/>
            <w:szCs w:val="24"/>
          </w:rPr>
          <w:t>.</w:t>
        </w:r>
      </w:ins>
    </w:p>
    <w:p w14:paraId="2AC8092D" w14:textId="77777777" w:rsidR="0076734F" w:rsidRPr="00D47BD1" w:rsidRDefault="0076734F">
      <w:pPr>
        <w:pStyle w:val="NoSpacing"/>
        <w:spacing w:after="0" w:line="276" w:lineRule="auto"/>
        <w:ind w:left="360"/>
        <w:rPr>
          <w:rFonts w:ascii="Calibri" w:hAnsi="Calibri"/>
          <w:sz w:val="24"/>
          <w:szCs w:val="24"/>
        </w:rPr>
        <w:pPrChange w:id="1073" w:author="Zac" w:date="2015-11-02T11:03:00Z">
          <w:pPr>
            <w:pStyle w:val="NoSpacing"/>
            <w:numPr>
              <w:numId w:val="34"/>
            </w:numPr>
            <w:spacing w:after="0" w:line="276" w:lineRule="auto"/>
            <w:ind w:left="360" w:hanging="360"/>
          </w:pPr>
        </w:pPrChange>
      </w:pPr>
    </w:p>
    <w:p w14:paraId="0B77B4B0" w14:textId="36CA354D" w:rsidR="00D47BD1" w:rsidRDefault="00D47BD1">
      <w:pPr>
        <w:pStyle w:val="NoSpacing"/>
        <w:numPr>
          <w:ilvl w:val="0"/>
          <w:numId w:val="57"/>
        </w:numPr>
        <w:spacing w:after="0" w:line="276" w:lineRule="auto"/>
        <w:ind w:left="360"/>
        <w:rPr>
          <w:ins w:id="1074" w:author="Zac" w:date="2015-11-02T10:46:00Z"/>
          <w:rFonts w:ascii="Calibri" w:hAnsi="Calibri"/>
          <w:sz w:val="24"/>
          <w:szCs w:val="24"/>
        </w:rPr>
        <w:pPrChange w:id="1075" w:author="Zac" w:date="2015-11-02T11:03:00Z">
          <w:pPr>
            <w:pStyle w:val="NoSpacing"/>
            <w:numPr>
              <w:numId w:val="34"/>
            </w:numPr>
            <w:spacing w:after="0" w:line="276" w:lineRule="auto"/>
            <w:ind w:left="360" w:hanging="360"/>
          </w:pPr>
        </w:pPrChange>
      </w:pPr>
      <w:r w:rsidRPr="00D47BD1">
        <w:rPr>
          <w:rFonts w:ascii="Calibri" w:hAnsi="Calibri"/>
          <w:b/>
          <w:sz w:val="24"/>
          <w:szCs w:val="24"/>
        </w:rPr>
        <w:t xml:space="preserve">JavaScript Insertion </w:t>
      </w:r>
      <w:r w:rsidRPr="00D47BD1">
        <w:rPr>
          <w:rFonts w:ascii="Calibri" w:hAnsi="Calibri"/>
          <w:sz w:val="24"/>
          <w:szCs w:val="24"/>
        </w:rPr>
        <w:t>– Insert a small amount of JavaScript into the main frame header</w:t>
      </w:r>
      <w:r w:rsidR="00685DDB">
        <w:rPr>
          <w:rFonts w:ascii="Calibri" w:hAnsi="Calibri"/>
          <w:sz w:val="24"/>
          <w:szCs w:val="24"/>
        </w:rPr>
        <w:t xml:space="preserve"> and order confirmation page template</w:t>
      </w:r>
      <w:ins w:id="1076" w:author="Zac" w:date="2015-11-02T09:39:00Z">
        <w:r w:rsidR="004A5D3E">
          <w:rPr>
            <w:rFonts w:ascii="Calibri" w:hAnsi="Calibri"/>
            <w:sz w:val="24"/>
            <w:szCs w:val="24"/>
          </w:rPr>
          <w:t>.</w:t>
        </w:r>
      </w:ins>
    </w:p>
    <w:p w14:paraId="5714CE0D" w14:textId="77777777" w:rsidR="0076734F" w:rsidRDefault="0076734F">
      <w:pPr>
        <w:pStyle w:val="NoSpacing"/>
        <w:spacing w:after="0" w:line="276" w:lineRule="auto"/>
        <w:ind w:left="360"/>
        <w:rPr>
          <w:rFonts w:ascii="Calibri" w:hAnsi="Calibri"/>
          <w:sz w:val="24"/>
          <w:szCs w:val="24"/>
        </w:rPr>
        <w:pPrChange w:id="1077" w:author="Zac" w:date="2015-11-02T11:03:00Z">
          <w:pPr>
            <w:pStyle w:val="NoSpacing"/>
            <w:numPr>
              <w:numId w:val="34"/>
            </w:numPr>
            <w:spacing w:after="0" w:line="276" w:lineRule="auto"/>
            <w:ind w:left="360" w:hanging="360"/>
          </w:pPr>
        </w:pPrChange>
      </w:pPr>
    </w:p>
    <w:p w14:paraId="0A5B716C" w14:textId="5125A239" w:rsidR="00685DDB" w:rsidRPr="00685DDB" w:rsidRDefault="0077716D">
      <w:pPr>
        <w:pStyle w:val="NoSpacing"/>
        <w:numPr>
          <w:ilvl w:val="0"/>
          <w:numId w:val="58"/>
        </w:numPr>
        <w:spacing w:after="0" w:line="276" w:lineRule="auto"/>
        <w:ind w:left="360"/>
        <w:rPr>
          <w:rFonts w:ascii="Calibri" w:hAnsi="Calibri"/>
          <w:sz w:val="24"/>
          <w:szCs w:val="24"/>
        </w:rPr>
        <w:pPrChange w:id="1078" w:author="Zac" w:date="2015-11-02T11:03:00Z">
          <w:pPr>
            <w:pStyle w:val="NoSpacing"/>
            <w:numPr>
              <w:numId w:val="34"/>
            </w:numPr>
            <w:spacing w:after="0" w:line="276" w:lineRule="auto"/>
            <w:ind w:left="360" w:hanging="360"/>
          </w:pPr>
        </w:pPrChange>
      </w:pPr>
      <w:r>
        <w:rPr>
          <w:rFonts w:ascii="Calibri" w:hAnsi="Calibri"/>
          <w:b/>
          <w:sz w:val="24"/>
          <w:szCs w:val="24"/>
        </w:rPr>
        <w:t>Multi-S</w:t>
      </w:r>
      <w:r w:rsidR="00685DDB">
        <w:rPr>
          <w:rFonts w:ascii="Calibri" w:hAnsi="Calibri"/>
          <w:b/>
          <w:sz w:val="24"/>
          <w:szCs w:val="24"/>
        </w:rPr>
        <w:t>tore</w:t>
      </w:r>
      <w:r w:rsidR="005F3E9F">
        <w:rPr>
          <w:rFonts w:ascii="Calibri" w:hAnsi="Calibri"/>
          <w:b/>
          <w:sz w:val="24"/>
          <w:szCs w:val="24"/>
        </w:rPr>
        <w:t xml:space="preserve"> &amp; Multi-Country</w:t>
      </w:r>
      <w:r w:rsidR="00685DDB">
        <w:rPr>
          <w:rFonts w:ascii="Calibri" w:hAnsi="Calibri"/>
          <w:b/>
          <w:sz w:val="24"/>
          <w:szCs w:val="24"/>
        </w:rPr>
        <w:t xml:space="preserve">– </w:t>
      </w:r>
      <w:r w:rsidR="00685DDB" w:rsidRPr="006863EC">
        <w:rPr>
          <w:rFonts w:ascii="Calibri" w:hAnsi="Calibri"/>
          <w:sz w:val="24"/>
          <w:szCs w:val="24"/>
        </w:rPr>
        <w:t xml:space="preserve">If the platform </w:t>
      </w:r>
      <w:del w:id="1079" w:author="Zac" w:date="2015-11-05T01:04:00Z">
        <w:r w:rsidR="00685DDB" w:rsidDel="003642AE">
          <w:rPr>
            <w:rFonts w:ascii="Calibri" w:hAnsi="Calibri"/>
            <w:sz w:val="24"/>
            <w:szCs w:val="24"/>
          </w:rPr>
          <w:delText xml:space="preserve">allows </w:delText>
        </w:r>
      </w:del>
      <w:ins w:id="1080" w:author="Zac" w:date="2015-11-05T01:04:00Z">
        <w:r w:rsidR="003642AE">
          <w:rPr>
            <w:rFonts w:ascii="Calibri" w:hAnsi="Calibri"/>
            <w:sz w:val="24"/>
            <w:szCs w:val="24"/>
          </w:rPr>
          <w:t xml:space="preserve">supports </w:t>
        </w:r>
      </w:ins>
      <w:r w:rsidR="00685DDB">
        <w:rPr>
          <w:rFonts w:ascii="Calibri" w:hAnsi="Calibri"/>
          <w:sz w:val="24"/>
          <w:szCs w:val="24"/>
        </w:rPr>
        <w:t>multi</w:t>
      </w:r>
      <w:r>
        <w:rPr>
          <w:rFonts w:ascii="Calibri" w:hAnsi="Calibri"/>
          <w:sz w:val="24"/>
          <w:szCs w:val="24"/>
        </w:rPr>
        <w:t xml:space="preserve">ple </w:t>
      </w:r>
      <w:r w:rsidR="00685DDB">
        <w:rPr>
          <w:rFonts w:ascii="Calibri" w:hAnsi="Calibri"/>
          <w:sz w:val="24"/>
          <w:szCs w:val="24"/>
        </w:rPr>
        <w:t>store</w:t>
      </w:r>
      <w:r>
        <w:rPr>
          <w:rFonts w:ascii="Calibri" w:hAnsi="Calibri"/>
          <w:sz w:val="24"/>
          <w:szCs w:val="24"/>
        </w:rPr>
        <w:t>s</w:t>
      </w:r>
      <w:r w:rsidR="005F3E9F">
        <w:rPr>
          <w:rFonts w:ascii="Calibri" w:hAnsi="Calibri"/>
          <w:sz w:val="24"/>
          <w:szCs w:val="24"/>
        </w:rPr>
        <w:t xml:space="preserve"> </w:t>
      </w:r>
      <w:ins w:id="1081" w:author="Zac" w:date="2015-11-05T01:04:00Z">
        <w:r w:rsidR="003642AE">
          <w:rPr>
            <w:rFonts w:ascii="Calibri" w:hAnsi="Calibri"/>
            <w:sz w:val="24"/>
            <w:szCs w:val="24"/>
          </w:rPr>
          <w:t xml:space="preserve">corresponding to multiple countries </w:t>
        </w:r>
      </w:ins>
      <w:r w:rsidR="005F3E9F">
        <w:rPr>
          <w:rFonts w:ascii="Calibri" w:hAnsi="Calibri"/>
          <w:sz w:val="24"/>
          <w:szCs w:val="24"/>
        </w:rPr>
        <w:t xml:space="preserve">and/or </w:t>
      </w:r>
      <w:ins w:id="1082" w:author="Zac" w:date="2015-11-05T01:05:00Z">
        <w:r w:rsidR="003642AE">
          <w:rPr>
            <w:rFonts w:ascii="Calibri" w:hAnsi="Calibri"/>
            <w:sz w:val="24"/>
            <w:szCs w:val="24"/>
          </w:rPr>
          <w:t>supports</w:t>
        </w:r>
      </w:ins>
      <w:del w:id="1083" w:author="Zac" w:date="2015-11-05T01:05:00Z">
        <w:r w:rsidR="005F3E9F" w:rsidDel="003642AE">
          <w:rPr>
            <w:rFonts w:ascii="Calibri" w:hAnsi="Calibri"/>
            <w:sz w:val="24"/>
            <w:szCs w:val="24"/>
          </w:rPr>
          <w:delText>multiple countries to</w:delText>
        </w:r>
      </w:del>
      <w:ins w:id="1084" w:author="Zac" w:date="2015-11-05T01:05:00Z">
        <w:r w:rsidR="003642AE">
          <w:rPr>
            <w:rFonts w:ascii="Calibri" w:hAnsi="Calibri"/>
            <w:sz w:val="24"/>
            <w:szCs w:val="24"/>
          </w:rPr>
          <w:t xml:space="preserve"> the</w:t>
        </w:r>
      </w:ins>
      <w:r w:rsidR="005F3E9F">
        <w:rPr>
          <w:rFonts w:ascii="Calibri" w:hAnsi="Calibri"/>
          <w:sz w:val="24"/>
          <w:szCs w:val="24"/>
        </w:rPr>
        <w:t xml:space="preserve"> display </w:t>
      </w:r>
      <w:ins w:id="1085" w:author="Zac" w:date="2015-11-05T01:05:00Z">
        <w:r w:rsidR="003642AE">
          <w:rPr>
            <w:rFonts w:ascii="Calibri" w:hAnsi="Calibri"/>
            <w:sz w:val="24"/>
            <w:szCs w:val="24"/>
          </w:rPr>
          <w:t xml:space="preserve">of </w:t>
        </w:r>
      </w:ins>
      <w:r w:rsidR="005F3E9F">
        <w:rPr>
          <w:rFonts w:ascii="Calibri" w:hAnsi="Calibri"/>
          <w:sz w:val="24"/>
          <w:szCs w:val="24"/>
        </w:rPr>
        <w:t>different languages</w:t>
      </w:r>
      <w:r>
        <w:rPr>
          <w:rFonts w:ascii="Calibri" w:hAnsi="Calibri"/>
          <w:sz w:val="24"/>
          <w:szCs w:val="24"/>
        </w:rPr>
        <w:t xml:space="preserve"> and currencies</w:t>
      </w:r>
      <w:r w:rsidR="005F3E9F">
        <w:rPr>
          <w:rFonts w:ascii="Calibri" w:hAnsi="Calibri"/>
          <w:sz w:val="24"/>
          <w:szCs w:val="24"/>
        </w:rPr>
        <w:t xml:space="preserve"> on the same </w:t>
      </w:r>
      <w:ins w:id="1086" w:author="Zac" w:date="2015-11-02T09:40:00Z">
        <w:r w:rsidR="004A5D3E">
          <w:rPr>
            <w:rFonts w:ascii="Calibri" w:hAnsi="Calibri"/>
            <w:sz w:val="24"/>
            <w:szCs w:val="24"/>
          </w:rPr>
          <w:t>s</w:t>
        </w:r>
      </w:ins>
      <w:r w:rsidR="005F3E9F">
        <w:rPr>
          <w:rFonts w:ascii="Calibri" w:hAnsi="Calibri"/>
          <w:sz w:val="24"/>
          <w:szCs w:val="24"/>
        </w:rPr>
        <w:t>tore</w:t>
      </w:r>
      <w:r w:rsidR="00685DDB">
        <w:rPr>
          <w:rFonts w:ascii="Calibri" w:hAnsi="Calibri"/>
          <w:sz w:val="24"/>
          <w:szCs w:val="24"/>
        </w:rPr>
        <w:t xml:space="preserve">, our plug-in needs to support these options as well. </w:t>
      </w:r>
    </w:p>
    <w:p w14:paraId="7CB2F213" w14:textId="77777777" w:rsidR="009978C9" w:rsidRDefault="009978C9">
      <w:pPr>
        <w:spacing w:before="200" w:after="200"/>
        <w:rPr>
          <w:ins w:id="1087" w:author="Zac" w:date="2015-11-02T13:19:00Z"/>
          <w:b/>
          <w:sz w:val="32"/>
          <w:u w:val="single"/>
        </w:rPr>
      </w:pPr>
      <w:ins w:id="1088" w:author="Zac" w:date="2015-11-02T13:19:00Z">
        <w:r>
          <w:br w:type="page"/>
        </w:r>
        <w:bookmarkStart w:id="1089" w:name="_Ref297654662"/>
        <w:bookmarkStart w:id="1090" w:name="_Toc329902206"/>
      </w:ins>
    </w:p>
    <w:p w14:paraId="711AF986" w14:textId="13B97E6B" w:rsidR="00D47BD1" w:rsidRPr="00927472" w:rsidRDefault="00D47BD1">
      <w:pPr>
        <w:pStyle w:val="Heading2"/>
        <w:rPr>
          <w:color w:val="0070C0"/>
          <w:rPrChange w:id="1091" w:author="Zac" w:date="2015-11-05T08:18:00Z">
            <w:rPr/>
          </w:rPrChange>
        </w:rPr>
        <w:pPrChange w:id="1092" w:author="Zac" w:date="2015-11-02T08:43:00Z">
          <w:pPr>
            <w:pStyle w:val="Heading1"/>
            <w:keepNext/>
            <w:keepLines/>
          </w:pPr>
        </w:pPrChange>
      </w:pPr>
      <w:bookmarkStart w:id="1093" w:name="_Toc435434046"/>
      <w:bookmarkStart w:id="1094" w:name="_Toc435596040"/>
      <w:r w:rsidRPr="00927472">
        <w:rPr>
          <w:color w:val="0070C0"/>
          <w:rPrChange w:id="1095" w:author="Zac" w:date="2015-11-05T08:18:00Z">
            <w:rPr/>
          </w:rPrChange>
        </w:rPr>
        <w:lastRenderedPageBreak/>
        <w:t xml:space="preserve">Admin </w:t>
      </w:r>
      <w:bookmarkEnd w:id="1089"/>
      <w:r w:rsidRPr="00927472">
        <w:rPr>
          <w:color w:val="0070C0"/>
          <w:rPrChange w:id="1096" w:author="Zac" w:date="2015-11-05T08:18:00Z">
            <w:rPr/>
          </w:rPrChange>
        </w:rPr>
        <w:t>Settings</w:t>
      </w:r>
      <w:bookmarkEnd w:id="1090"/>
      <w:ins w:id="1097" w:author="Zac" w:date="2015-11-02T09:40:00Z">
        <w:r w:rsidR="004A5D3E" w:rsidRPr="00927472">
          <w:rPr>
            <w:color w:val="0070C0"/>
            <w:rPrChange w:id="1098" w:author="Zac" w:date="2015-11-05T08:18:00Z">
              <w:rPr/>
            </w:rPrChange>
          </w:rPr>
          <w:t xml:space="preserve"> Page</w:t>
        </w:r>
      </w:ins>
      <w:bookmarkEnd w:id="1093"/>
      <w:bookmarkEnd w:id="1094"/>
    </w:p>
    <w:p w14:paraId="769A6B61" w14:textId="2D7DF8A8" w:rsidR="0077716D" w:rsidRDefault="00D47BD1" w:rsidP="00000C24">
      <w:pPr>
        <w:keepNext/>
        <w:keepLines/>
        <w:spacing w:after="0"/>
      </w:pPr>
      <w:r>
        <w:t xml:space="preserve">The 4-Tell Boost </w:t>
      </w:r>
      <w:del w:id="1099" w:author="Zac" w:date="2015-11-01T20:58:00Z">
        <w:r w:rsidDel="00C72922">
          <w:delText xml:space="preserve">module </w:delText>
        </w:r>
      </w:del>
      <w:ins w:id="1100" w:author="Zac" w:date="2015-11-01T20:58:00Z">
        <w:r w:rsidR="00C72922">
          <w:t xml:space="preserve">plugin </w:t>
        </w:r>
      </w:ins>
      <w:r>
        <w:t xml:space="preserve">will </w:t>
      </w:r>
      <w:del w:id="1101" w:author="Zac" w:date="2015-11-02T10:51:00Z">
        <w:r w:rsidDel="00FC0C3D">
          <w:delText xml:space="preserve">add </w:delText>
        </w:r>
      </w:del>
      <w:ins w:id="1102" w:author="Zac" w:date="2015-11-02T10:51:00Z">
        <w:r w:rsidR="00FC0C3D">
          <w:t xml:space="preserve">provide </w:t>
        </w:r>
      </w:ins>
      <w:r>
        <w:t xml:space="preserve">an admin page to the store so that the store owner can </w:t>
      </w:r>
      <w:del w:id="1103" w:author="Zac" w:date="2015-11-01T20:58:00Z">
        <w:r w:rsidR="00BD7234" w:rsidDel="00C72922">
          <w:delText xml:space="preserve">select </w:delText>
        </w:r>
      </w:del>
      <w:ins w:id="1104" w:author="Zac" w:date="2015-11-01T20:58:00Z">
        <w:r w:rsidR="00C72922">
          <w:t xml:space="preserve">define </w:t>
        </w:r>
      </w:ins>
      <w:r w:rsidR="00BD7234">
        <w:t xml:space="preserve">their </w:t>
      </w:r>
      <w:ins w:id="1105" w:author="Zac" w:date="2015-11-01T20:58:00Z">
        <w:r w:rsidR="00C72922">
          <w:t>extract</w:t>
        </w:r>
      </w:ins>
      <w:ins w:id="1106" w:author="Zac" w:date="2015-11-02T10:51:00Z">
        <w:r w:rsidR="00FC0C3D">
          <w:t>ion</w:t>
        </w:r>
      </w:ins>
      <w:ins w:id="1107" w:author="Zac" w:date="2015-11-01T20:58:00Z">
        <w:r w:rsidR="00C72922">
          <w:t xml:space="preserve"> </w:t>
        </w:r>
      </w:ins>
      <w:r w:rsidR="00BD7234">
        <w:t>settings</w:t>
      </w:r>
      <w:ins w:id="1108" w:author="Zac" w:date="2015-11-02T10:51:00Z">
        <w:r w:rsidR="00FC0C3D">
          <w:t>:</w:t>
        </w:r>
      </w:ins>
      <w:del w:id="1109" w:author="Zac" w:date="2015-11-02T10:51:00Z">
        <w:r w:rsidR="00BD7234" w:rsidDel="00FC0C3D">
          <w:delText>.</w:delText>
        </w:r>
      </w:del>
    </w:p>
    <w:p w14:paraId="5FC6D87B" w14:textId="77777777" w:rsidR="00000C24" w:rsidRDefault="00000C24" w:rsidP="00000C24">
      <w:pPr>
        <w:keepNext/>
        <w:keepLines/>
        <w:spacing w:after="0"/>
      </w:pPr>
    </w:p>
    <w:p w14:paraId="32E379D9" w14:textId="5265FBE9" w:rsidR="00A61DDC" w:rsidDel="00FC0C3D" w:rsidRDefault="00BD7234" w:rsidP="00303FB3">
      <w:pPr>
        <w:keepNext/>
        <w:keepLines/>
        <w:spacing w:after="0"/>
        <w:rPr>
          <w:del w:id="1110" w:author="Zac" w:date="2015-11-02T10:51:00Z"/>
        </w:rPr>
      </w:pPr>
      <w:del w:id="1111" w:author="Zac" w:date="2015-11-02T10:51:00Z">
        <w:r w:rsidDel="00FC0C3D">
          <w:delText>There</w:delText>
        </w:r>
        <w:r w:rsidR="0077716D" w:rsidDel="00FC0C3D">
          <w:delText xml:space="preserve"> are only four</w:delText>
        </w:r>
        <w:r w:rsidR="00D47BD1" w:rsidDel="00FC0C3D">
          <w:delText xml:space="preserve"> settings</w:delText>
        </w:r>
        <w:r w:rsidR="00A61DDC" w:rsidDel="00FC0C3D">
          <w:delText>:</w:delText>
        </w:r>
      </w:del>
    </w:p>
    <w:p w14:paraId="5BC65086" w14:textId="77777777" w:rsidR="00A61DDC" w:rsidRDefault="00A61DDC" w:rsidP="00303FB3">
      <w:pPr>
        <w:pStyle w:val="ListParagraph"/>
        <w:keepNext/>
        <w:keepLines/>
        <w:numPr>
          <w:ilvl w:val="0"/>
          <w:numId w:val="39"/>
        </w:numPr>
        <w:spacing w:line="276" w:lineRule="auto"/>
      </w:pPr>
      <w:r>
        <w:t>Client Alias</w:t>
      </w:r>
    </w:p>
    <w:p w14:paraId="620C0496" w14:textId="0E1C048C" w:rsidR="00A61DDC" w:rsidRDefault="00A61DDC" w:rsidP="00303FB3">
      <w:pPr>
        <w:pStyle w:val="ListParagraph"/>
        <w:keepNext/>
        <w:keepLines/>
        <w:numPr>
          <w:ilvl w:val="0"/>
          <w:numId w:val="39"/>
        </w:numPr>
        <w:spacing w:line="276" w:lineRule="auto"/>
      </w:pPr>
      <w:r>
        <w:t>Service</w:t>
      </w:r>
      <w:r w:rsidR="000544DF">
        <w:t xml:space="preserve"> / API</w:t>
      </w:r>
      <w:r>
        <w:t xml:space="preserve"> Key</w:t>
      </w:r>
    </w:p>
    <w:p w14:paraId="0218DB84" w14:textId="77777777" w:rsidR="00D47BD1" w:rsidRDefault="00A61DDC" w:rsidP="00303FB3">
      <w:pPr>
        <w:pStyle w:val="ListParagraph"/>
        <w:keepNext/>
        <w:keepLines/>
        <w:numPr>
          <w:ilvl w:val="0"/>
          <w:numId w:val="39"/>
        </w:numPr>
        <w:spacing w:line="276" w:lineRule="auto"/>
      </w:pPr>
      <w:r>
        <w:t>Mode (Live or Staging)</w:t>
      </w:r>
      <w:r w:rsidR="00D47BD1">
        <w:t xml:space="preserve"> </w:t>
      </w:r>
    </w:p>
    <w:p w14:paraId="6A6BD1FB" w14:textId="5F74B57B" w:rsidR="00000C24" w:rsidRDefault="00000C24" w:rsidP="00303FB3">
      <w:pPr>
        <w:pStyle w:val="ListParagraph"/>
        <w:keepNext/>
        <w:keepLines/>
        <w:numPr>
          <w:ilvl w:val="0"/>
          <w:numId w:val="39"/>
        </w:numPr>
        <w:spacing w:line="276" w:lineRule="auto"/>
        <w:rPr>
          <w:ins w:id="1112" w:author="Zac" w:date="2015-11-02T10:51:00Z"/>
        </w:rPr>
      </w:pPr>
      <w:r>
        <w:t>Image Size</w:t>
      </w:r>
    </w:p>
    <w:p w14:paraId="54B904CB" w14:textId="373F16DC" w:rsidR="00FC0C3D" w:rsidRDefault="00154F30" w:rsidP="00303FB3">
      <w:pPr>
        <w:pStyle w:val="ListParagraph"/>
        <w:keepNext/>
        <w:keepLines/>
        <w:numPr>
          <w:ilvl w:val="0"/>
          <w:numId w:val="39"/>
        </w:numPr>
        <w:spacing w:line="276" w:lineRule="auto"/>
        <w:rPr>
          <w:ins w:id="1113" w:author="Zac" w:date="2015-11-02T12:49:00Z"/>
        </w:rPr>
      </w:pPr>
      <w:ins w:id="1114" w:author="Zac" w:date="2015-11-02T12:49:00Z">
        <w:r>
          <w:t xml:space="preserve">Optional </w:t>
        </w:r>
      </w:ins>
      <w:ins w:id="1115" w:author="Zac" w:date="2015-11-02T10:51:00Z">
        <w:r w:rsidR="00FC0C3D">
          <w:t>Loader Block</w:t>
        </w:r>
      </w:ins>
    </w:p>
    <w:p w14:paraId="0A5CBD08" w14:textId="22CC9DD8" w:rsidR="00154F30" w:rsidRDefault="00154F30" w:rsidP="00303FB3">
      <w:pPr>
        <w:pStyle w:val="ListParagraph"/>
        <w:keepNext/>
        <w:keepLines/>
        <w:numPr>
          <w:ilvl w:val="0"/>
          <w:numId w:val="39"/>
        </w:numPr>
        <w:spacing w:line="276" w:lineRule="auto"/>
        <w:rPr>
          <w:ins w:id="1116" w:author="Zac" w:date="2015-11-02T12:48:00Z"/>
        </w:rPr>
      </w:pPr>
      <w:ins w:id="1117" w:author="Zac" w:date="2015-11-02T12:49:00Z">
        <w:r>
          <w:t>Other Platform Specific Parameters</w:t>
        </w:r>
      </w:ins>
    </w:p>
    <w:p w14:paraId="3A5B30E1" w14:textId="6CD01259" w:rsidR="00154F30" w:rsidRDefault="00912D45">
      <w:pPr>
        <w:keepNext/>
        <w:keepLines/>
        <w:pPrChange w:id="1118" w:author="Zac" w:date="2015-11-05T00:50:00Z">
          <w:pPr>
            <w:pStyle w:val="ListParagraph"/>
            <w:keepNext/>
            <w:keepLines/>
            <w:numPr>
              <w:numId w:val="39"/>
            </w:numPr>
            <w:spacing w:line="276" w:lineRule="auto"/>
            <w:ind w:hanging="360"/>
          </w:pPr>
        </w:pPrChange>
      </w:pPr>
      <w:ins w:id="1119" w:author="Zac" w:date="2015-11-05T00:50:00Z">
        <w:r>
          <w:t>As an example, t</w:t>
        </w:r>
      </w:ins>
      <w:ins w:id="1120" w:author="Zac" w:date="2015-11-02T12:48:00Z">
        <w:r w:rsidR="00154F30">
          <w:t xml:space="preserve">he following </w:t>
        </w:r>
      </w:ins>
      <w:ins w:id="1121" w:author="Zac" w:date="2015-11-05T00:47:00Z">
        <w:r w:rsidR="003577AE">
          <w:t xml:space="preserve">image shows </w:t>
        </w:r>
      </w:ins>
      <w:ins w:id="1122" w:author="Zac" w:date="2015-11-05T00:51:00Z">
        <w:r>
          <w:t>a section of one</w:t>
        </w:r>
      </w:ins>
      <w:ins w:id="1123" w:author="Zac" w:date="2015-11-02T12:48:00Z">
        <w:r w:rsidR="00154F30">
          <w:t xml:space="preserve"> Admin</w:t>
        </w:r>
      </w:ins>
      <w:ins w:id="1124" w:author="Zac" w:date="2015-11-05T00:50:00Z">
        <w:r w:rsidR="003577AE">
          <w:t xml:space="preserve"> Page.</w:t>
        </w:r>
      </w:ins>
    </w:p>
    <w:p w14:paraId="5734B741" w14:textId="77777777" w:rsidR="00154F30" w:rsidRDefault="00154F30" w:rsidP="00ED0CCB">
      <w:pPr>
        <w:rPr>
          <w:ins w:id="1125" w:author="Zac" w:date="2015-11-02T12:48:00Z"/>
          <w:color w:val="0070C0"/>
        </w:rPr>
      </w:pPr>
      <w:ins w:id="1126" w:author="Zac" w:date="2015-11-02T12:48:00Z">
        <w:r>
          <w:rPr>
            <w:noProof/>
            <w:lang w:bidi="ar-SA"/>
          </w:rPr>
          <w:drawing>
            <wp:inline distT="0" distB="0" distL="0" distR="0" wp14:anchorId="6E38D153" wp14:editId="29B31B8D">
              <wp:extent cx="5943600" cy="2828925"/>
              <wp:effectExtent l="0" t="0" r="0" b="9525"/>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6"/>
                      <a:stretch>
                        <a:fillRect/>
                      </a:stretch>
                    </pic:blipFill>
                    <pic:spPr>
                      <a:xfrm>
                        <a:off x="0" y="0"/>
                        <a:ext cx="5943600" cy="2828925"/>
                      </a:xfrm>
                      <a:prstGeom prst="rect">
                        <a:avLst/>
                      </a:prstGeom>
                    </pic:spPr>
                  </pic:pic>
                </a:graphicData>
              </a:graphic>
            </wp:inline>
          </w:drawing>
        </w:r>
      </w:ins>
    </w:p>
    <w:p w14:paraId="375F54DD" w14:textId="1C6719F3" w:rsidR="009A2BB4" w:rsidRDefault="004A5D3E">
      <w:pPr>
        <w:pStyle w:val="Heading3"/>
        <w:rPr>
          <w:ins w:id="1127" w:author="Zac" w:date="2015-11-02T08:44:00Z"/>
        </w:rPr>
        <w:pPrChange w:id="1128" w:author="Zac" w:date="2015-11-02T08:44:00Z">
          <w:pPr/>
        </w:pPrChange>
      </w:pPr>
      <w:ins w:id="1129" w:author="Zac" w:date="2015-11-02T09:36:00Z">
        <w:r>
          <w:rPr>
            <w:color w:val="0070C0"/>
          </w:rPr>
          <w:t>Client Alias</w:t>
        </w:r>
      </w:ins>
      <w:ins w:id="1130" w:author="Zac" w:date="2015-11-02T10:57:00Z">
        <w:r w:rsidR="00FC0C3D">
          <w:rPr>
            <w:color w:val="0070C0"/>
          </w:rPr>
          <w:t xml:space="preserve"> Input</w:t>
        </w:r>
      </w:ins>
    </w:p>
    <w:p w14:paraId="1F06EEB2" w14:textId="36150CFE" w:rsidR="000500F9" w:rsidRDefault="000500F9" w:rsidP="00AF05DC">
      <w:r>
        <w:t xml:space="preserve">The </w:t>
      </w:r>
      <w:r w:rsidRPr="00000C24">
        <w:rPr>
          <w:b/>
        </w:rPr>
        <w:t>Client Alias</w:t>
      </w:r>
      <w:r>
        <w:t xml:space="preserve"> is the way that we identify a client. It is used in the web service call for recommendations. </w:t>
      </w:r>
      <w:r w:rsidR="007D146C">
        <w:t xml:space="preserve">It is a string value with </w:t>
      </w:r>
      <w:del w:id="1131" w:author="Zac" w:date="2015-11-02T12:50:00Z">
        <w:r w:rsidR="007D146C" w:rsidDel="00154F30">
          <w:delText xml:space="preserve">24 </w:delText>
        </w:r>
      </w:del>
      <w:ins w:id="1132" w:author="Zac" w:date="2015-11-05T00:46:00Z">
        <w:r w:rsidR="003577AE">
          <w:t>8</w:t>
        </w:r>
      </w:ins>
      <w:ins w:id="1133" w:author="Zac" w:date="2015-11-02T12:50:00Z">
        <w:r w:rsidR="00154F30">
          <w:t xml:space="preserve"> </w:t>
        </w:r>
      </w:ins>
      <w:r w:rsidR="007D146C">
        <w:t>characters or less.</w:t>
      </w:r>
      <w:r w:rsidR="00BD7234">
        <w:t xml:space="preserve"> We provide the Client Alias to the client, and they enter it into the admin page.</w:t>
      </w:r>
      <w:r w:rsidR="00000C24">
        <w:t xml:space="preserve"> </w:t>
      </w:r>
    </w:p>
    <w:p w14:paraId="37C98DC4" w14:textId="7DDDFF66" w:rsidR="00000C24" w:rsidRDefault="00000C24" w:rsidP="00AF05DC">
      <w:r>
        <w:t>Sometime</w:t>
      </w:r>
      <w:ins w:id="1134" w:author="Zac" w:date="2015-10-26T19:02:00Z">
        <w:r w:rsidR="00335804">
          <w:t>s</w:t>
        </w:r>
      </w:ins>
      <w:r>
        <w:t xml:space="preserve">, if the platform creates an API token, the client alias is not needed in the admin panel, since the token is added to our site rules for our extractor to use as it pulls the catalog. This assumes that when one backend supports multiple stores, the token is different for each store (see Multi-Store/Lingual/Currency section). Otherwise, we need to enter a different client alias into each store such that the data feed only pulls data from that store. </w:t>
      </w:r>
    </w:p>
    <w:p w14:paraId="504FD8E3" w14:textId="7DD2F8EC" w:rsidR="009A2BB4" w:rsidRDefault="00AC4039">
      <w:pPr>
        <w:pStyle w:val="Heading3"/>
        <w:rPr>
          <w:ins w:id="1135" w:author="Zac" w:date="2015-11-02T08:44:00Z"/>
        </w:rPr>
        <w:pPrChange w:id="1136" w:author="Zac" w:date="2015-11-02T08:44:00Z">
          <w:pPr/>
        </w:pPrChange>
      </w:pPr>
      <w:ins w:id="1137" w:author="Zac" w:date="2015-11-02T09:32:00Z">
        <w:r>
          <w:rPr>
            <w:color w:val="0070C0"/>
          </w:rPr>
          <w:lastRenderedPageBreak/>
          <w:t>Service Key</w:t>
        </w:r>
      </w:ins>
      <w:ins w:id="1138" w:author="Zac" w:date="2015-11-02T10:57:00Z">
        <w:r w:rsidR="00FC0C3D">
          <w:rPr>
            <w:color w:val="0070C0"/>
          </w:rPr>
          <w:t xml:space="preserve"> Input</w:t>
        </w:r>
      </w:ins>
    </w:p>
    <w:p w14:paraId="67075A7F" w14:textId="38F8FB98" w:rsidR="007D146C" w:rsidRDefault="000500F9" w:rsidP="00AF05DC">
      <w:r>
        <w:t xml:space="preserve">The </w:t>
      </w:r>
      <w:r w:rsidRPr="00000C24">
        <w:rPr>
          <w:b/>
        </w:rPr>
        <w:t>Service Key</w:t>
      </w:r>
      <w:r>
        <w:t xml:space="preserve"> is the secret used to authenticate calls to the </w:t>
      </w:r>
      <w:del w:id="1139" w:author="Zac" w:date="2015-11-05T01:01:00Z">
        <w:r w:rsidDel="003642AE">
          <w:delText>module</w:delText>
        </w:r>
      </w:del>
      <w:ins w:id="1140" w:author="Zac" w:date="2015-11-05T01:01:00Z">
        <w:r w:rsidR="003642AE">
          <w:t>plugin</w:t>
        </w:r>
      </w:ins>
      <w:r>
        <w:t xml:space="preserve">. In other words, it makes the feed secure so that other’s cannot use the feed to extract </w:t>
      </w:r>
      <w:r w:rsidR="00BD7234">
        <w:t xml:space="preserve">valuable </w:t>
      </w:r>
      <w:r>
        <w:t>data.</w:t>
      </w:r>
      <w:r w:rsidR="007D146C">
        <w:t xml:space="preserve"> Furthermore, responses should also be blocked if the value is blank. </w:t>
      </w:r>
      <w:r>
        <w:t xml:space="preserve"> </w:t>
      </w:r>
      <w:r w:rsidR="007D146C">
        <w:t>The service key is a string value with a maximum size of 24 characters.</w:t>
      </w:r>
    </w:p>
    <w:p w14:paraId="02227A03" w14:textId="6512AA27" w:rsidR="004B605F" w:rsidRDefault="007D146C" w:rsidP="004B605F">
      <w:pPr>
        <w:spacing w:after="0"/>
        <w:rPr>
          <w:ins w:id="1141" w:author="Zac" w:date="2015-11-02T10:46:00Z"/>
        </w:rPr>
      </w:pPr>
      <w:r>
        <w:t xml:space="preserve">There are two options for the Service Key. </w:t>
      </w:r>
      <w:r w:rsidR="004B605F">
        <w:t>The goal is to creat</w:t>
      </w:r>
      <w:r w:rsidR="00BD7234">
        <w:t>e secure process that is easy</w:t>
      </w:r>
      <w:r w:rsidR="004B605F">
        <w:t xml:space="preserve"> to setup and maintain.</w:t>
      </w:r>
    </w:p>
    <w:p w14:paraId="5431A63B" w14:textId="77777777" w:rsidR="0076734F" w:rsidRDefault="0076734F" w:rsidP="004B605F">
      <w:pPr>
        <w:spacing w:after="0"/>
      </w:pPr>
    </w:p>
    <w:p w14:paraId="4332B715" w14:textId="70E01A3E" w:rsidR="007D146C" w:rsidRDefault="007D146C">
      <w:pPr>
        <w:pStyle w:val="ListParagraph"/>
        <w:numPr>
          <w:ilvl w:val="0"/>
          <w:numId w:val="41"/>
        </w:numPr>
        <w:spacing w:after="0"/>
        <w:rPr>
          <w:ins w:id="1142" w:author="Zac" w:date="2015-11-02T10:46:00Z"/>
        </w:rPr>
        <w:pPrChange w:id="1143" w:author="Zac" w:date="2015-11-02T10:46:00Z">
          <w:pPr>
            <w:pStyle w:val="ListParagraph"/>
            <w:numPr>
              <w:numId w:val="41"/>
            </w:numPr>
            <w:ind w:left="360" w:hanging="360"/>
          </w:pPr>
        </w:pPrChange>
      </w:pPr>
      <w:r>
        <w:t>I</w:t>
      </w:r>
      <w:r w:rsidR="000500F9">
        <w:t>f the platform creates a token when the API is enabled, that token should be used</w:t>
      </w:r>
      <w:r>
        <w:t xml:space="preserve"> for the Service Key</w:t>
      </w:r>
      <w:r w:rsidR="000500F9">
        <w:t xml:space="preserve">. If the token has several fields (e.g. client ID and API Key), we can add fields to our </w:t>
      </w:r>
      <w:r w:rsidR="00BD7234">
        <w:t>feed URL</w:t>
      </w:r>
      <w:r w:rsidR="000500F9">
        <w:t xml:space="preserve"> to match the field names for the platform – and not use the Service Key field. </w:t>
      </w:r>
      <w:r>
        <w:t>The token should be displayed on the Admin page. The client should be able to copy the token</w:t>
      </w:r>
      <w:r w:rsidR="00BD7234">
        <w:t>,</w:t>
      </w:r>
      <w:r>
        <w:t xml:space="preserve"> but not edit it. This allows the client to provide the token to 4-Tell such as copy</w:t>
      </w:r>
      <w:r w:rsidR="00BD7234">
        <w:t>ing the token</w:t>
      </w:r>
      <w:r>
        <w:t xml:space="preserve"> into our secure Dashboard. </w:t>
      </w:r>
    </w:p>
    <w:p w14:paraId="0FC319A7" w14:textId="77777777" w:rsidR="0076734F" w:rsidRDefault="0076734F">
      <w:pPr>
        <w:spacing w:after="0"/>
        <w:pPrChange w:id="1144" w:author="Zac" w:date="2015-11-02T10:46:00Z">
          <w:pPr>
            <w:pStyle w:val="ListParagraph"/>
            <w:numPr>
              <w:numId w:val="41"/>
            </w:numPr>
            <w:ind w:left="360" w:hanging="360"/>
          </w:pPr>
        </w:pPrChange>
      </w:pPr>
    </w:p>
    <w:p w14:paraId="296241C8" w14:textId="48EEDA78" w:rsidR="000500F9" w:rsidRDefault="007D146C">
      <w:pPr>
        <w:pStyle w:val="ListParagraph"/>
        <w:numPr>
          <w:ilvl w:val="0"/>
          <w:numId w:val="41"/>
        </w:numPr>
        <w:spacing w:after="0"/>
        <w:rPr>
          <w:ins w:id="1145" w:author="Zac" w:date="2015-11-02T10:46:00Z"/>
        </w:rPr>
        <w:pPrChange w:id="1146" w:author="Zac" w:date="2015-11-02T10:46:00Z">
          <w:pPr>
            <w:pStyle w:val="ListParagraph"/>
            <w:numPr>
              <w:numId w:val="41"/>
            </w:numPr>
            <w:ind w:left="360" w:hanging="360"/>
          </w:pPr>
        </w:pPrChange>
      </w:pPr>
      <w:r>
        <w:t xml:space="preserve">If the platform does not create an API token, the Service Key is </w:t>
      </w:r>
      <w:del w:id="1147" w:author="Neil Lofgren" w:date="2015-11-16T01:17:00Z">
        <w:r w:rsidDel="00A4605B">
          <w:delText>created by the client</w:delText>
        </w:r>
      </w:del>
      <w:ins w:id="1148" w:author="Neil Lofgren" w:date="2015-11-16T01:17:00Z">
        <w:r w:rsidR="00A4605B">
          <w:t>provided by 4-tell</w:t>
        </w:r>
      </w:ins>
      <w:r w:rsidR="00BD7234">
        <w:t xml:space="preserve">, and </w:t>
      </w:r>
      <w:del w:id="1149" w:author="Neil Lofgren" w:date="2015-11-16T01:17:00Z">
        <w:r w:rsidR="00BD7234" w:rsidDel="00A4605B">
          <w:delText xml:space="preserve">entered </w:delText>
        </w:r>
      </w:del>
      <w:ins w:id="1150" w:author="Neil Lofgren" w:date="2015-11-16T01:17:00Z">
        <w:r w:rsidR="00A4605B">
          <w:t xml:space="preserve">the client enters </w:t>
        </w:r>
      </w:ins>
      <w:r w:rsidR="00BD7234">
        <w:t>into the Service Key value on the admin page.</w:t>
      </w:r>
    </w:p>
    <w:p w14:paraId="716422E9" w14:textId="4C1422A2" w:rsidR="0076734F" w:rsidDel="00FC0C3D" w:rsidRDefault="0076734F">
      <w:pPr>
        <w:spacing w:after="0"/>
        <w:rPr>
          <w:del w:id="1151" w:author="Zac" w:date="2015-11-02T10:52:00Z"/>
        </w:rPr>
        <w:pPrChange w:id="1152" w:author="Zac" w:date="2015-11-02T10:46:00Z">
          <w:pPr>
            <w:pStyle w:val="ListParagraph"/>
            <w:numPr>
              <w:numId w:val="41"/>
            </w:numPr>
            <w:ind w:left="360" w:hanging="360"/>
          </w:pPr>
        </w:pPrChange>
      </w:pPr>
    </w:p>
    <w:p w14:paraId="4E0D91FA" w14:textId="21A480CE" w:rsidR="00FC0C3D" w:rsidRDefault="00FC0C3D" w:rsidP="00FC0C3D">
      <w:pPr>
        <w:pStyle w:val="Heading3"/>
        <w:rPr>
          <w:ins w:id="1153" w:author="Zac" w:date="2015-11-02T10:49:00Z"/>
        </w:rPr>
      </w:pPr>
      <w:ins w:id="1154" w:author="Zac" w:date="2015-11-02T10:49:00Z">
        <w:r>
          <w:rPr>
            <w:color w:val="0070C0"/>
          </w:rPr>
          <w:t>Mode</w:t>
        </w:r>
      </w:ins>
      <w:ins w:id="1155" w:author="Zac" w:date="2015-11-02T10:57:00Z">
        <w:r>
          <w:rPr>
            <w:color w:val="0070C0"/>
          </w:rPr>
          <w:t xml:space="preserve"> Input</w:t>
        </w:r>
      </w:ins>
    </w:p>
    <w:p w14:paraId="5CB3F133" w14:textId="797EED1D" w:rsidR="0076734F" w:rsidRDefault="00D47BD1">
      <w:pPr>
        <w:spacing w:after="0"/>
        <w:rPr>
          <w:ins w:id="1156" w:author="Zac" w:date="2015-11-02T10:47:00Z"/>
        </w:rPr>
        <w:pPrChange w:id="1157" w:author="Zac" w:date="2015-11-02T10:49:00Z">
          <w:pPr/>
        </w:pPrChange>
      </w:pPr>
      <w:r>
        <w:t xml:space="preserve">The third setting is the </w:t>
      </w:r>
      <w:r w:rsidRPr="00472E8D">
        <w:rPr>
          <w:b/>
        </w:rPr>
        <w:t>M</w:t>
      </w:r>
      <w:r w:rsidRPr="00ED0CCB">
        <w:rPr>
          <w:b/>
        </w:rPr>
        <w:t>ode</w:t>
      </w:r>
      <w:r>
        <w:t>. This choice should be a drop-list selector that can either be set to “Live” or “Staging”. The Mode</w:t>
      </w:r>
      <w:r w:rsidR="00820AFF">
        <w:t xml:space="preserve"> becomes a variable that our JavaScript can read from the web page.</w:t>
      </w:r>
      <w:r>
        <w:t xml:space="preserve"> </w:t>
      </w:r>
    </w:p>
    <w:p w14:paraId="155B60F5" w14:textId="3B8170A7" w:rsidR="0076734F" w:rsidDel="00FC0C3D" w:rsidRDefault="0076734F">
      <w:pPr>
        <w:spacing w:after="0"/>
        <w:rPr>
          <w:del w:id="1158" w:author="Zac" w:date="2015-11-02T10:52:00Z"/>
        </w:rPr>
        <w:pPrChange w:id="1159" w:author="Zac" w:date="2015-11-02T10:47:00Z">
          <w:pPr/>
        </w:pPrChange>
      </w:pPr>
    </w:p>
    <w:p w14:paraId="4CFFCE9A" w14:textId="3EEE171C" w:rsidR="00FC0C3D" w:rsidRDefault="00FC0C3D" w:rsidP="00FC0C3D">
      <w:pPr>
        <w:pStyle w:val="Heading3"/>
        <w:rPr>
          <w:ins w:id="1160" w:author="Zac" w:date="2015-11-02T10:49:00Z"/>
        </w:rPr>
      </w:pPr>
      <w:ins w:id="1161" w:author="Zac" w:date="2015-11-02T10:49:00Z">
        <w:r>
          <w:rPr>
            <w:color w:val="0070C0"/>
          </w:rPr>
          <w:t>Image Size</w:t>
        </w:r>
      </w:ins>
      <w:ins w:id="1162" w:author="Zac" w:date="2015-11-02T10:57:00Z">
        <w:r>
          <w:rPr>
            <w:color w:val="0070C0"/>
          </w:rPr>
          <w:t xml:space="preserve"> Input</w:t>
        </w:r>
      </w:ins>
    </w:p>
    <w:p w14:paraId="0026E020" w14:textId="46BD5B9A" w:rsidR="00000C24" w:rsidRDefault="00000C24" w:rsidP="00472E8D">
      <w:r>
        <w:t xml:space="preserve">The fourth setting is </w:t>
      </w:r>
      <w:r w:rsidRPr="00472E8D">
        <w:rPr>
          <w:b/>
        </w:rPr>
        <w:t>Image Size</w:t>
      </w:r>
      <w:r>
        <w:t>. This is the thumbnail image used in the recommendation display. Typically an image size is set or selected from a list, and the resulting link is used in the catalog feed (see below).</w:t>
      </w:r>
    </w:p>
    <w:p w14:paraId="779D7758" w14:textId="3C848F3C" w:rsidR="00FC0C3D" w:rsidRDefault="00446D87" w:rsidP="00FC0C3D">
      <w:pPr>
        <w:pStyle w:val="Heading3"/>
        <w:rPr>
          <w:ins w:id="1163" w:author="Zac" w:date="2015-11-02T10:52:00Z"/>
        </w:rPr>
      </w:pPr>
      <w:ins w:id="1164" w:author="Zac" w:date="2015-11-02T12:39:00Z">
        <w:r>
          <w:rPr>
            <w:color w:val="0070C0"/>
          </w:rPr>
          <w:t xml:space="preserve">Optional </w:t>
        </w:r>
      </w:ins>
      <w:ins w:id="1165" w:author="Zac" w:date="2015-11-02T10:52:00Z">
        <w:r w:rsidR="00FC0C3D">
          <w:rPr>
            <w:color w:val="0070C0"/>
          </w:rPr>
          <w:t>Loader Block</w:t>
        </w:r>
      </w:ins>
      <w:ins w:id="1166" w:author="Zac" w:date="2015-11-02T10:57:00Z">
        <w:r w:rsidR="00FC0C3D">
          <w:rPr>
            <w:color w:val="0070C0"/>
          </w:rPr>
          <w:t xml:space="preserve"> Input</w:t>
        </w:r>
      </w:ins>
    </w:p>
    <w:p w14:paraId="6EF87101" w14:textId="4B330A6F" w:rsidR="00FC0C3D" w:rsidRDefault="00FC0C3D" w:rsidP="00FC0C3D">
      <w:pPr>
        <w:rPr>
          <w:ins w:id="1167" w:author="Zac" w:date="2015-11-02T10:52:00Z"/>
        </w:rPr>
      </w:pPr>
      <w:ins w:id="1168" w:author="Zac" w:date="2015-11-02T10:57:00Z">
        <w:r>
          <w:t>This is a</w:t>
        </w:r>
        <w:del w:id="1169" w:author="Neil Lofgren" w:date="2015-11-16T01:18:00Z">
          <w:r w:rsidDel="00A4605B">
            <w:delText>n</w:delText>
          </w:r>
        </w:del>
      </w:ins>
      <w:ins w:id="1170" w:author="Neil Lofgren" w:date="2015-11-16T01:18:00Z">
        <w:r w:rsidR="00A4605B">
          <w:t xml:space="preserve"> desired, but</w:t>
        </w:r>
      </w:ins>
      <w:ins w:id="1171" w:author="Zac" w:date="2015-11-02T10:57:00Z">
        <w:r>
          <w:t xml:space="preserve"> optional requirement. Provide a textbox to allow entry of the Loader Block to be inserted in the retailer</w:t>
        </w:r>
      </w:ins>
      <w:ins w:id="1172" w:author="Zac" w:date="2015-11-02T10:58:00Z">
        <w:r>
          <w:t>’s header template. There will need to be code behind to actually insert the block as well.</w:t>
        </w:r>
      </w:ins>
    </w:p>
    <w:p w14:paraId="6833AAF9" w14:textId="77777777" w:rsidR="00AB2DA2" w:rsidRDefault="00AB2DA2">
      <w:pPr>
        <w:spacing w:before="200" w:after="200"/>
        <w:rPr>
          <w:ins w:id="1173" w:author="Zac" w:date="2015-11-16T21:39:00Z"/>
          <w:b/>
          <w:color w:val="0070C0"/>
          <w:sz w:val="28"/>
        </w:rPr>
      </w:pPr>
      <w:ins w:id="1174" w:author="Zac" w:date="2015-11-16T21:39:00Z">
        <w:r>
          <w:rPr>
            <w:color w:val="0070C0"/>
          </w:rPr>
          <w:br w:type="page"/>
        </w:r>
      </w:ins>
    </w:p>
    <w:p w14:paraId="1D595E57" w14:textId="4BF0993E" w:rsidR="00FC0C3D" w:rsidRDefault="00FC0C3D" w:rsidP="00FC0C3D">
      <w:pPr>
        <w:pStyle w:val="Heading3"/>
        <w:rPr>
          <w:ins w:id="1175" w:author="Zac" w:date="2015-11-02T10:50:00Z"/>
        </w:rPr>
      </w:pPr>
      <w:ins w:id="1176" w:author="Zac" w:date="2015-11-02T10:50:00Z">
        <w:r>
          <w:rPr>
            <w:color w:val="0070C0"/>
          </w:rPr>
          <w:lastRenderedPageBreak/>
          <w:t>Runtime Parameters</w:t>
        </w:r>
      </w:ins>
    </w:p>
    <w:p w14:paraId="1E85721C" w14:textId="075ED8D7" w:rsidR="004B605F" w:rsidRDefault="00D47BD1" w:rsidP="00AF05DC">
      <w:r>
        <w:t xml:space="preserve">The </w:t>
      </w:r>
      <w:proofErr w:type="spellStart"/>
      <w:r>
        <w:t>ClientAlias</w:t>
      </w:r>
      <w:proofErr w:type="spellEnd"/>
      <w:r>
        <w:t xml:space="preserve"> and </w:t>
      </w:r>
      <w:r w:rsidR="009C1B99">
        <w:t xml:space="preserve">Mode </w:t>
      </w:r>
      <w:r>
        <w:t>value</w:t>
      </w:r>
      <w:r w:rsidR="00000C24">
        <w:t xml:space="preserve">s need to be made available as </w:t>
      </w:r>
      <w:r w:rsidR="00000C24" w:rsidRPr="00000C24">
        <w:rPr>
          <w:b/>
        </w:rPr>
        <w:t>Runtime P</w:t>
      </w:r>
      <w:r w:rsidRPr="00000C24">
        <w:rPr>
          <w:b/>
        </w:rPr>
        <w:t>arameters</w:t>
      </w:r>
      <w:r>
        <w:t xml:space="preserve"> that can be accessed from JavaScript on the main frame of the site. See below for details on JavaScript Insertion.</w:t>
      </w:r>
    </w:p>
    <w:p w14:paraId="2093E5DB" w14:textId="1AD9A862" w:rsidR="002341D0" w:rsidRPr="00021C8D" w:rsidRDefault="009A2BB4">
      <w:pPr>
        <w:pStyle w:val="Heading2"/>
        <w:rPr>
          <w:b w:val="0"/>
          <w:sz w:val="24"/>
          <w:rPrChange w:id="1177" w:author="Zac" w:date="2015-11-05T01:49:00Z">
            <w:rPr/>
          </w:rPrChange>
        </w:rPr>
        <w:pPrChange w:id="1178" w:author="Zac" w:date="2015-11-02T08:36:00Z">
          <w:pPr>
            <w:pStyle w:val="Heading1"/>
            <w:keepNext/>
            <w:keepLines/>
          </w:pPr>
        </w:pPrChange>
      </w:pPr>
      <w:bookmarkStart w:id="1179" w:name="_Toc329902207"/>
      <w:bookmarkStart w:id="1180" w:name="_Toc435434047"/>
      <w:bookmarkStart w:id="1181" w:name="_Toc435596041"/>
      <w:bookmarkEnd w:id="13"/>
      <w:ins w:id="1182" w:author="Zac" w:date="2015-11-02T08:43:00Z">
        <w:r w:rsidRPr="00021C8D">
          <w:rPr>
            <w:color w:val="0070C0"/>
            <w:rPrChange w:id="1183" w:author="Zac" w:date="2015-11-05T01:49:00Z">
              <w:rPr/>
            </w:rPrChange>
          </w:rPr>
          <w:t xml:space="preserve">Data </w:t>
        </w:r>
      </w:ins>
      <w:r w:rsidR="00CC2F73" w:rsidRPr="00021C8D">
        <w:rPr>
          <w:color w:val="0070C0"/>
          <w:rPrChange w:id="1184" w:author="Zac" w:date="2015-11-05T01:49:00Z">
            <w:rPr/>
          </w:rPrChange>
        </w:rPr>
        <w:t>Feed</w:t>
      </w:r>
      <w:bookmarkEnd w:id="1179"/>
      <w:ins w:id="1185" w:author="Zac" w:date="2015-11-02T09:41:00Z">
        <w:r w:rsidR="004A5D3E" w:rsidRPr="00021C8D">
          <w:rPr>
            <w:color w:val="0070C0"/>
            <w:rPrChange w:id="1186" w:author="Zac" w:date="2015-11-05T01:49:00Z">
              <w:rPr/>
            </w:rPrChange>
          </w:rPr>
          <w:t xml:space="preserve"> </w:t>
        </w:r>
      </w:ins>
      <w:ins w:id="1187" w:author="Zac" w:date="2015-11-05T23:48:00Z">
        <w:r w:rsidR="009F3157">
          <w:rPr>
            <w:color w:val="0070C0"/>
          </w:rPr>
          <w:t>Definition</w:t>
        </w:r>
      </w:ins>
      <w:bookmarkEnd w:id="1180"/>
      <w:bookmarkEnd w:id="1181"/>
      <w:del w:id="1188" w:author="Zac" w:date="2015-11-02T09:41:00Z">
        <w:r w:rsidR="00A42AC8" w:rsidRPr="00021C8D" w:rsidDel="004A5D3E">
          <w:rPr>
            <w:b w:val="0"/>
            <w:sz w:val="24"/>
            <w:u w:val="none"/>
            <w:rPrChange w:id="1189" w:author="Zac" w:date="2015-11-05T01:49:00Z">
              <w:rPr/>
            </w:rPrChange>
          </w:rPr>
          <w:delText>s</w:delText>
        </w:r>
      </w:del>
    </w:p>
    <w:p w14:paraId="64E5BC2D" w14:textId="3B331E60" w:rsidR="002341D0" w:rsidRDefault="002341D0" w:rsidP="004B605F">
      <w:pPr>
        <w:keepNext/>
        <w:keepLines/>
      </w:pPr>
      <w:r w:rsidRPr="002341D0">
        <w:t>The 4-Tell</w:t>
      </w:r>
      <w:r w:rsidR="00D47BD1">
        <w:t xml:space="preserve"> </w:t>
      </w:r>
      <w:r w:rsidRPr="002341D0">
        <w:t xml:space="preserve">Boost </w:t>
      </w:r>
      <w:r w:rsidR="009C1B99">
        <w:t>Plugin</w:t>
      </w:r>
      <w:r w:rsidR="009C1B99" w:rsidRPr="002341D0">
        <w:t xml:space="preserve"> </w:t>
      </w:r>
      <w:r w:rsidRPr="002341D0">
        <w:t xml:space="preserve">will expose a URL that allows our </w:t>
      </w:r>
      <w:ins w:id="1190" w:author="Zac" w:date="2015-11-01T21:01:00Z">
        <w:r w:rsidR="00C72922">
          <w:t xml:space="preserve">recommendation </w:t>
        </w:r>
      </w:ins>
      <w:r w:rsidRPr="002341D0">
        <w:t xml:space="preserve">service to </w:t>
      </w:r>
      <w:r w:rsidR="009C1B99">
        <w:t>request data</w:t>
      </w:r>
      <w:r w:rsidRPr="002341D0">
        <w:t xml:space="preserve"> with query parameters. All error reporting should use standard http error codes returned as response headers. </w:t>
      </w:r>
      <w:r w:rsidR="00303CB9">
        <w:t>Valid responses are formatted as JSON string arrays (see below for details).</w:t>
      </w:r>
    </w:p>
    <w:p w14:paraId="7DEEE5B6" w14:textId="47D71774" w:rsidR="0091007E" w:rsidRDefault="00AC4039">
      <w:pPr>
        <w:pStyle w:val="Heading3"/>
        <w:pPrChange w:id="1191" w:author="Zac" w:date="2015-11-02T08:36:00Z">
          <w:pPr>
            <w:pStyle w:val="Heading2"/>
          </w:pPr>
        </w:pPrChange>
      </w:pPr>
      <w:ins w:id="1192" w:author="Zac" w:date="2015-11-02T09:31:00Z">
        <w:r>
          <w:rPr>
            <w:color w:val="0070C0"/>
          </w:rPr>
          <w:t>Security</w:t>
        </w:r>
      </w:ins>
      <w:del w:id="1193" w:author="Zac" w:date="2015-11-02T09:31:00Z">
        <w:r w:rsidR="0091007E" w:rsidDel="00AC4039">
          <w:delText>Security</w:delText>
        </w:r>
      </w:del>
    </w:p>
    <w:p w14:paraId="50EF687C" w14:textId="781C1878" w:rsidR="0091007E" w:rsidRPr="0091007E" w:rsidRDefault="0091007E" w:rsidP="0091007E">
      <w:r w:rsidRPr="0091007E">
        <w:t xml:space="preserve">Connection for this URL requires SSL and </w:t>
      </w:r>
      <w:r w:rsidRPr="0091007E">
        <w:rPr>
          <w:b/>
        </w:rPr>
        <w:t>Basic Authentication</w:t>
      </w:r>
      <w:r w:rsidRPr="0091007E">
        <w:t>. If Basic Authentication is not supported on the platform, please let us know and we’</w:t>
      </w:r>
      <w:r>
        <w:t>ll use</w:t>
      </w:r>
      <w:r w:rsidRPr="0091007E">
        <w:t xml:space="preserve"> </w:t>
      </w:r>
      <w:del w:id="1194" w:author="Neil Lofgren" w:date="2015-11-16T01:19:00Z">
        <w:r w:rsidRPr="0091007E" w:rsidDel="00A4605B">
          <w:delText>SSL</w:delText>
        </w:r>
      </w:del>
      <w:ins w:id="1195" w:author="Neil Lofgren" w:date="2015-11-16T01:19:00Z">
        <w:r w:rsidR="00A4605B">
          <w:t>a different authentication strategy</w:t>
        </w:r>
      </w:ins>
      <w:r w:rsidRPr="0091007E">
        <w:t xml:space="preserve">. </w:t>
      </w:r>
    </w:p>
    <w:p w14:paraId="02C8C709" w14:textId="77777777" w:rsidR="00A4605B" w:rsidRDefault="0091007E" w:rsidP="0091007E">
      <w:pPr>
        <w:rPr>
          <w:ins w:id="1196" w:author="Neil Lofgren" w:date="2015-11-16T01:19:00Z"/>
          <w:b/>
        </w:rPr>
      </w:pPr>
      <w:r w:rsidRPr="0091007E">
        <w:rPr>
          <w:b/>
        </w:rPr>
        <w:t>Non-https requests should elicit a “403 Forbidden” error response.</w:t>
      </w:r>
      <w:ins w:id="1197" w:author="Neil Lofgren" w:date="2015-11-16T01:19:00Z">
        <w:r w:rsidR="00A4605B">
          <w:rPr>
            <w:b/>
          </w:rPr>
          <w:t xml:space="preserve"> </w:t>
        </w:r>
      </w:ins>
    </w:p>
    <w:p w14:paraId="0B883025" w14:textId="252F435D" w:rsidR="0091007E" w:rsidRPr="0091007E" w:rsidRDefault="00A4605B" w:rsidP="0091007E">
      <w:pPr>
        <w:rPr>
          <w:b/>
        </w:rPr>
      </w:pPr>
      <w:ins w:id="1198" w:author="Neil Lofgren" w:date="2015-11-16T01:19:00Z">
        <w:r>
          <w:rPr>
            <w:b/>
          </w:rPr>
          <w:t>NOTE: Often, a client</w:t>
        </w:r>
      </w:ins>
      <w:ins w:id="1199" w:author="Neil Lofgren" w:date="2015-11-16T01:20:00Z">
        <w:r>
          <w:rPr>
            <w:b/>
          </w:rPr>
          <w:t>’s staging site will not have access to SSL certificates. For this reason, we allow an admin setting to disable the SSL requirement</w:t>
        </w:r>
      </w:ins>
      <w:ins w:id="1200" w:author="Neil Lofgren" w:date="2015-11-16T01:21:00Z">
        <w:r w:rsidR="00852842">
          <w:rPr>
            <w:b/>
          </w:rPr>
          <w:t xml:space="preserve">. </w:t>
        </w:r>
        <w:proofErr w:type="gramStart"/>
        <w:r w:rsidR="00852842">
          <w:rPr>
            <w:b/>
          </w:rPr>
          <w:t>When disabled, the client should be presented with a warning that explains that SSL protection is highly desired for all production sites.</w:t>
        </w:r>
      </w:ins>
      <w:proofErr w:type="gramEnd"/>
    </w:p>
    <w:p w14:paraId="5C70FE56" w14:textId="45B528E6" w:rsidR="00D47BD1" w:rsidRDefault="00AC4039">
      <w:pPr>
        <w:pStyle w:val="Heading3"/>
        <w:pPrChange w:id="1201" w:author="Zac" w:date="2015-11-02T08:36:00Z">
          <w:pPr>
            <w:pStyle w:val="Heading2"/>
            <w:spacing w:line="276" w:lineRule="auto"/>
          </w:pPr>
        </w:pPrChange>
      </w:pPr>
      <w:ins w:id="1202" w:author="Zac" w:date="2015-11-02T09:31:00Z">
        <w:r>
          <w:rPr>
            <w:color w:val="0070C0"/>
          </w:rPr>
          <w:t>Feed URL</w:t>
        </w:r>
      </w:ins>
      <w:del w:id="1203" w:author="Zac" w:date="2015-11-02T09:31:00Z">
        <w:r w:rsidR="00D47BD1" w:rsidDel="00AC4039">
          <w:delText>Feed URL</w:delText>
        </w:r>
      </w:del>
    </w:p>
    <w:p w14:paraId="5A6DA8BA" w14:textId="61086142" w:rsidR="003B5AEC" w:rsidRPr="003B5AEC" w:rsidRDefault="009C1B99" w:rsidP="003B5AEC">
      <w:r>
        <w:t>The</w:t>
      </w:r>
      <w:r w:rsidR="003B5AEC">
        <w:t xml:space="preserve"> feed URL </w:t>
      </w:r>
      <w:r>
        <w:t xml:space="preserve">provides a new page on the store’s website that only our service can access. </w:t>
      </w:r>
      <w:r w:rsidR="00B91863">
        <w:t xml:space="preserve">Calls from our service to this URL will </w:t>
      </w:r>
      <w:r w:rsidR="003B5AEC">
        <w:t>include</w:t>
      </w:r>
      <w:r w:rsidR="00B91863">
        <w:t xml:space="preserve"> query parameter</w:t>
      </w:r>
      <w:r w:rsidR="003B5AEC">
        <w:t>s</w:t>
      </w:r>
      <w:r w:rsidR="00B91863">
        <w:t xml:space="preserve"> such as</w:t>
      </w:r>
      <w:r w:rsidR="003B5AEC">
        <w:t xml:space="preserve"> the secret keys for security, the data type requested, and parameters to filter the results that are returned.</w:t>
      </w:r>
    </w:p>
    <w:p w14:paraId="29408774" w14:textId="269D15F9" w:rsidR="002341D0" w:rsidRPr="002341D0" w:rsidRDefault="002341D0" w:rsidP="00303FB3">
      <w:pPr>
        <w:pStyle w:val="NoSpacing"/>
        <w:keepNext/>
        <w:keepLines/>
        <w:spacing w:after="0" w:line="276" w:lineRule="auto"/>
        <w:rPr>
          <w:rFonts w:ascii="Calibri" w:hAnsi="Calibri"/>
          <w:sz w:val="24"/>
          <w:szCs w:val="24"/>
        </w:rPr>
      </w:pPr>
      <w:r w:rsidRPr="002341D0">
        <w:rPr>
          <w:rFonts w:ascii="Calibri" w:hAnsi="Calibri"/>
          <w:sz w:val="24"/>
          <w:szCs w:val="24"/>
        </w:rPr>
        <w:t>Request parameters will include</w:t>
      </w:r>
      <w:r w:rsidR="007D7C2F">
        <w:rPr>
          <w:rFonts w:ascii="Calibri" w:hAnsi="Calibri"/>
          <w:sz w:val="24"/>
          <w:szCs w:val="24"/>
        </w:rPr>
        <w:t xml:space="preserve"> (default values in bold)</w:t>
      </w:r>
      <w:r w:rsidRPr="002341D0">
        <w:rPr>
          <w:rFonts w:ascii="Calibri" w:hAnsi="Calibri"/>
          <w:sz w:val="24"/>
          <w:szCs w:val="24"/>
        </w:rPr>
        <w:t>:</w:t>
      </w:r>
    </w:p>
    <w:p w14:paraId="32087F93" w14:textId="17553983" w:rsidR="002341D0" w:rsidRPr="0018351C" w:rsidRDefault="002341D0" w:rsidP="0018351C">
      <w:pPr>
        <w:pStyle w:val="NoSpacing"/>
        <w:keepNext/>
        <w:keepLines/>
        <w:numPr>
          <w:ilvl w:val="0"/>
          <w:numId w:val="37"/>
        </w:numPr>
        <w:spacing w:after="0" w:line="276" w:lineRule="auto"/>
        <w:rPr>
          <w:rFonts w:ascii="Calibri" w:hAnsi="Calibri"/>
          <w:sz w:val="24"/>
          <w:szCs w:val="24"/>
        </w:rPr>
      </w:pPr>
      <w:proofErr w:type="spellStart"/>
      <w:r w:rsidRPr="002341D0">
        <w:rPr>
          <w:rFonts w:ascii="Calibri" w:hAnsi="Calibri"/>
          <w:sz w:val="24"/>
          <w:szCs w:val="24"/>
        </w:rPr>
        <w:t>ClientAlias</w:t>
      </w:r>
      <w:proofErr w:type="spellEnd"/>
      <w:r w:rsidR="0018351C">
        <w:rPr>
          <w:rFonts w:ascii="Calibri" w:hAnsi="Calibri"/>
          <w:sz w:val="24"/>
          <w:szCs w:val="24"/>
        </w:rPr>
        <w:t xml:space="preserve"> and </w:t>
      </w:r>
      <w:proofErr w:type="spellStart"/>
      <w:r w:rsidRPr="0018351C">
        <w:rPr>
          <w:rFonts w:ascii="Calibri" w:hAnsi="Calibri"/>
          <w:sz w:val="24"/>
          <w:szCs w:val="24"/>
        </w:rPr>
        <w:t>ServiceKey</w:t>
      </w:r>
      <w:proofErr w:type="spellEnd"/>
      <w:r w:rsidR="0018351C">
        <w:rPr>
          <w:rFonts w:ascii="Calibri" w:hAnsi="Calibri"/>
          <w:sz w:val="24"/>
          <w:szCs w:val="24"/>
        </w:rPr>
        <w:t xml:space="preserve"> (Security Credentials)</w:t>
      </w:r>
    </w:p>
    <w:p w14:paraId="5882B778" w14:textId="01FFEC97" w:rsidR="00471561" w:rsidDel="00BF5A38" w:rsidRDefault="002341D0" w:rsidP="00472E8D">
      <w:pPr>
        <w:pStyle w:val="NoSpacing"/>
        <w:keepNext/>
        <w:keepLines/>
        <w:numPr>
          <w:ilvl w:val="0"/>
          <w:numId w:val="37"/>
        </w:numPr>
        <w:spacing w:after="0" w:line="276" w:lineRule="auto"/>
        <w:rPr>
          <w:del w:id="1204" w:author="Zac" w:date="2015-11-02T11:00:00Z"/>
          <w:rFonts w:ascii="Calibri" w:hAnsi="Calibri"/>
          <w:sz w:val="24"/>
          <w:szCs w:val="24"/>
        </w:rPr>
      </w:pPr>
      <w:proofErr w:type="spellStart"/>
      <w:r w:rsidRPr="00472E8D">
        <w:rPr>
          <w:rFonts w:ascii="Calibri" w:hAnsi="Calibri"/>
          <w:sz w:val="24"/>
          <w:szCs w:val="24"/>
        </w:rPr>
        <w:t>DataGroup</w:t>
      </w:r>
      <w:proofErr w:type="spellEnd"/>
      <w:r w:rsidR="007D7C2F" w:rsidRPr="00ED0CCB">
        <w:rPr>
          <w:rFonts w:ascii="Calibri" w:hAnsi="Calibri"/>
          <w:sz w:val="24"/>
          <w:szCs w:val="24"/>
        </w:rPr>
        <w:t xml:space="preserve"> </w:t>
      </w:r>
      <w:r w:rsidR="003B1E02" w:rsidRPr="00C22581">
        <w:rPr>
          <w:rFonts w:ascii="Calibri" w:hAnsi="Calibri"/>
          <w:sz w:val="24"/>
          <w:szCs w:val="24"/>
        </w:rPr>
        <w:t>(</w:t>
      </w:r>
      <w:r w:rsidR="007D7C2F" w:rsidRPr="00927472">
        <w:rPr>
          <w:rFonts w:ascii="Calibri" w:hAnsi="Calibri"/>
          <w:sz w:val="24"/>
          <w:szCs w:val="24"/>
        </w:rPr>
        <w:t>“</w:t>
      </w:r>
      <w:r w:rsidR="007D7C2F" w:rsidRPr="00BF5A38">
        <w:rPr>
          <w:b/>
          <w:szCs w:val="24"/>
        </w:rPr>
        <w:t>Catalog</w:t>
      </w:r>
      <w:r w:rsidR="003B1E02" w:rsidRPr="00BF5A38">
        <w:rPr>
          <w:b/>
          <w:szCs w:val="24"/>
        </w:rPr>
        <w:t>”</w:t>
      </w:r>
      <w:r w:rsidR="007D7C2F" w:rsidRPr="00BF5A38">
        <w:rPr>
          <w:szCs w:val="24"/>
        </w:rPr>
        <w:t>, “</w:t>
      </w:r>
      <w:proofErr w:type="spellStart"/>
      <w:r w:rsidR="007D7C2F" w:rsidRPr="00BF5A38">
        <w:rPr>
          <w:szCs w:val="24"/>
        </w:rPr>
        <w:t>CategoryNames</w:t>
      </w:r>
      <w:proofErr w:type="spellEnd"/>
      <w:r w:rsidR="007D7C2F" w:rsidRPr="00BF5A38">
        <w:rPr>
          <w:szCs w:val="24"/>
        </w:rPr>
        <w:t>”,</w:t>
      </w:r>
      <w:del w:id="1205" w:author="Zac" w:date="2015-11-02T11:00:00Z">
        <w:r w:rsidR="00B50916" w:rsidRPr="00BF5A38" w:rsidDel="00BF5A38">
          <w:rPr>
            <w:szCs w:val="24"/>
          </w:rPr>
          <w:br/>
          <w:delText xml:space="preserve">                      </w:delText>
        </w:r>
      </w:del>
      <w:r w:rsidR="00B50916" w:rsidRPr="00BF5A38">
        <w:rPr>
          <w:szCs w:val="24"/>
        </w:rPr>
        <w:t xml:space="preserve"> </w:t>
      </w:r>
      <w:r w:rsidR="007D7C2F" w:rsidRPr="00BF5A38">
        <w:rPr>
          <w:szCs w:val="24"/>
        </w:rPr>
        <w:t>“</w:t>
      </w:r>
      <w:proofErr w:type="spellStart"/>
      <w:r w:rsidR="007D7C2F" w:rsidRPr="00BF5A38">
        <w:rPr>
          <w:szCs w:val="24"/>
        </w:rPr>
        <w:t>ManufacturerNames</w:t>
      </w:r>
      <w:proofErr w:type="spellEnd"/>
      <w:r w:rsidR="007D7C2F" w:rsidRPr="00BF5A38">
        <w:rPr>
          <w:szCs w:val="24"/>
        </w:rPr>
        <w:t xml:space="preserve">”, “Customers”, </w:t>
      </w:r>
      <w:r w:rsidR="003B1E02" w:rsidRPr="00BF5A38">
        <w:rPr>
          <w:szCs w:val="24"/>
        </w:rPr>
        <w:t>“Sales”,</w:t>
      </w:r>
      <w:r w:rsidR="00471561" w:rsidRPr="00BF5A38">
        <w:rPr>
          <w:szCs w:val="24"/>
        </w:rPr>
        <w:t xml:space="preserve"> “Inventory”, “Returns”</w:t>
      </w:r>
      <w:r w:rsidR="003B1E02" w:rsidRPr="00BF5A38">
        <w:rPr>
          <w:szCs w:val="24"/>
        </w:rPr>
        <w:t xml:space="preserve"> or</w:t>
      </w:r>
      <w:del w:id="1206" w:author="Zac" w:date="2015-11-02T11:00:00Z">
        <w:r w:rsidR="003B1E02" w:rsidRPr="00BF5A38" w:rsidDel="00BF5A38">
          <w:rPr>
            <w:szCs w:val="24"/>
          </w:rPr>
          <w:delText xml:space="preserve"> </w:delText>
        </w:r>
      </w:del>
    </w:p>
    <w:p w14:paraId="0B12E73F" w14:textId="2E0C8548" w:rsidR="002341D0" w:rsidRPr="00927472" w:rsidRDefault="00471561">
      <w:pPr>
        <w:pStyle w:val="NoSpacing"/>
        <w:keepNext/>
        <w:keepLines/>
        <w:numPr>
          <w:ilvl w:val="0"/>
          <w:numId w:val="37"/>
        </w:numPr>
        <w:spacing w:after="0" w:line="276" w:lineRule="auto"/>
        <w:rPr>
          <w:rFonts w:ascii="Calibri" w:hAnsi="Calibri"/>
          <w:sz w:val="24"/>
          <w:szCs w:val="24"/>
        </w:rPr>
        <w:pPrChange w:id="1207" w:author="Zac" w:date="2015-11-02T11:00:00Z">
          <w:pPr>
            <w:pStyle w:val="NoSpacing"/>
            <w:keepNext/>
            <w:keepLines/>
            <w:spacing w:after="0" w:line="276" w:lineRule="auto"/>
            <w:ind w:left="1440"/>
          </w:pPr>
        </w:pPrChange>
      </w:pPr>
      <w:del w:id="1208" w:author="Zac" w:date="2015-11-02T11:00:00Z">
        <w:r w:rsidRPr="00472E8D" w:rsidDel="00BF5A38">
          <w:rPr>
            <w:rFonts w:ascii="Calibri" w:hAnsi="Calibri"/>
            <w:sz w:val="24"/>
            <w:szCs w:val="24"/>
          </w:rPr>
          <w:delText xml:space="preserve">         </w:delText>
        </w:r>
      </w:del>
      <w:r w:rsidRPr="00ED0CCB">
        <w:rPr>
          <w:rFonts w:ascii="Calibri" w:hAnsi="Calibri"/>
          <w:sz w:val="24"/>
          <w:szCs w:val="24"/>
        </w:rPr>
        <w:t xml:space="preserve"> </w:t>
      </w:r>
      <w:r w:rsidR="007D7C2F" w:rsidRPr="00C22581">
        <w:rPr>
          <w:rFonts w:ascii="Calibri" w:hAnsi="Calibri"/>
          <w:sz w:val="24"/>
          <w:szCs w:val="24"/>
        </w:rPr>
        <w:t>“Version”)</w:t>
      </w:r>
    </w:p>
    <w:p w14:paraId="300F9874" w14:textId="20401989" w:rsidR="002E1F74" w:rsidRDefault="002E1F74" w:rsidP="00303FB3">
      <w:pPr>
        <w:pStyle w:val="NoSpacing"/>
        <w:keepNext/>
        <w:keepLines/>
        <w:numPr>
          <w:ilvl w:val="0"/>
          <w:numId w:val="37"/>
        </w:numPr>
        <w:spacing w:after="0" w:line="276" w:lineRule="auto"/>
        <w:rPr>
          <w:rFonts w:ascii="Calibri" w:hAnsi="Calibri"/>
          <w:sz w:val="24"/>
          <w:szCs w:val="24"/>
        </w:rPr>
      </w:pPr>
      <w:proofErr w:type="spellStart"/>
      <w:r>
        <w:rPr>
          <w:rFonts w:ascii="Calibri" w:hAnsi="Calibri"/>
          <w:sz w:val="24"/>
          <w:szCs w:val="24"/>
        </w:rPr>
        <w:t>ResultType</w:t>
      </w:r>
      <w:proofErr w:type="spellEnd"/>
      <w:r>
        <w:rPr>
          <w:rFonts w:ascii="Calibri" w:hAnsi="Calibri"/>
          <w:sz w:val="24"/>
          <w:szCs w:val="24"/>
        </w:rPr>
        <w:t xml:space="preserve"> (</w:t>
      </w:r>
      <w:r w:rsidR="007D7C2F">
        <w:rPr>
          <w:rFonts w:ascii="Calibri" w:hAnsi="Calibri"/>
          <w:sz w:val="24"/>
          <w:szCs w:val="24"/>
        </w:rPr>
        <w:t xml:space="preserve"> “</w:t>
      </w:r>
      <w:r w:rsidR="007D7C2F" w:rsidRPr="007D7C2F">
        <w:rPr>
          <w:rFonts w:ascii="Calibri" w:hAnsi="Calibri"/>
          <w:b/>
          <w:sz w:val="24"/>
          <w:szCs w:val="24"/>
        </w:rPr>
        <w:t>Data</w:t>
      </w:r>
      <w:r w:rsidR="007D7C2F">
        <w:rPr>
          <w:rFonts w:ascii="Calibri" w:hAnsi="Calibri"/>
          <w:sz w:val="24"/>
          <w:szCs w:val="24"/>
        </w:rPr>
        <w:t xml:space="preserve">”, “Count” </w:t>
      </w:r>
      <w:r>
        <w:rPr>
          <w:rFonts w:ascii="Calibri" w:hAnsi="Calibri"/>
          <w:sz w:val="24"/>
          <w:szCs w:val="24"/>
        </w:rPr>
        <w:t>)</w:t>
      </w:r>
    </w:p>
    <w:p w14:paraId="1E49C35A" w14:textId="087C51BF" w:rsidR="00EC7D75" w:rsidRDefault="00EC7D75" w:rsidP="00303FB3">
      <w:pPr>
        <w:pStyle w:val="NoSpacing"/>
        <w:keepNext/>
        <w:keepLines/>
        <w:numPr>
          <w:ilvl w:val="0"/>
          <w:numId w:val="37"/>
        </w:numPr>
        <w:spacing w:after="0" w:line="276" w:lineRule="auto"/>
        <w:rPr>
          <w:rFonts w:ascii="Calibri" w:hAnsi="Calibri"/>
          <w:sz w:val="24"/>
          <w:szCs w:val="24"/>
        </w:rPr>
      </w:pPr>
      <w:proofErr w:type="spellStart"/>
      <w:r>
        <w:rPr>
          <w:rFonts w:ascii="Calibri" w:hAnsi="Calibri"/>
          <w:sz w:val="24"/>
          <w:szCs w:val="24"/>
        </w:rPr>
        <w:t>CountryIndex</w:t>
      </w:r>
      <w:proofErr w:type="spellEnd"/>
      <w:r>
        <w:rPr>
          <w:rFonts w:ascii="Calibri" w:hAnsi="Calibri"/>
          <w:sz w:val="24"/>
          <w:szCs w:val="24"/>
        </w:rPr>
        <w:t xml:space="preserve"> (“</w:t>
      </w:r>
      <w:r w:rsidRPr="00EC7D75">
        <w:rPr>
          <w:rFonts w:ascii="Calibri" w:hAnsi="Calibri"/>
          <w:b/>
          <w:sz w:val="24"/>
          <w:szCs w:val="24"/>
        </w:rPr>
        <w:t>1</w:t>
      </w:r>
      <w:r>
        <w:rPr>
          <w:rFonts w:ascii="Calibri" w:hAnsi="Calibri"/>
          <w:sz w:val="24"/>
          <w:szCs w:val="24"/>
        </w:rPr>
        <w:t xml:space="preserve">”, any integer up to the number of countries for the store) </w:t>
      </w:r>
    </w:p>
    <w:p w14:paraId="6F3E223E" w14:textId="3878859B" w:rsidR="002341D0" w:rsidRDefault="002341D0" w:rsidP="00303FB3">
      <w:pPr>
        <w:pStyle w:val="NoSpacing"/>
        <w:keepNext/>
        <w:keepLines/>
        <w:numPr>
          <w:ilvl w:val="0"/>
          <w:numId w:val="37"/>
        </w:numPr>
        <w:spacing w:after="0" w:line="276" w:lineRule="auto"/>
        <w:rPr>
          <w:rFonts w:ascii="Calibri" w:hAnsi="Calibri"/>
          <w:sz w:val="24"/>
          <w:szCs w:val="24"/>
        </w:rPr>
      </w:pPr>
      <w:proofErr w:type="spellStart"/>
      <w:r w:rsidRPr="002341D0">
        <w:rPr>
          <w:rFonts w:ascii="Calibri" w:hAnsi="Calibri"/>
          <w:sz w:val="24"/>
          <w:szCs w:val="24"/>
        </w:rPr>
        <w:t>DateRange</w:t>
      </w:r>
      <w:proofErr w:type="spellEnd"/>
      <w:r w:rsidRPr="002341D0">
        <w:rPr>
          <w:rFonts w:ascii="Calibri" w:hAnsi="Calibri"/>
          <w:sz w:val="24"/>
          <w:szCs w:val="24"/>
        </w:rPr>
        <w:t xml:space="preserve"> (</w:t>
      </w:r>
      <w:r w:rsidR="003B1E02">
        <w:rPr>
          <w:rFonts w:ascii="Calibri" w:hAnsi="Calibri"/>
          <w:sz w:val="24"/>
          <w:szCs w:val="24"/>
        </w:rPr>
        <w:t>D</w:t>
      </w:r>
      <w:r w:rsidR="00E11220">
        <w:rPr>
          <w:rFonts w:ascii="Calibri" w:hAnsi="Calibri"/>
          <w:sz w:val="24"/>
          <w:szCs w:val="24"/>
        </w:rPr>
        <w:t>efault is all dates</w:t>
      </w:r>
      <w:r w:rsidRPr="002341D0">
        <w:rPr>
          <w:rFonts w:ascii="Calibri" w:hAnsi="Calibri"/>
          <w:sz w:val="24"/>
          <w:szCs w:val="24"/>
        </w:rPr>
        <w:t>)</w:t>
      </w:r>
    </w:p>
    <w:p w14:paraId="610AD3EB" w14:textId="5BAFAEBA" w:rsidR="003B5AEC" w:rsidRDefault="003B5AEC" w:rsidP="003B5AEC">
      <w:pPr>
        <w:pStyle w:val="NoSpacing"/>
        <w:keepNext/>
        <w:keepLines/>
        <w:numPr>
          <w:ilvl w:val="0"/>
          <w:numId w:val="37"/>
        </w:numPr>
        <w:spacing w:after="0" w:line="276" w:lineRule="auto"/>
        <w:rPr>
          <w:rFonts w:ascii="Calibri" w:hAnsi="Calibri"/>
          <w:sz w:val="24"/>
          <w:szCs w:val="24"/>
        </w:rPr>
      </w:pPr>
      <w:proofErr w:type="spellStart"/>
      <w:r>
        <w:rPr>
          <w:rFonts w:ascii="Calibri" w:hAnsi="Calibri"/>
          <w:sz w:val="24"/>
          <w:szCs w:val="24"/>
        </w:rPr>
        <w:t>RowRange</w:t>
      </w:r>
      <w:proofErr w:type="spellEnd"/>
      <w:r>
        <w:rPr>
          <w:rFonts w:ascii="Calibri" w:hAnsi="Calibri"/>
          <w:sz w:val="24"/>
          <w:szCs w:val="24"/>
        </w:rPr>
        <w:t xml:space="preserve"> (</w:t>
      </w:r>
      <w:r w:rsidR="003B1E02">
        <w:rPr>
          <w:rFonts w:ascii="Calibri" w:hAnsi="Calibri"/>
          <w:sz w:val="24"/>
          <w:szCs w:val="24"/>
        </w:rPr>
        <w:t>D</w:t>
      </w:r>
      <w:r>
        <w:rPr>
          <w:rFonts w:ascii="Calibri" w:hAnsi="Calibri"/>
          <w:sz w:val="24"/>
          <w:szCs w:val="24"/>
        </w:rPr>
        <w:t>efault is all rows)</w:t>
      </w:r>
    </w:p>
    <w:p w14:paraId="5399827D" w14:textId="0B556330" w:rsidR="002341D0" w:rsidDel="00D83CF7" w:rsidRDefault="00EC1CAA" w:rsidP="00303FB3">
      <w:pPr>
        <w:pStyle w:val="NoSpacing"/>
        <w:keepNext/>
        <w:keepLines/>
        <w:numPr>
          <w:ilvl w:val="0"/>
          <w:numId w:val="37"/>
        </w:numPr>
        <w:spacing w:after="0" w:line="276" w:lineRule="auto"/>
        <w:rPr>
          <w:del w:id="1209" w:author="Zac" w:date="2015-11-16T21:22:00Z"/>
          <w:rFonts w:ascii="Calibri" w:hAnsi="Calibri"/>
          <w:sz w:val="24"/>
          <w:szCs w:val="24"/>
        </w:rPr>
      </w:pPr>
      <w:proofErr w:type="spellStart"/>
      <w:r>
        <w:rPr>
          <w:rFonts w:ascii="Calibri" w:hAnsi="Calibri"/>
          <w:sz w:val="24"/>
          <w:szCs w:val="24"/>
        </w:rPr>
        <w:t>ExtraFields</w:t>
      </w:r>
      <w:proofErr w:type="spellEnd"/>
      <w:r w:rsidR="002341D0" w:rsidRPr="002341D0">
        <w:rPr>
          <w:rFonts w:ascii="Calibri" w:hAnsi="Calibri"/>
          <w:sz w:val="24"/>
          <w:szCs w:val="24"/>
        </w:rPr>
        <w:t xml:space="preserve"> (</w:t>
      </w:r>
      <w:r w:rsidR="003B1E02">
        <w:rPr>
          <w:rFonts w:ascii="Calibri" w:hAnsi="Calibri"/>
          <w:sz w:val="24"/>
          <w:szCs w:val="24"/>
        </w:rPr>
        <w:t>O</w:t>
      </w:r>
      <w:r w:rsidR="004C4BBF">
        <w:rPr>
          <w:rFonts w:ascii="Calibri" w:hAnsi="Calibri"/>
          <w:sz w:val="24"/>
          <w:szCs w:val="24"/>
        </w:rPr>
        <w:t>ptional</w:t>
      </w:r>
      <w:r w:rsidR="002341D0" w:rsidRPr="002341D0">
        <w:rPr>
          <w:rFonts w:ascii="Calibri" w:hAnsi="Calibri"/>
          <w:sz w:val="24"/>
          <w:szCs w:val="24"/>
        </w:rPr>
        <w:t>)</w:t>
      </w:r>
    </w:p>
    <w:p w14:paraId="432FE341" w14:textId="77777777" w:rsidR="002341D0" w:rsidRPr="00D83CF7" w:rsidDel="00D83CF7" w:rsidRDefault="002341D0">
      <w:pPr>
        <w:pStyle w:val="NoSpacing"/>
        <w:keepNext/>
        <w:keepLines/>
        <w:numPr>
          <w:ilvl w:val="0"/>
          <w:numId w:val="37"/>
        </w:numPr>
        <w:spacing w:after="0" w:line="276" w:lineRule="auto"/>
        <w:rPr>
          <w:del w:id="1210" w:author="Zac" w:date="2015-11-16T21:22:00Z"/>
          <w:rFonts w:ascii="Calibri" w:hAnsi="Calibri"/>
          <w:sz w:val="24"/>
          <w:szCs w:val="24"/>
        </w:rPr>
        <w:pPrChange w:id="1211" w:author="Zac" w:date="2015-11-16T21:22:00Z">
          <w:pPr>
            <w:pStyle w:val="NoSpacing"/>
            <w:spacing w:after="0" w:line="276" w:lineRule="auto"/>
          </w:pPr>
        </w:pPrChange>
      </w:pPr>
    </w:p>
    <w:p w14:paraId="21381995" w14:textId="77777777" w:rsidR="00852842" w:rsidRDefault="00852842">
      <w:pPr>
        <w:pStyle w:val="NoSpacing"/>
        <w:keepNext/>
        <w:keepLines/>
        <w:numPr>
          <w:ilvl w:val="0"/>
          <w:numId w:val="37"/>
        </w:numPr>
        <w:spacing w:after="0" w:line="276" w:lineRule="auto"/>
        <w:rPr>
          <w:ins w:id="1212" w:author="Neil Lofgren" w:date="2015-11-16T01:22:00Z"/>
        </w:rPr>
        <w:pPrChange w:id="1213" w:author="Zac" w:date="2015-11-16T21:22:00Z">
          <w:pPr>
            <w:spacing w:after="200"/>
          </w:pPr>
        </w:pPrChange>
      </w:pPr>
      <w:bookmarkStart w:id="1214" w:name="_Ref259489895"/>
    </w:p>
    <w:p w14:paraId="31317D98" w14:textId="77777777" w:rsidR="00D83CF7" w:rsidRDefault="00D83CF7">
      <w:pPr>
        <w:spacing w:before="200" w:after="200"/>
        <w:rPr>
          <w:ins w:id="1215" w:author="Zac" w:date="2015-11-16T21:22:00Z"/>
          <w:b/>
          <w:color w:val="0070C0"/>
          <w:sz w:val="28"/>
        </w:rPr>
      </w:pPr>
      <w:ins w:id="1216" w:author="Zac" w:date="2015-11-16T21:22:00Z">
        <w:r>
          <w:rPr>
            <w:color w:val="0070C0"/>
          </w:rPr>
          <w:br w:type="page"/>
        </w:r>
      </w:ins>
    </w:p>
    <w:p w14:paraId="772B1248" w14:textId="1299CBF0" w:rsidR="003577AE" w:rsidRPr="003577AE" w:rsidRDefault="003577AE">
      <w:pPr>
        <w:pStyle w:val="Heading3"/>
        <w:rPr>
          <w:ins w:id="1217" w:author="Zac" w:date="2015-11-05T00:44:00Z"/>
          <w:color w:val="0070C0"/>
          <w:rPrChange w:id="1218" w:author="Zac" w:date="2015-11-05T00:45:00Z">
            <w:rPr>
              <w:ins w:id="1219" w:author="Zac" w:date="2015-11-05T00:44:00Z"/>
            </w:rPr>
          </w:rPrChange>
        </w:rPr>
        <w:pPrChange w:id="1220" w:author="Zac" w:date="2015-11-05T00:44:00Z">
          <w:pPr>
            <w:spacing w:after="200"/>
          </w:pPr>
        </w:pPrChange>
      </w:pPr>
      <w:ins w:id="1221" w:author="Zac" w:date="2015-11-05T00:44:00Z">
        <w:r w:rsidRPr="003577AE">
          <w:rPr>
            <w:color w:val="0070C0"/>
            <w:rPrChange w:id="1222" w:author="Zac" w:date="2015-11-05T00:45:00Z">
              <w:rPr/>
            </w:rPrChange>
          </w:rPr>
          <w:lastRenderedPageBreak/>
          <w:t>Client Alias and Service Key</w:t>
        </w:r>
      </w:ins>
    </w:p>
    <w:p w14:paraId="0B32AED3" w14:textId="4A694B38" w:rsidR="00813E0A" w:rsidRDefault="00813E0A" w:rsidP="00813E0A">
      <w:pPr>
        <w:spacing w:after="200"/>
      </w:pPr>
      <w:r w:rsidRPr="002341D0">
        <w:t xml:space="preserve">The </w:t>
      </w:r>
      <w:proofErr w:type="spellStart"/>
      <w:r w:rsidRPr="00A8756C">
        <w:rPr>
          <w:b/>
        </w:rPr>
        <w:t>ClientAlias</w:t>
      </w:r>
      <w:proofErr w:type="spellEnd"/>
      <w:r w:rsidRPr="002341D0">
        <w:t xml:space="preserve"> and </w:t>
      </w:r>
      <w:proofErr w:type="spellStart"/>
      <w:r w:rsidRPr="00A8756C">
        <w:rPr>
          <w:b/>
        </w:rPr>
        <w:t>ServiceKey</w:t>
      </w:r>
      <w:proofErr w:type="spellEnd"/>
      <w:r>
        <w:t xml:space="preserve"> are</w:t>
      </w:r>
      <w:r w:rsidRPr="00A12057">
        <w:t xml:space="preserve"> </w:t>
      </w:r>
      <w:r>
        <w:t>the</w:t>
      </w:r>
      <w:r w:rsidRPr="00A12057">
        <w:t xml:space="preserve"> </w:t>
      </w:r>
      <w:r>
        <w:t xml:space="preserve">security </w:t>
      </w:r>
      <w:r w:rsidRPr="00A12057">
        <w:t>credentials</w:t>
      </w:r>
      <w:r>
        <w:t xml:space="preserve"> (formatted as strings)</w:t>
      </w:r>
      <w:r w:rsidRPr="00A12057">
        <w:t xml:space="preserve">. We'd prefer to send these as a basic authorization header </w:t>
      </w:r>
      <w:r>
        <w:t xml:space="preserve">(so they are not saved in logs), </w:t>
      </w:r>
      <w:r w:rsidRPr="00A12057">
        <w:t>but can also send them as query parameters if basic auth</w:t>
      </w:r>
      <w:r>
        <w:t>entication</w:t>
      </w:r>
      <w:r w:rsidRPr="00A12057">
        <w:t xml:space="preserve"> is not supported</w:t>
      </w:r>
      <w:r>
        <w:t>.</w:t>
      </w:r>
    </w:p>
    <w:p w14:paraId="3B8C1934" w14:textId="54601852" w:rsidR="0018351C" w:rsidRDefault="0018351C" w:rsidP="0018351C">
      <w:pPr>
        <w:spacing w:after="200"/>
      </w:pPr>
      <w:r>
        <w:t xml:space="preserve">The </w:t>
      </w:r>
      <w:proofErr w:type="spellStart"/>
      <w:r>
        <w:t>ClientAlias</w:t>
      </w:r>
      <w:proofErr w:type="spellEnd"/>
      <w:r>
        <w:t xml:space="preserve"> identifies the client and is sent </w:t>
      </w:r>
      <w:del w:id="1223" w:author="Zac" w:date="2015-11-02T10:59:00Z">
        <w:r w:rsidDel="00BF5A38">
          <w:delText xml:space="preserve">in the open </w:delText>
        </w:r>
      </w:del>
      <w:r>
        <w:t xml:space="preserve">in the recommendation requests. The </w:t>
      </w:r>
      <w:proofErr w:type="spellStart"/>
      <w:r>
        <w:t>ServiceKey</w:t>
      </w:r>
      <w:proofErr w:type="spellEnd"/>
      <w:r>
        <w:t xml:space="preserve"> is the secret to enable the API for the feed.</w:t>
      </w:r>
    </w:p>
    <w:p w14:paraId="32697B51" w14:textId="77777777" w:rsidR="00813E0A" w:rsidRPr="002341D0" w:rsidRDefault="00813E0A" w:rsidP="00813E0A">
      <w:pPr>
        <w:spacing w:after="200"/>
      </w:pPr>
      <w:r>
        <w:t xml:space="preserve">Our plugin should have an admin configuration page where these values can be entered by the store owner after they sign up for our service. </w:t>
      </w:r>
      <w:r w:rsidRPr="002341D0">
        <w:t xml:space="preserve">If there is a mismatch or </w:t>
      </w:r>
      <w:r>
        <w:t xml:space="preserve">if either of </w:t>
      </w:r>
      <w:r w:rsidRPr="002341D0">
        <w:t>the</w:t>
      </w:r>
      <w:r>
        <w:t>se</w:t>
      </w:r>
      <w:r w:rsidRPr="002341D0">
        <w:t xml:space="preserve"> admin settings are blank, the module should return a “401 Unauthorized” error</w:t>
      </w:r>
      <w:r>
        <w:t xml:space="preserve"> when feed data is requested</w:t>
      </w:r>
      <w:r w:rsidRPr="002341D0">
        <w:t>.</w:t>
      </w:r>
      <w:r>
        <w:t xml:space="preserve"> </w:t>
      </w:r>
      <w:r w:rsidRPr="002341D0">
        <w:t xml:space="preserve"> </w:t>
      </w:r>
    </w:p>
    <w:p w14:paraId="51EEC709" w14:textId="77777777" w:rsidR="00CD609A" w:rsidRPr="00CD609A" w:rsidRDefault="00CD609A">
      <w:pPr>
        <w:pStyle w:val="Heading3"/>
        <w:rPr>
          <w:ins w:id="1224" w:author="Zac" w:date="2015-11-05T01:52:00Z"/>
          <w:b w:val="0"/>
          <w:color w:val="0070C0"/>
          <w:rPrChange w:id="1225" w:author="Zac" w:date="2015-11-05T01:52:00Z">
            <w:rPr>
              <w:ins w:id="1226" w:author="Zac" w:date="2015-11-05T01:52:00Z"/>
              <w:b/>
            </w:rPr>
          </w:rPrChange>
        </w:rPr>
        <w:pPrChange w:id="1227" w:author="Zac" w:date="2015-11-05T01:52:00Z">
          <w:pPr/>
        </w:pPrChange>
      </w:pPr>
      <w:proofErr w:type="spellStart"/>
      <w:ins w:id="1228" w:author="Zac" w:date="2015-11-05T01:52:00Z">
        <w:r w:rsidRPr="00CD609A">
          <w:rPr>
            <w:color w:val="0070C0"/>
            <w:rPrChange w:id="1229" w:author="Zac" w:date="2015-11-05T01:52:00Z">
              <w:rPr>
                <w:b/>
              </w:rPr>
            </w:rPrChange>
          </w:rPr>
          <w:t>DataGroup</w:t>
        </w:r>
        <w:proofErr w:type="spellEnd"/>
      </w:ins>
    </w:p>
    <w:p w14:paraId="23B22D19" w14:textId="5056890C" w:rsidR="00471561" w:rsidRDefault="002341D0" w:rsidP="00AF05DC">
      <w:proofErr w:type="spellStart"/>
      <w:r w:rsidRPr="00A8756C">
        <w:rPr>
          <w:b/>
        </w:rPr>
        <w:t>DataGroup</w:t>
      </w:r>
      <w:proofErr w:type="spellEnd"/>
      <w:r w:rsidR="00964A95">
        <w:rPr>
          <w:b/>
        </w:rPr>
        <w:t xml:space="preserve"> </w:t>
      </w:r>
      <w:r w:rsidR="00964A95">
        <w:t>determines</w:t>
      </w:r>
      <w:r w:rsidRPr="002341D0">
        <w:t xml:space="preserve"> which type of data is being requested. Valid </w:t>
      </w:r>
      <w:r w:rsidR="00E11220">
        <w:t>entries</w:t>
      </w:r>
      <w:r w:rsidRPr="002341D0">
        <w:t xml:space="preserve"> are “Catalog”,</w:t>
      </w:r>
      <w:r w:rsidR="007D7C2F" w:rsidRPr="007D7C2F">
        <w:t xml:space="preserve"> </w:t>
      </w:r>
      <w:r w:rsidR="002A51CE">
        <w:t>“Sales”,</w:t>
      </w:r>
      <w:r w:rsidRPr="002341D0">
        <w:t xml:space="preserve"> “</w:t>
      </w:r>
      <w:proofErr w:type="spellStart"/>
      <w:r w:rsidRPr="002341D0">
        <w:t>CategoryNames</w:t>
      </w:r>
      <w:proofErr w:type="spellEnd"/>
      <w:r w:rsidRPr="002341D0">
        <w:t>”</w:t>
      </w:r>
      <w:r w:rsidR="00A260ED">
        <w:t xml:space="preserve">, </w:t>
      </w:r>
      <w:r w:rsidR="00A53B1C">
        <w:t>“</w:t>
      </w:r>
      <w:proofErr w:type="spellStart"/>
      <w:r w:rsidR="00A53B1C">
        <w:t>ManufacturerNames</w:t>
      </w:r>
      <w:proofErr w:type="spellEnd"/>
      <w:r w:rsidR="00A53B1C">
        <w:t xml:space="preserve">”, </w:t>
      </w:r>
      <w:r w:rsidR="004C4BBF">
        <w:t>“</w:t>
      </w:r>
      <w:r w:rsidR="00A260ED">
        <w:t>Customers</w:t>
      </w:r>
      <w:r w:rsidR="004C4BBF">
        <w:t>”</w:t>
      </w:r>
      <w:r w:rsidR="00221E9F">
        <w:t xml:space="preserve">, </w:t>
      </w:r>
      <w:r w:rsidR="00471561">
        <w:t xml:space="preserve">“Inventory”, “Returns” </w:t>
      </w:r>
      <w:r w:rsidR="00EB12F9">
        <w:t xml:space="preserve">and </w:t>
      </w:r>
      <w:r w:rsidR="00221E9F">
        <w:t>“Version”</w:t>
      </w:r>
      <w:r w:rsidRPr="002341D0">
        <w:t>.</w:t>
      </w:r>
      <w:r w:rsidR="00AF05DC">
        <w:t xml:space="preserve"> </w:t>
      </w:r>
      <w:r w:rsidR="00024B0B" w:rsidRPr="00024B0B">
        <w:t>The default value is “Catalog”</w:t>
      </w:r>
      <w:r w:rsidR="00024B0B">
        <w:t xml:space="preserve"> if no </w:t>
      </w:r>
      <w:proofErr w:type="spellStart"/>
      <w:r w:rsidR="00024B0B">
        <w:t>DataGroup</w:t>
      </w:r>
      <w:proofErr w:type="spellEnd"/>
      <w:r w:rsidR="00024B0B">
        <w:t xml:space="preserve"> is provided</w:t>
      </w:r>
      <w:r w:rsidR="00024B0B" w:rsidRPr="005C0C9F">
        <w:t>.</w:t>
      </w:r>
    </w:p>
    <w:p w14:paraId="26600300" w14:textId="1F55954A" w:rsidR="00E11220" w:rsidRDefault="00471561" w:rsidP="00AF05DC">
      <w:r>
        <w:t xml:space="preserve">The format for every group except “Version” is provided in the next section (Data Feed Response Format). </w:t>
      </w:r>
      <w:r w:rsidR="009C2344">
        <w:t>“</w:t>
      </w:r>
      <w:r w:rsidR="00221E9F" w:rsidRPr="009C2344">
        <w:t>Version</w:t>
      </w:r>
      <w:r w:rsidR="009C2344">
        <w:t>”</w:t>
      </w:r>
      <w:r w:rsidR="00221E9F">
        <w:t xml:space="preserve"> requires no other </w:t>
      </w:r>
      <w:r w:rsidR="00B91863">
        <w:t xml:space="preserve">query parameters </w:t>
      </w:r>
      <w:r w:rsidR="00221E9F">
        <w:t xml:space="preserve">and returns the version of both our plugin and the </w:t>
      </w:r>
      <w:r w:rsidR="00B91863">
        <w:t xml:space="preserve">cart </w:t>
      </w:r>
      <w:r w:rsidR="00221E9F">
        <w:t>platform</w:t>
      </w:r>
      <w:r w:rsidR="00B91863">
        <w:t>.</w:t>
      </w:r>
      <w:r>
        <w:t xml:space="preserve"> </w:t>
      </w:r>
      <w:r w:rsidR="00B91863">
        <w:t>I</w:t>
      </w:r>
      <w:r w:rsidR="003B5AEC">
        <w:t xml:space="preserve">f </w:t>
      </w:r>
      <w:r w:rsidR="00B91863">
        <w:t xml:space="preserve">the cart is </w:t>
      </w:r>
      <w:r w:rsidR="003B5AEC">
        <w:t xml:space="preserve">not </w:t>
      </w:r>
      <w:r w:rsidR="00B91863">
        <w:t xml:space="preserve">a </w:t>
      </w:r>
      <w:r w:rsidR="003B5AEC">
        <w:t>hosted</w:t>
      </w:r>
      <w:r w:rsidR="00B91863">
        <w:t xml:space="preserve"> platform</w:t>
      </w:r>
      <w:r w:rsidR="003B5AEC">
        <w:t xml:space="preserve">, </w:t>
      </w:r>
      <w:r w:rsidR="00B91863">
        <w:t xml:space="preserve">it </w:t>
      </w:r>
      <w:r w:rsidR="003B5AEC">
        <w:t>should</w:t>
      </w:r>
      <w:r w:rsidR="00B91863">
        <w:t xml:space="preserve"> also</w:t>
      </w:r>
      <w:r w:rsidR="003B5AEC">
        <w:t xml:space="preserve"> return the OS </w:t>
      </w:r>
      <w:r w:rsidR="00B91863">
        <w:t>type, OS version, number of processors, and amount of RAM</w:t>
      </w:r>
      <w:r w:rsidR="00024B0B">
        <w:t>.</w:t>
      </w:r>
      <w:r w:rsidR="00221E9F">
        <w:t xml:space="preserve"> </w:t>
      </w:r>
      <w:r w:rsidR="00EB12F9">
        <w:t xml:space="preserve">The results should be formatted as a JSON array of tag-value pairs. </w:t>
      </w:r>
      <w:r w:rsidR="00221E9F">
        <w:t xml:space="preserve">The results for the other </w:t>
      </w:r>
      <w:proofErr w:type="spellStart"/>
      <w:r w:rsidR="00EB12F9">
        <w:t>DataGroup</w:t>
      </w:r>
      <w:proofErr w:type="spellEnd"/>
      <w:r w:rsidR="00EB12F9">
        <w:t xml:space="preserve"> choices </w:t>
      </w:r>
      <w:r w:rsidR="00221E9F">
        <w:t xml:space="preserve">are defined by the </w:t>
      </w:r>
      <w:r w:rsidR="00B91863">
        <w:t xml:space="preserve">additional </w:t>
      </w:r>
      <w:r w:rsidR="00221E9F">
        <w:t>parameters below.</w:t>
      </w:r>
      <w:r w:rsidR="007D7C2F">
        <w:t xml:space="preserve"> </w:t>
      </w:r>
    </w:p>
    <w:p w14:paraId="22D476F7" w14:textId="77777777" w:rsidR="00CD609A" w:rsidRPr="00CD609A" w:rsidRDefault="00CD609A">
      <w:pPr>
        <w:pStyle w:val="Heading3"/>
        <w:rPr>
          <w:ins w:id="1230" w:author="Zac" w:date="2015-11-05T01:52:00Z"/>
          <w:b w:val="0"/>
          <w:color w:val="0070C0"/>
          <w:rPrChange w:id="1231" w:author="Zac" w:date="2015-11-05T01:52:00Z">
            <w:rPr>
              <w:ins w:id="1232" w:author="Zac" w:date="2015-11-05T01:52:00Z"/>
              <w:b/>
            </w:rPr>
          </w:rPrChange>
        </w:rPr>
        <w:pPrChange w:id="1233" w:author="Zac" w:date="2015-11-05T01:52:00Z">
          <w:pPr/>
        </w:pPrChange>
      </w:pPr>
      <w:proofErr w:type="spellStart"/>
      <w:ins w:id="1234" w:author="Zac" w:date="2015-11-05T01:52:00Z">
        <w:r w:rsidRPr="00CD609A">
          <w:rPr>
            <w:color w:val="0070C0"/>
            <w:rPrChange w:id="1235" w:author="Zac" w:date="2015-11-05T01:52:00Z">
              <w:rPr>
                <w:b/>
              </w:rPr>
            </w:rPrChange>
          </w:rPr>
          <w:t>CountryIndex</w:t>
        </w:r>
        <w:proofErr w:type="spellEnd"/>
      </w:ins>
    </w:p>
    <w:p w14:paraId="217132BE" w14:textId="4BE4A0E5" w:rsidR="00EC7D75" w:rsidRDefault="00EC7D75" w:rsidP="00AF05DC">
      <w:proofErr w:type="spellStart"/>
      <w:r>
        <w:rPr>
          <w:b/>
        </w:rPr>
        <w:t>CountryIndex</w:t>
      </w:r>
      <w:proofErr w:type="spellEnd"/>
      <w:r>
        <w:rPr>
          <w:b/>
        </w:rPr>
        <w:t xml:space="preserve"> </w:t>
      </w:r>
      <w:r>
        <w:t>is only include</w:t>
      </w:r>
      <w:ins w:id="1236" w:author="Zac" w:date="2015-11-02T11:01:00Z">
        <w:r w:rsidR="00BF5A38">
          <w:t>d</w:t>
        </w:r>
      </w:ins>
      <w:del w:id="1237" w:author="Zac" w:date="2015-11-02T11:01:00Z">
        <w:r w:rsidDel="00BF5A38">
          <w:delText>s</w:delText>
        </w:r>
      </w:del>
      <w:r>
        <w:t xml:space="preserve"> for stores that have multiple currencies and languages for multiple countries. It is usually not included, and defaults to 1. </w:t>
      </w:r>
    </w:p>
    <w:p w14:paraId="2458AEB5" w14:textId="592E8174" w:rsidR="00EC7D75" w:rsidRDefault="00EC7D75" w:rsidP="00AF05DC">
      <w:r>
        <w:t>If included, it determines the index of the country to pull the catalog data. It only applies to the catalog data. It assumes that the platform includes an index for each country (see Multi-Country section below for more details).</w:t>
      </w:r>
    </w:p>
    <w:p w14:paraId="581459BC" w14:textId="77777777" w:rsidR="00CD609A" w:rsidRPr="00CD609A" w:rsidRDefault="00CD609A">
      <w:pPr>
        <w:pStyle w:val="Heading3"/>
        <w:rPr>
          <w:ins w:id="1238" w:author="Zac" w:date="2015-11-05T01:52:00Z"/>
          <w:b w:val="0"/>
          <w:color w:val="0070C0"/>
          <w:rPrChange w:id="1239" w:author="Zac" w:date="2015-11-05T01:52:00Z">
            <w:rPr>
              <w:ins w:id="1240" w:author="Zac" w:date="2015-11-05T01:52:00Z"/>
              <w:b/>
            </w:rPr>
          </w:rPrChange>
        </w:rPr>
        <w:pPrChange w:id="1241" w:author="Zac" w:date="2015-11-05T01:52:00Z">
          <w:pPr/>
        </w:pPrChange>
      </w:pPr>
      <w:proofErr w:type="spellStart"/>
      <w:ins w:id="1242" w:author="Zac" w:date="2015-11-05T01:52:00Z">
        <w:r w:rsidRPr="00CD609A">
          <w:rPr>
            <w:color w:val="0070C0"/>
            <w:rPrChange w:id="1243" w:author="Zac" w:date="2015-11-05T01:52:00Z">
              <w:rPr>
                <w:b/>
              </w:rPr>
            </w:rPrChange>
          </w:rPr>
          <w:t>ResultType</w:t>
        </w:r>
        <w:proofErr w:type="spellEnd"/>
      </w:ins>
    </w:p>
    <w:p w14:paraId="4690F6EE" w14:textId="1FC367E0" w:rsidR="002341D0" w:rsidRDefault="00E11220" w:rsidP="00AF05DC">
      <w:proofErr w:type="spellStart"/>
      <w:r w:rsidRPr="00E11220">
        <w:rPr>
          <w:b/>
        </w:rPr>
        <w:t>ResultType</w:t>
      </w:r>
      <w:proofErr w:type="spellEnd"/>
      <w:r>
        <w:t xml:space="preserve"> determines whether the results are the </w:t>
      </w:r>
      <w:r w:rsidR="00024B0B">
        <w:t xml:space="preserve">actual </w:t>
      </w:r>
      <w:r>
        <w:t xml:space="preserve">data </w:t>
      </w:r>
      <w:r w:rsidR="00024B0B">
        <w:t xml:space="preserve">requested </w:t>
      </w:r>
      <w:r>
        <w:t xml:space="preserve">or </w:t>
      </w:r>
      <w:r w:rsidR="00024B0B">
        <w:t xml:space="preserve">just a count of how </w:t>
      </w:r>
      <w:r w:rsidR="009C2344">
        <w:t>many rows of</w:t>
      </w:r>
      <w:r w:rsidR="00024B0B">
        <w:t xml:space="preserve"> data would be provided for the given set of query parameters</w:t>
      </w:r>
      <w:r>
        <w:t xml:space="preserve">.  Valid </w:t>
      </w:r>
      <w:r w:rsidR="003B5AEC">
        <w:t>entries</w:t>
      </w:r>
      <w:r>
        <w:t xml:space="preserve"> are “Data” or “Count”. “Data” is the default and used if no “</w:t>
      </w:r>
      <w:proofErr w:type="spellStart"/>
      <w:r>
        <w:t>ResultType</w:t>
      </w:r>
      <w:proofErr w:type="spellEnd"/>
      <w:r>
        <w:t>” is provided. For “Data”, the format of the results is</w:t>
      </w:r>
      <w:r w:rsidR="003B5AEC">
        <w:t xml:space="preserve"> provided</w:t>
      </w:r>
      <w:r w:rsidR="00AF05DC">
        <w:t xml:space="preserve"> below in the Sales</w:t>
      </w:r>
      <w:r w:rsidR="00915948">
        <w:t>, Catalog,</w:t>
      </w:r>
      <w:r w:rsidR="00930612">
        <w:t xml:space="preserve"> </w:t>
      </w:r>
      <w:r w:rsidR="00AF05DC">
        <w:t>Category Names</w:t>
      </w:r>
      <w:r w:rsidR="00A53B1C">
        <w:t xml:space="preserve">, Manufacturer Names </w:t>
      </w:r>
      <w:r w:rsidR="00A260ED">
        <w:t xml:space="preserve">and Customer </w:t>
      </w:r>
      <w:r w:rsidR="00AF05DC">
        <w:t>sections.</w:t>
      </w:r>
      <w:r w:rsidR="00964A95" w:rsidRPr="00E11220">
        <w:t xml:space="preserve"> </w:t>
      </w:r>
      <w:r w:rsidRPr="00E11220">
        <w:t xml:space="preserve">For “Count”, </w:t>
      </w:r>
      <w:r>
        <w:t xml:space="preserve">the result is an integer representing </w:t>
      </w:r>
      <w:r>
        <w:lastRenderedPageBreak/>
        <w:t xml:space="preserve">the number of data rows in the results. It is used </w:t>
      </w:r>
      <w:r w:rsidR="00EB12F9">
        <w:t xml:space="preserve">by our service </w:t>
      </w:r>
      <w:r>
        <w:t xml:space="preserve">to </w:t>
      </w:r>
      <w:r w:rsidR="00024B0B">
        <w:t xml:space="preserve">gauge whether it will be necessary to </w:t>
      </w:r>
      <w:r>
        <w:t xml:space="preserve">segment the calls for data so that </w:t>
      </w:r>
      <w:r w:rsidR="00CD4BBB">
        <w:t xml:space="preserve">each set of </w:t>
      </w:r>
      <w:r>
        <w:t xml:space="preserve">results </w:t>
      </w:r>
      <w:r w:rsidR="00CD4BBB">
        <w:t xml:space="preserve">is </w:t>
      </w:r>
      <w:r>
        <w:t>not too large.</w:t>
      </w:r>
    </w:p>
    <w:p w14:paraId="2674C967" w14:textId="77777777" w:rsidR="00CD609A" w:rsidRPr="00CD609A" w:rsidRDefault="00CD609A">
      <w:pPr>
        <w:pStyle w:val="Heading3"/>
        <w:rPr>
          <w:ins w:id="1244" w:author="Zac" w:date="2015-11-05T01:53:00Z"/>
          <w:b w:val="0"/>
          <w:color w:val="0070C0"/>
          <w:rPrChange w:id="1245" w:author="Zac" w:date="2015-11-05T01:53:00Z">
            <w:rPr>
              <w:ins w:id="1246" w:author="Zac" w:date="2015-11-05T01:53:00Z"/>
              <w:b/>
            </w:rPr>
          </w:rPrChange>
        </w:rPr>
        <w:pPrChange w:id="1247" w:author="Zac" w:date="2015-11-05T01:53:00Z">
          <w:pPr/>
        </w:pPrChange>
      </w:pPr>
      <w:proofErr w:type="spellStart"/>
      <w:ins w:id="1248" w:author="Zac" w:date="2015-11-05T01:53:00Z">
        <w:r w:rsidRPr="00CD609A">
          <w:rPr>
            <w:color w:val="0070C0"/>
            <w:rPrChange w:id="1249" w:author="Zac" w:date="2015-11-05T01:53:00Z">
              <w:rPr>
                <w:b/>
              </w:rPr>
            </w:rPrChange>
          </w:rPr>
          <w:t>DateRange</w:t>
        </w:r>
        <w:proofErr w:type="spellEnd"/>
      </w:ins>
    </w:p>
    <w:p w14:paraId="331C07AA" w14:textId="695F43C4" w:rsidR="00645C0B" w:rsidRDefault="002341D0" w:rsidP="00645C0B">
      <w:proofErr w:type="spellStart"/>
      <w:r w:rsidRPr="00A8756C">
        <w:rPr>
          <w:b/>
        </w:rPr>
        <w:t>DateRange</w:t>
      </w:r>
      <w:proofErr w:type="spellEnd"/>
      <w:r w:rsidRPr="002341D0">
        <w:t xml:space="preserve"> specifies the begin</w:t>
      </w:r>
      <w:r>
        <w:t>ning</w:t>
      </w:r>
      <w:r w:rsidRPr="002341D0">
        <w:t xml:space="preserve"> and end dates for </w:t>
      </w:r>
      <w:r w:rsidR="003B5AEC">
        <w:t>results. If “</w:t>
      </w:r>
      <w:proofErr w:type="spellStart"/>
      <w:r w:rsidR="003B5AEC">
        <w:t>DateRange</w:t>
      </w:r>
      <w:proofErr w:type="spellEnd"/>
      <w:r w:rsidR="003B5AEC">
        <w:t xml:space="preserve">” is not </w:t>
      </w:r>
      <w:r w:rsidR="00AE2756">
        <w:t>provided</w:t>
      </w:r>
      <w:r w:rsidR="003B5AEC">
        <w:t xml:space="preserve">, all dates </w:t>
      </w:r>
      <w:r w:rsidR="00AE2756">
        <w:t xml:space="preserve">must be </w:t>
      </w:r>
      <w:r w:rsidR="003B5AEC">
        <w:t>included in the results. Date ranges are used to create updates of catalog, sales, and customers</w:t>
      </w:r>
      <w:r w:rsidR="00645C0B">
        <w:t>. The range is typically one month, but can be any number of days.</w:t>
      </w:r>
      <w:r w:rsidR="00645C0B" w:rsidRPr="00645C0B">
        <w:t xml:space="preserve"> The dates will be entered as two dates separated by a comma (i.e</w:t>
      </w:r>
      <w:r w:rsidR="00E3563E">
        <w:t xml:space="preserve">. </w:t>
      </w:r>
      <w:proofErr w:type="spellStart"/>
      <w:r w:rsidR="00E3563E">
        <w:t>DateRange</w:t>
      </w:r>
      <w:proofErr w:type="spellEnd"/>
      <w:r w:rsidR="00E3563E">
        <w:t>=2013-08-01</w:t>
      </w:r>
      <w:proofErr w:type="gramStart"/>
      <w:r w:rsidR="00E3563E">
        <w:t>,2013</w:t>
      </w:r>
      <w:proofErr w:type="gramEnd"/>
      <w:r w:rsidR="00E3563E">
        <w:t>-08-3</w:t>
      </w:r>
      <w:r w:rsidR="00645C0B" w:rsidRPr="00645C0B">
        <w:t>1). If no end date is included, it is assumed to be the current date.</w:t>
      </w:r>
      <w:r w:rsidR="00E3563E">
        <w:t xml:space="preserve"> </w:t>
      </w:r>
      <w:r w:rsidR="007D7C2F">
        <w:t>The range includes actions</w:t>
      </w:r>
      <w:r w:rsidR="008C0E23">
        <w:t xml:space="preserve"> on the beginning and end dates (i.e. </w:t>
      </w:r>
      <w:r w:rsidR="008C0E23" w:rsidRPr="0026661C">
        <w:rPr>
          <w:b/>
        </w:rPr>
        <w:t xml:space="preserve">inclusive of </w:t>
      </w:r>
      <w:r w:rsidR="0026661C" w:rsidRPr="0026661C">
        <w:rPr>
          <w:b/>
        </w:rPr>
        <w:t>the end date</w:t>
      </w:r>
      <w:r w:rsidR="008C0E23">
        <w:t>).</w:t>
      </w:r>
    </w:p>
    <w:p w14:paraId="5FA5C675" w14:textId="66931EC4" w:rsidR="003B5AEC" w:rsidRDefault="00645C0B" w:rsidP="00645C0B">
      <w:pPr>
        <w:spacing w:after="0"/>
      </w:pPr>
      <w:r>
        <w:t>Date range has different meanings for each data group:</w:t>
      </w:r>
    </w:p>
    <w:p w14:paraId="327F2A9D" w14:textId="6D235137" w:rsidR="003B5AEC" w:rsidRDefault="003B5AEC" w:rsidP="003B5AEC">
      <w:pPr>
        <w:pStyle w:val="ListParagraph"/>
        <w:numPr>
          <w:ilvl w:val="0"/>
          <w:numId w:val="40"/>
        </w:numPr>
        <w:spacing w:line="276" w:lineRule="auto"/>
      </w:pPr>
      <w:r>
        <w:t xml:space="preserve">For the catalog, the product must have been </w:t>
      </w:r>
      <w:r w:rsidR="00645C0B">
        <w:t>created or modified in this date</w:t>
      </w:r>
      <w:r>
        <w:t xml:space="preserve"> range. </w:t>
      </w:r>
    </w:p>
    <w:p w14:paraId="24ECDF1F" w14:textId="4CE78829" w:rsidR="003B5AEC" w:rsidRDefault="003B5AEC" w:rsidP="00AC7CAE">
      <w:pPr>
        <w:pStyle w:val="ListParagraph"/>
        <w:numPr>
          <w:ilvl w:val="0"/>
          <w:numId w:val="40"/>
        </w:numPr>
        <w:spacing w:line="276" w:lineRule="auto"/>
      </w:pPr>
      <w:r>
        <w:t>For sales data, the sale must h</w:t>
      </w:r>
      <w:r w:rsidR="00911434">
        <w:t xml:space="preserve">ave occurred within this range – which means that </w:t>
      </w:r>
      <w:proofErr w:type="gramStart"/>
      <w:r w:rsidR="00911434">
        <w:t>sales uses</w:t>
      </w:r>
      <w:proofErr w:type="gramEnd"/>
      <w:r w:rsidR="00911434">
        <w:t xml:space="preserve"> the created date only. It does not use the modified date; otherwise, the sale is duplicated when shipped.</w:t>
      </w:r>
    </w:p>
    <w:p w14:paraId="4790C061" w14:textId="1D3533E6" w:rsidR="003B5AEC" w:rsidRDefault="003B5AEC" w:rsidP="003B5AEC">
      <w:pPr>
        <w:pStyle w:val="ListParagraph"/>
        <w:numPr>
          <w:ilvl w:val="0"/>
          <w:numId w:val="40"/>
        </w:numPr>
        <w:spacing w:line="276" w:lineRule="auto"/>
      </w:pPr>
      <w:r>
        <w:t>For customer data, the customer must have bought something</w:t>
      </w:r>
      <w:r w:rsidR="00645C0B">
        <w:t xml:space="preserve">, </w:t>
      </w:r>
      <w:r w:rsidR="00AC7CAE">
        <w:t xml:space="preserve">created </w:t>
      </w:r>
      <w:r>
        <w:t xml:space="preserve">or modified their account in this date range. </w:t>
      </w:r>
      <w:r w:rsidR="00AC7CAE">
        <w:t xml:space="preserve">For some platforms, the </w:t>
      </w:r>
      <w:proofErr w:type="spellStart"/>
      <w:r w:rsidR="00AC7CAE">
        <w:t>updated_at</w:t>
      </w:r>
      <w:proofErr w:type="spellEnd"/>
      <w:r w:rsidR="00AC7CAE">
        <w:t xml:space="preserve"> field tracks both creating and updating the customer profile.</w:t>
      </w:r>
    </w:p>
    <w:p w14:paraId="06B79DC2" w14:textId="77777777" w:rsidR="00CD609A" w:rsidRPr="00CD609A" w:rsidRDefault="00CD609A">
      <w:pPr>
        <w:pStyle w:val="Heading3"/>
        <w:rPr>
          <w:ins w:id="1250" w:author="Zac" w:date="2015-11-05T01:53:00Z"/>
          <w:b w:val="0"/>
          <w:color w:val="0070C0"/>
          <w:rPrChange w:id="1251" w:author="Zac" w:date="2015-11-05T01:53:00Z">
            <w:rPr>
              <w:ins w:id="1252" w:author="Zac" w:date="2015-11-05T01:53:00Z"/>
              <w:b/>
            </w:rPr>
          </w:rPrChange>
        </w:rPr>
        <w:pPrChange w:id="1253" w:author="Zac" w:date="2015-11-05T01:53:00Z">
          <w:pPr/>
        </w:pPrChange>
      </w:pPr>
      <w:proofErr w:type="spellStart"/>
      <w:ins w:id="1254" w:author="Zac" w:date="2015-11-05T01:53:00Z">
        <w:r w:rsidRPr="00CD609A">
          <w:rPr>
            <w:color w:val="0070C0"/>
            <w:rPrChange w:id="1255" w:author="Zac" w:date="2015-11-05T01:53:00Z">
              <w:rPr>
                <w:b/>
              </w:rPr>
            </w:rPrChange>
          </w:rPr>
          <w:t>RowRange</w:t>
        </w:r>
        <w:proofErr w:type="spellEnd"/>
      </w:ins>
    </w:p>
    <w:p w14:paraId="7653C986" w14:textId="4D2BD000" w:rsidR="003C4EDE" w:rsidRDefault="003B5AEC" w:rsidP="003B5AEC">
      <w:proofErr w:type="spellStart"/>
      <w:r>
        <w:rPr>
          <w:b/>
        </w:rPr>
        <w:t>Row</w:t>
      </w:r>
      <w:r w:rsidRPr="00A8756C">
        <w:rPr>
          <w:b/>
        </w:rPr>
        <w:t>Range</w:t>
      </w:r>
      <w:proofErr w:type="spellEnd"/>
      <w:r>
        <w:t xml:space="preserve"> specifies the </w:t>
      </w:r>
      <w:r w:rsidR="00EB12F9">
        <w:t xml:space="preserve">first result </w:t>
      </w:r>
      <w:r>
        <w:t xml:space="preserve">row and </w:t>
      </w:r>
      <w:r w:rsidR="00736C7B">
        <w:t xml:space="preserve">maximum </w:t>
      </w:r>
      <w:r>
        <w:t xml:space="preserve">number </w:t>
      </w:r>
      <w:r w:rsidR="00E3563E">
        <w:t xml:space="preserve">of rows to </w:t>
      </w:r>
      <w:r w:rsidR="00294F9F">
        <w:t>return</w:t>
      </w:r>
      <w:r w:rsidR="00736C7B">
        <w:t>. This allows our service to segment the data from a particular query so that we only receive a subset of the results</w:t>
      </w:r>
      <w:r>
        <w:t xml:space="preserve">. </w:t>
      </w:r>
      <w:r w:rsidR="003C4EDE">
        <w:t xml:space="preserve">The </w:t>
      </w:r>
      <w:r w:rsidR="003C4EDE" w:rsidRPr="003C4EDE">
        <w:t xml:space="preserve">first catalog entry is </w:t>
      </w:r>
      <w:proofErr w:type="spellStart"/>
      <w:r w:rsidR="003C4EDE" w:rsidRPr="003C4EDE">
        <w:t>RowRange</w:t>
      </w:r>
      <w:proofErr w:type="spellEnd"/>
      <w:r w:rsidR="003C4EDE" w:rsidRPr="003C4EDE">
        <w:t>=1 (not 0 indexed).</w:t>
      </w:r>
      <w:r w:rsidR="003C4EDE">
        <w:t xml:space="preserve"> If the second parameter is 0, only the header should be returned. If “</w:t>
      </w:r>
      <w:proofErr w:type="spellStart"/>
      <w:r w:rsidR="003C4EDE">
        <w:t>RowRange</w:t>
      </w:r>
      <w:proofErr w:type="spellEnd"/>
      <w:r w:rsidR="003C4EDE">
        <w:t>” is not provided, all rows are returned.</w:t>
      </w:r>
    </w:p>
    <w:p w14:paraId="15426FA7" w14:textId="4C60F955" w:rsidR="003B5AEC" w:rsidRDefault="003B5AEC" w:rsidP="003B5AEC">
      <w:r>
        <w:t>For example: "</w:t>
      </w:r>
      <w:proofErr w:type="spellStart"/>
      <w:r>
        <w:t>RowRange</w:t>
      </w:r>
      <w:proofErr w:type="spellEnd"/>
      <w:r>
        <w:t>=</w:t>
      </w:r>
      <w:r w:rsidRPr="00A8756C">
        <w:t>1</w:t>
      </w:r>
      <w:proofErr w:type="gramStart"/>
      <w:r w:rsidRPr="00A8756C">
        <w:t>,5000</w:t>
      </w:r>
      <w:proofErr w:type="gramEnd"/>
      <w:r w:rsidRPr="00A8756C">
        <w:t>" would return the first 5000 r</w:t>
      </w:r>
      <w:r>
        <w:t>ows of the results. “</w:t>
      </w:r>
      <w:proofErr w:type="spellStart"/>
      <w:r>
        <w:t>RowRange</w:t>
      </w:r>
      <w:proofErr w:type="spellEnd"/>
      <w:r>
        <w:t>=5001</w:t>
      </w:r>
      <w:proofErr w:type="gramStart"/>
      <w:r>
        <w:t>,5000</w:t>
      </w:r>
      <w:proofErr w:type="gramEnd"/>
      <w:r>
        <w:t>” would return the next 5000 rows, which is row 5001 to 10,000.</w:t>
      </w:r>
      <w:r w:rsidR="003C4EDE">
        <w:t xml:space="preserve"> </w:t>
      </w:r>
    </w:p>
    <w:p w14:paraId="3E6A4B63" w14:textId="3F6AE64A" w:rsidR="0000574F" w:rsidRDefault="00852842" w:rsidP="003B5AEC">
      <w:ins w:id="1256" w:author="Neil Lofgren" w:date="2015-11-16T01:26:00Z">
        <w:r>
          <w:t xml:space="preserve">It is important that all internal data calls or database queries are optimized to only pull the rows requested. </w:t>
        </w:r>
      </w:ins>
      <w:del w:id="1257" w:author="Neil Lofgren" w:date="2015-11-16T01:27:00Z">
        <w:r w:rsidR="0000574F" w:rsidDel="00852842">
          <w:delText xml:space="preserve">Optimally, the database query only requests the row range and these products are included in the feed. </w:delText>
        </w:r>
      </w:del>
      <w:r w:rsidR="0000574F">
        <w:t xml:space="preserve">In other words, the database query should not request </w:t>
      </w:r>
      <w:del w:id="1258" w:author="Neil Lofgren" w:date="2015-11-16T01:27:00Z">
        <w:r w:rsidR="0000574F" w:rsidDel="00852842">
          <w:delText>all items</w:delText>
        </w:r>
      </w:del>
      <w:ins w:id="1259" w:author="Neil Lofgren" w:date="2015-11-16T01:27:00Z">
        <w:r>
          <w:t>the entire catalog</w:t>
        </w:r>
      </w:ins>
      <w:ins w:id="1260" w:author="Neil Lofgren" w:date="2015-11-16T01:28:00Z">
        <w:r>
          <w:t xml:space="preserve"> or the entire sales history</w:t>
        </w:r>
      </w:ins>
      <w:r w:rsidR="0000574F">
        <w:t xml:space="preserve">, and then </w:t>
      </w:r>
      <w:del w:id="1261" w:author="Neil Lofgren" w:date="2015-11-16T01:27:00Z">
        <w:r w:rsidR="0000574F" w:rsidDel="00852842">
          <w:delText xml:space="preserve">the </w:delText>
        </w:r>
      </w:del>
      <w:r w:rsidR="0000574F">
        <w:t xml:space="preserve">feed only </w:t>
      </w:r>
      <w:del w:id="1262" w:author="Neil Lofgren" w:date="2015-11-16T01:27:00Z">
        <w:r w:rsidR="0000574F" w:rsidDel="00852842">
          <w:delText xml:space="preserve">includes </w:delText>
        </w:r>
      </w:del>
      <w:r w:rsidR="0000574F">
        <w:t xml:space="preserve">those </w:t>
      </w:r>
      <w:ins w:id="1263" w:author="Neil Lofgren" w:date="2015-11-16T01:28:00Z">
        <w:r>
          <w:t xml:space="preserve">items </w:t>
        </w:r>
      </w:ins>
      <w:r w:rsidR="0000574F">
        <w:t xml:space="preserve">in the row range </w:t>
      </w:r>
      <w:ins w:id="1264" w:author="Neil Lofgren" w:date="2015-11-16T01:28:00Z">
        <w:r>
          <w:t>requested</w:t>
        </w:r>
      </w:ins>
      <w:ins w:id="1265" w:author="Neil Lofgren" w:date="2015-11-16T01:29:00Z">
        <w:r>
          <w:t>.</w:t>
        </w:r>
      </w:ins>
      <w:ins w:id="1266" w:author="Neil Lofgren" w:date="2015-11-16T01:28:00Z">
        <w:r>
          <w:t xml:space="preserve"> </w:t>
        </w:r>
      </w:ins>
      <w:del w:id="1267" w:author="Neil Lofgren" w:date="2015-11-16T01:29:00Z">
        <w:r w:rsidR="0000574F" w:rsidDel="00852842">
          <w:delText>since t</w:delText>
        </w:r>
      </w:del>
      <w:ins w:id="1268" w:author="Neil Lofgren" w:date="2015-11-16T01:29:00Z">
        <w:r>
          <w:t>Programming the call in this</w:t>
        </w:r>
      </w:ins>
      <w:ins w:id="1269" w:author="Neil Lofgren" w:date="2015-11-16T01:30:00Z">
        <w:r>
          <w:t xml:space="preserve"> manner</w:t>
        </w:r>
      </w:ins>
      <w:del w:id="1270" w:author="Neil Lofgren" w:date="2015-11-16T01:30:00Z">
        <w:r w:rsidR="0000574F" w:rsidDel="00852842">
          <w:delText>his</w:delText>
        </w:r>
      </w:del>
      <w:r w:rsidR="0000574F">
        <w:t xml:space="preserve"> </w:t>
      </w:r>
      <w:ins w:id="1271" w:author="Neil Lofgren" w:date="2015-11-16T01:30:00Z">
        <w:r>
          <w:t>would</w:t>
        </w:r>
      </w:ins>
      <w:ins w:id="1272" w:author="Neil Lofgren" w:date="2015-11-16T01:28:00Z">
        <w:r>
          <w:t xml:space="preserve"> </w:t>
        </w:r>
      </w:ins>
      <w:r w:rsidR="0000574F">
        <w:t>cause</w:t>
      </w:r>
      <w:del w:id="1273" w:author="Neil Lofgren" w:date="2015-11-16T01:28:00Z">
        <w:r w:rsidR="0000574F" w:rsidDel="00852842">
          <w:delText>s</w:delText>
        </w:r>
      </w:del>
      <w:r w:rsidR="0000574F">
        <w:t xml:space="preserve"> memory issues for large data sets</w:t>
      </w:r>
      <w:del w:id="1274" w:author="Neil Lofgren" w:date="2015-11-16T01:28:00Z">
        <w:r w:rsidR="0000574F" w:rsidDel="00852842">
          <w:delText>, such as large catalogs</w:delText>
        </w:r>
      </w:del>
      <w:r w:rsidR="0000574F">
        <w:t>.</w:t>
      </w:r>
    </w:p>
    <w:p w14:paraId="24D77681" w14:textId="77777777" w:rsidR="00CD609A" w:rsidRPr="00CD609A" w:rsidRDefault="00CD609A">
      <w:pPr>
        <w:pStyle w:val="Heading3"/>
        <w:rPr>
          <w:ins w:id="1275" w:author="Zac" w:date="2015-11-05T01:53:00Z"/>
          <w:b w:val="0"/>
          <w:color w:val="0070C0"/>
          <w:rPrChange w:id="1276" w:author="Zac" w:date="2015-11-05T01:53:00Z">
            <w:rPr>
              <w:ins w:id="1277" w:author="Zac" w:date="2015-11-05T01:53:00Z"/>
              <w:b/>
            </w:rPr>
          </w:rPrChange>
        </w:rPr>
        <w:pPrChange w:id="1278" w:author="Zac" w:date="2015-11-05T01:53:00Z">
          <w:pPr/>
        </w:pPrChange>
      </w:pPr>
      <w:proofErr w:type="spellStart"/>
      <w:ins w:id="1279" w:author="Zac" w:date="2015-11-05T01:53:00Z">
        <w:r w:rsidRPr="00CD609A">
          <w:rPr>
            <w:color w:val="0070C0"/>
            <w:rPrChange w:id="1280" w:author="Zac" w:date="2015-11-05T01:53:00Z">
              <w:rPr>
                <w:b/>
              </w:rPr>
            </w:rPrChange>
          </w:rPr>
          <w:t>ExtraFields</w:t>
        </w:r>
        <w:proofErr w:type="spellEnd"/>
      </w:ins>
    </w:p>
    <w:p w14:paraId="4CF99B46" w14:textId="79DF9981" w:rsidR="002341D0" w:rsidRPr="002341D0" w:rsidRDefault="002341D0" w:rsidP="00AF05DC">
      <w:proofErr w:type="spellStart"/>
      <w:r w:rsidRPr="00A8756C">
        <w:rPr>
          <w:b/>
        </w:rPr>
        <w:t>ExtraFields</w:t>
      </w:r>
      <w:proofErr w:type="spellEnd"/>
      <w:r w:rsidRPr="002341D0">
        <w:t xml:space="preserve"> specifies additional attributes to include in the catalog export</w:t>
      </w:r>
      <w:r w:rsidR="00A260ED">
        <w:t xml:space="preserve"> or customer export</w:t>
      </w:r>
      <w:r w:rsidRPr="002341D0">
        <w:t xml:space="preserve">. </w:t>
      </w:r>
      <w:r w:rsidR="000B13E9">
        <w:t>These</w:t>
      </w:r>
      <w:r w:rsidRPr="002341D0">
        <w:t xml:space="preserve"> fields </w:t>
      </w:r>
      <w:r w:rsidR="000B13E9">
        <w:t>are</w:t>
      </w:r>
      <w:r w:rsidRPr="002341D0">
        <w:t xml:space="preserve"> returned in addition to the standard product </w:t>
      </w:r>
      <w:r w:rsidR="000B13E9">
        <w:t xml:space="preserve">or customer </w:t>
      </w:r>
      <w:r w:rsidRPr="002341D0">
        <w:t>fields.</w:t>
      </w:r>
      <w:r w:rsidR="000B13E9">
        <w:t xml:space="preserve"> </w:t>
      </w:r>
      <w:r w:rsidRPr="002341D0">
        <w:t>See below for the standard list of fields to return.</w:t>
      </w:r>
      <w:ins w:id="1281" w:author="Neil Lofgren" w:date="2015-11-16T01:31:00Z">
        <w:r w:rsidR="00852842">
          <w:t xml:space="preserve"> It is important to anticipate additional fields that </w:t>
        </w:r>
        <w:r w:rsidR="00152464">
          <w:t xml:space="preserve">might be </w:t>
        </w:r>
        <w:r w:rsidR="00152464">
          <w:lastRenderedPageBreak/>
          <w:t xml:space="preserve">desired and make sure that our feed can provide those values, even if they are stored in a separate table (such as custom product prices or </w:t>
        </w:r>
      </w:ins>
      <w:ins w:id="1282" w:author="Neil Lofgren" w:date="2015-11-16T01:32:00Z">
        <w:r w:rsidR="00152464">
          <w:t>attributes</w:t>
        </w:r>
      </w:ins>
      <w:ins w:id="1283" w:author="Neil Lofgren" w:date="2015-11-16T01:31:00Z">
        <w:r w:rsidR="00152464">
          <w:t>)</w:t>
        </w:r>
      </w:ins>
      <w:ins w:id="1284" w:author="Neil Lofgren" w:date="2015-11-16T01:32:00Z">
        <w:r w:rsidR="00152464">
          <w:t>.</w:t>
        </w:r>
      </w:ins>
    </w:p>
    <w:p w14:paraId="472A4820" w14:textId="5891ED00" w:rsidR="00964A95" w:rsidRDefault="002341D0" w:rsidP="00AF05DC">
      <w:r w:rsidRPr="002341D0">
        <w:t>Any requests that do not conform to the parameters above should cause a “400 Bad Request” error.</w:t>
      </w:r>
    </w:p>
    <w:p w14:paraId="3A681750" w14:textId="484DD02A" w:rsidR="002341D0" w:rsidRPr="00CD609A" w:rsidRDefault="00A96513" w:rsidP="003F636D">
      <w:pPr>
        <w:pStyle w:val="Heading2"/>
        <w:keepNext/>
        <w:keepLines/>
        <w:spacing w:line="276" w:lineRule="auto"/>
        <w:rPr>
          <w:color w:val="0070C0"/>
          <w:rPrChange w:id="1285" w:author="Zac" w:date="2015-11-05T01:54:00Z">
            <w:rPr/>
          </w:rPrChange>
        </w:rPr>
      </w:pPr>
      <w:bookmarkStart w:id="1286" w:name="_Toc435434048"/>
      <w:bookmarkStart w:id="1287" w:name="_Toc435596042"/>
      <w:bookmarkEnd w:id="1214"/>
      <w:r w:rsidRPr="00CD609A">
        <w:rPr>
          <w:color w:val="0070C0"/>
          <w:rPrChange w:id="1288" w:author="Zac" w:date="2015-11-05T01:54:00Z">
            <w:rPr/>
          </w:rPrChange>
        </w:rPr>
        <w:t>Data Feed</w:t>
      </w:r>
      <w:r w:rsidR="00740424" w:rsidRPr="00CD609A">
        <w:rPr>
          <w:color w:val="0070C0"/>
          <w:rPrChange w:id="1289" w:author="Zac" w:date="2015-11-05T01:54:00Z">
            <w:rPr/>
          </w:rPrChange>
        </w:rPr>
        <w:t xml:space="preserve"> </w:t>
      </w:r>
      <w:r w:rsidRPr="00CD609A">
        <w:rPr>
          <w:color w:val="0070C0"/>
          <w:rPrChange w:id="1290" w:author="Zac" w:date="2015-11-05T01:54:00Z">
            <w:rPr/>
          </w:rPrChange>
        </w:rPr>
        <w:t xml:space="preserve">Response </w:t>
      </w:r>
      <w:r w:rsidR="00740424" w:rsidRPr="00CD609A">
        <w:rPr>
          <w:color w:val="0070C0"/>
          <w:rPrChange w:id="1291" w:author="Zac" w:date="2015-11-05T01:54:00Z">
            <w:rPr/>
          </w:rPrChange>
        </w:rPr>
        <w:t>Format</w:t>
      </w:r>
      <w:bookmarkEnd w:id="1286"/>
      <w:bookmarkEnd w:id="1287"/>
    </w:p>
    <w:p w14:paraId="46532683" w14:textId="696119B5" w:rsidR="002341D0" w:rsidRPr="002341D0" w:rsidRDefault="00A96513" w:rsidP="003F636D">
      <w:pPr>
        <w:keepNext/>
        <w:keepLines/>
      </w:pPr>
      <w:r>
        <w:t>Feed</w:t>
      </w:r>
      <w:r w:rsidR="002341D0" w:rsidRPr="002341D0">
        <w:t xml:space="preserve"> </w:t>
      </w:r>
      <w:r>
        <w:t>data is</w:t>
      </w:r>
      <w:r w:rsidR="002341D0" w:rsidRPr="002341D0">
        <w:t xml:space="preserve"> used to generate the Boost recommendation tables. Calls from our service to the </w:t>
      </w:r>
      <w:del w:id="1292" w:author="Zac" w:date="2015-11-02T08:39:00Z">
        <w:r w:rsidR="002341D0" w:rsidRPr="002341D0" w:rsidDel="0006783C">
          <w:delText xml:space="preserve">module </w:delText>
        </w:r>
      </w:del>
      <w:ins w:id="1293" w:author="Zac" w:date="2015-11-02T08:39:00Z">
        <w:r w:rsidR="0006783C">
          <w:t>plugin</w:t>
        </w:r>
        <w:r w:rsidR="0006783C" w:rsidRPr="002341D0">
          <w:t xml:space="preserve"> </w:t>
        </w:r>
      </w:ins>
      <w:r w:rsidR="002341D0" w:rsidRPr="002341D0">
        <w:t>URL discussed above must return the data requested</w:t>
      </w:r>
      <w:ins w:id="1294" w:author="Zac" w:date="2015-11-02T08:39:00Z">
        <w:r w:rsidR="0006783C">
          <w:t xml:space="preserve"> according to the following </w:t>
        </w:r>
      </w:ins>
      <w:ins w:id="1295" w:author="Zac" w:date="2015-11-02T08:40:00Z">
        <w:r w:rsidR="0006783C">
          <w:t>requirements</w:t>
        </w:r>
      </w:ins>
      <w:r w:rsidR="002341D0" w:rsidRPr="002341D0">
        <w:t xml:space="preserve">. </w:t>
      </w:r>
      <w:r w:rsidR="005F1F0C">
        <w:t>All results are to be formatted as JSON string arrays, where the first row of the array lists the column headers and the rest of the rows only hold the values.</w:t>
      </w:r>
    </w:p>
    <w:p w14:paraId="20046A4E" w14:textId="3AD30F35" w:rsidR="005F3E9F" w:rsidRDefault="005F3E9F" w:rsidP="003F636D">
      <w:pPr>
        <w:pStyle w:val="Heading3"/>
        <w:keepNext/>
        <w:keepLines/>
        <w:rPr>
          <w:color w:val="0070C0"/>
        </w:rPr>
      </w:pPr>
      <w:bookmarkStart w:id="1296" w:name="_Toc329902210"/>
      <w:r>
        <w:rPr>
          <w:color w:val="0070C0"/>
        </w:rPr>
        <w:t>Version</w:t>
      </w:r>
      <w:ins w:id="1297" w:author="Zac" w:date="2015-11-02T08:40:00Z">
        <w:r w:rsidR="009A2BB4">
          <w:rPr>
            <w:color w:val="0070C0"/>
          </w:rPr>
          <w:t xml:space="preserve"> </w:t>
        </w:r>
      </w:ins>
      <w:ins w:id="1298" w:author="Zac" w:date="2015-11-02T08:42:00Z">
        <w:r w:rsidR="009A2BB4">
          <w:rPr>
            <w:color w:val="0070C0"/>
          </w:rPr>
          <w:t xml:space="preserve">Feed </w:t>
        </w:r>
      </w:ins>
      <w:ins w:id="1299" w:author="Zac" w:date="2015-11-02T08:40:00Z">
        <w:r w:rsidR="009A2BB4">
          <w:rPr>
            <w:color w:val="0070C0"/>
          </w:rPr>
          <w:t>Response</w:t>
        </w:r>
      </w:ins>
    </w:p>
    <w:p w14:paraId="646EF1BA" w14:textId="55A99A2A" w:rsidR="005F3E9F" w:rsidRDefault="005F3E9F" w:rsidP="005F3E9F">
      <w:r>
        <w:t>The version response is a list of paired item</w:t>
      </w:r>
      <w:ins w:id="1300" w:author="Zac" w:date="2015-11-02T08:38:00Z">
        <w:r w:rsidR="0006783C">
          <w:t>s</w:t>
        </w:r>
      </w:ins>
      <w:r>
        <w:t xml:space="preserve">, including the relevant </w:t>
      </w:r>
      <w:r w:rsidR="00BA1F4C">
        <w:t>entries from the</w:t>
      </w:r>
      <w:r>
        <w:t xml:space="preserve"> list</w:t>
      </w:r>
      <w:r w:rsidR="00BA1F4C">
        <w:t xml:space="preserve"> in the following example</w:t>
      </w:r>
      <w:r>
        <w:t>. Many plugins are hosted and only return the plugin and pla</w:t>
      </w:r>
      <w:r w:rsidR="00BA1F4C">
        <w:t>t</w:t>
      </w:r>
      <w:r>
        <w:t>form version.</w:t>
      </w:r>
      <w:r w:rsidR="00BA1F4C">
        <w:t xml:space="preserve"> </w:t>
      </w:r>
      <w:r w:rsidR="00BA1F4C" w:rsidRPr="00BA1F4C">
        <w:rPr>
          <w:b/>
        </w:rPr>
        <w:t xml:space="preserve">The Countries </w:t>
      </w:r>
      <w:ins w:id="1301" w:author="Zac" w:date="2015-11-02T08:38:00Z">
        <w:r w:rsidR="0006783C">
          <w:rPr>
            <w:b/>
          </w:rPr>
          <w:t xml:space="preserve">field </w:t>
        </w:r>
      </w:ins>
      <w:r w:rsidR="00BA1F4C" w:rsidRPr="00BA1F4C">
        <w:rPr>
          <w:b/>
        </w:rPr>
        <w:t>is important since it tells our system how many catalogs to pull.</w:t>
      </w:r>
    </w:p>
    <w:p w14:paraId="14C6C7EB" w14:textId="06C95F48" w:rsidR="005F3E9F" w:rsidRDefault="005F3E9F" w:rsidP="00834850">
      <w:pPr>
        <w:rPr>
          <w:b/>
        </w:rPr>
        <w:pPrChange w:id="1302" w:author="Zac" w:date="2015-11-18T07:35:00Z">
          <w:pPr>
            <w:pStyle w:val="Heading3"/>
            <w:keepNext/>
            <w:keepLines/>
          </w:pPr>
        </w:pPrChange>
      </w:pPr>
      <w:r>
        <w:t>{"Plugin</w:t>
      </w:r>
      <w:r w:rsidRPr="005F3E9F">
        <w:t>":"4.0.7","</w:t>
      </w:r>
      <w:r>
        <w:t>Platform":"1.7.0.2",</w:t>
      </w:r>
      <w:r w:rsidR="00BA1F4C">
        <w:t>"Countries":"1",</w:t>
      </w:r>
      <w:r>
        <w:t>"Memory</w:t>
      </w:r>
      <w:r w:rsidRPr="005F3E9F">
        <w:t>":134217728,"OSType":"Linux","OSVersion":"#64-Ubuntu SMP Mon Mar 25 21:42:18 UTC 2013"}</w:t>
      </w:r>
    </w:p>
    <w:p w14:paraId="34DF0E5E" w14:textId="7FDF7687" w:rsidR="002341D0" w:rsidRPr="006E2FA4" w:rsidRDefault="002341D0" w:rsidP="003F636D">
      <w:pPr>
        <w:pStyle w:val="Heading3"/>
        <w:keepNext/>
        <w:keepLines/>
        <w:rPr>
          <w:color w:val="0070C0"/>
        </w:rPr>
      </w:pPr>
      <w:r w:rsidRPr="006E2FA4">
        <w:rPr>
          <w:color w:val="0070C0"/>
        </w:rPr>
        <w:t>Catalog</w:t>
      </w:r>
      <w:bookmarkEnd w:id="1296"/>
      <w:r w:rsidRPr="006E2FA4">
        <w:rPr>
          <w:color w:val="0070C0"/>
        </w:rPr>
        <w:t xml:space="preserve"> </w:t>
      </w:r>
      <w:ins w:id="1303" w:author="Zac" w:date="2015-11-02T08:42:00Z">
        <w:r w:rsidR="009A2BB4">
          <w:rPr>
            <w:color w:val="0070C0"/>
          </w:rPr>
          <w:t xml:space="preserve">Feed </w:t>
        </w:r>
      </w:ins>
      <w:del w:id="1304" w:author="Zac" w:date="2015-11-02T08:40:00Z">
        <w:r w:rsidR="001178BA" w:rsidRPr="006E2FA4" w:rsidDel="009A2BB4">
          <w:rPr>
            <w:color w:val="0070C0"/>
          </w:rPr>
          <w:delText>Feed</w:delText>
        </w:r>
      </w:del>
      <w:ins w:id="1305" w:author="Zac" w:date="2015-11-02T08:40:00Z">
        <w:r w:rsidR="009A2BB4">
          <w:rPr>
            <w:color w:val="0070C0"/>
          </w:rPr>
          <w:t>Response</w:t>
        </w:r>
      </w:ins>
    </w:p>
    <w:p w14:paraId="6C36FD12" w14:textId="1339AFA7" w:rsidR="006B21FF" w:rsidRDefault="002341D0" w:rsidP="003F636D">
      <w:r w:rsidRPr="002341D0">
        <w:t xml:space="preserve">The Catalog request should return one </w:t>
      </w:r>
      <w:r w:rsidR="005F1F0C">
        <w:t>row</w:t>
      </w:r>
      <w:r w:rsidR="005F1F0C" w:rsidRPr="002341D0">
        <w:t xml:space="preserve"> </w:t>
      </w:r>
      <w:r w:rsidRPr="002341D0">
        <w:t xml:space="preserve">for each product </w:t>
      </w:r>
      <w:ins w:id="1306" w:author="Neil Lofgren" w:date="2015-11-16T01:33:00Z">
        <w:r w:rsidR="00152464">
          <w:t xml:space="preserve">(and variant of that product) </w:t>
        </w:r>
      </w:ins>
      <w:r w:rsidRPr="002341D0">
        <w:t xml:space="preserve">in the store catalog. The header </w:t>
      </w:r>
      <w:r w:rsidR="005F1F0C">
        <w:t>row</w:t>
      </w:r>
      <w:r w:rsidR="005F1F0C" w:rsidRPr="002341D0">
        <w:t xml:space="preserve"> </w:t>
      </w:r>
      <w:r w:rsidRPr="002341D0">
        <w:t>determines the order of the data fields exported. The field names listed below are the standard fields</w:t>
      </w:r>
      <w:r w:rsidR="00D85A25">
        <w:t xml:space="preserve">, e.g. </w:t>
      </w:r>
      <w:r w:rsidR="00D85A25" w:rsidRPr="00D85A25">
        <w:t>["</w:t>
      </w:r>
      <w:proofErr w:type="spellStart"/>
      <w:r w:rsidR="00D85A25" w:rsidRPr="00D85A25">
        <w:t>ProductID</w:t>
      </w:r>
      <w:proofErr w:type="spellEnd"/>
      <w:r w:rsidR="00D85A25" w:rsidRPr="00D85A25">
        <w:t>", "Name", "</w:t>
      </w:r>
      <w:proofErr w:type="spellStart"/>
      <w:r w:rsidR="00D85A25" w:rsidRPr="00D85A25">
        <w:t>CategoryIDs</w:t>
      </w:r>
      <w:proofErr w:type="spellEnd"/>
      <w:r w:rsidR="00D85A25" w:rsidRPr="00D85A25">
        <w:t>", "</w:t>
      </w:r>
      <w:proofErr w:type="spellStart"/>
      <w:r w:rsidR="00D85A25" w:rsidRPr="00D85A25">
        <w:t>ManufacturerID</w:t>
      </w:r>
      <w:proofErr w:type="spellEnd"/>
      <w:r w:rsidR="00D85A25" w:rsidRPr="00D85A25">
        <w:t>", "Price", "</w:t>
      </w:r>
      <w:proofErr w:type="spellStart"/>
      <w:r w:rsidR="00D85A25" w:rsidRPr="00D85A25">
        <w:t>SalePrice</w:t>
      </w:r>
      <w:proofErr w:type="spellEnd"/>
      <w:r w:rsidR="00D85A25" w:rsidRPr="00D85A25">
        <w:t>", "</w:t>
      </w:r>
      <w:proofErr w:type="spellStart"/>
      <w:r w:rsidR="00D85A25" w:rsidRPr="00D85A25">
        <w:t>ListPrice</w:t>
      </w:r>
      <w:proofErr w:type="spellEnd"/>
      <w:r w:rsidR="00D85A25" w:rsidRPr="00D85A25">
        <w:t>", "Cost", "Inventory", "Visible", "Link", "</w:t>
      </w:r>
      <w:proofErr w:type="spellStart"/>
      <w:r w:rsidR="00D85A25" w:rsidRPr="00D85A25">
        <w:t>ImageLink</w:t>
      </w:r>
      <w:proofErr w:type="spellEnd"/>
      <w:r w:rsidR="00D85A25" w:rsidRPr="00D85A25">
        <w:t>", "Rating", "</w:t>
      </w:r>
      <w:proofErr w:type="spellStart"/>
      <w:r w:rsidR="00D85A25" w:rsidRPr="00D85A25">
        <w:t>StandardCode</w:t>
      </w:r>
      <w:proofErr w:type="spellEnd"/>
      <w:r w:rsidR="00D85A25" w:rsidRPr="00D85A25">
        <w:t>"</w:t>
      </w:r>
      <w:ins w:id="1307" w:author="Neil Lofgren" w:date="2015-11-16T01:33:00Z">
        <w:r w:rsidR="00152464">
          <w:t>, "</w:t>
        </w:r>
        <w:proofErr w:type="spellStart"/>
        <w:r w:rsidR="00152464">
          <w:t>ParentID</w:t>
        </w:r>
        <w:proofErr w:type="spellEnd"/>
        <w:r w:rsidR="00152464">
          <w:t>"</w:t>
        </w:r>
      </w:ins>
      <w:r w:rsidR="00D85A25" w:rsidRPr="00D85A25">
        <w:t>]</w:t>
      </w:r>
      <w:r w:rsidRPr="002341D0">
        <w:t>. Not all fields are required and they can be listed in any order. Additional fields may be requested by using the query parameter “&amp;</w:t>
      </w:r>
      <w:proofErr w:type="spellStart"/>
      <w:r w:rsidRPr="002341D0">
        <w:t>ExtraFields</w:t>
      </w:r>
      <w:proofErr w:type="spellEnd"/>
      <w:r w:rsidRPr="002341D0">
        <w:t>=field1</w:t>
      </w:r>
      <w:proofErr w:type="gramStart"/>
      <w:r w:rsidRPr="002341D0">
        <w:t>,field2,field3</w:t>
      </w:r>
      <w:proofErr w:type="gramEnd"/>
      <w:r w:rsidRPr="002341D0">
        <w:t>” where the field names would exactly match fields in the customer’s product table.</w:t>
      </w:r>
    </w:p>
    <w:p w14:paraId="13A13CB0" w14:textId="129D72CA" w:rsidR="003F636D" w:rsidRPr="003F636D" w:rsidRDefault="003F636D" w:rsidP="003F636D">
      <w:pPr>
        <w:ind w:left="720"/>
        <w:rPr>
          <w:sz w:val="22"/>
          <w:szCs w:val="22"/>
        </w:rPr>
      </w:pPr>
      <w:r w:rsidRPr="003F636D">
        <w:rPr>
          <w:b/>
          <w:sz w:val="22"/>
          <w:szCs w:val="22"/>
        </w:rPr>
        <w:t>Note</w:t>
      </w:r>
      <w:del w:id="1308" w:author="Zac" w:date="2015-11-05T22:51:00Z">
        <w:r w:rsidR="00B7149A" w:rsidDel="00B7241F">
          <w:rPr>
            <w:b/>
            <w:sz w:val="22"/>
            <w:szCs w:val="22"/>
          </w:rPr>
          <w:delText>1</w:delText>
        </w:r>
      </w:del>
      <w:r w:rsidRPr="003F636D">
        <w:rPr>
          <w:sz w:val="22"/>
          <w:szCs w:val="22"/>
        </w:rPr>
        <w:t>: All products should be listed regardless of stock or active settings. This is so that our solution can learn from the sales of the product to improve recommendations for other items. The store owner will set exclusion rules in our dashboard to make sure discontinued or out of stock items are not recommended.</w:t>
      </w:r>
    </w:p>
    <w:p w14:paraId="4614448E" w14:textId="217D7AA1" w:rsidR="00B7149A" w:rsidRPr="003F636D" w:rsidDel="00B7241F" w:rsidRDefault="00B7149A" w:rsidP="00B7149A">
      <w:pPr>
        <w:ind w:left="720"/>
        <w:rPr>
          <w:del w:id="1309" w:author="Zac" w:date="2015-11-05T22:51:00Z"/>
          <w:sz w:val="22"/>
          <w:szCs w:val="22"/>
        </w:rPr>
      </w:pPr>
      <w:del w:id="1310" w:author="Zac" w:date="2015-11-05T22:51:00Z">
        <w:r w:rsidRPr="003F636D" w:rsidDel="00B7241F">
          <w:rPr>
            <w:b/>
            <w:sz w:val="22"/>
            <w:szCs w:val="22"/>
          </w:rPr>
          <w:delText>Note</w:delText>
        </w:r>
        <w:r w:rsidDel="00B7241F">
          <w:rPr>
            <w:b/>
            <w:sz w:val="22"/>
            <w:szCs w:val="22"/>
          </w:rPr>
          <w:delText>2</w:delText>
        </w:r>
        <w:r w:rsidRPr="003F636D" w:rsidDel="00B7241F">
          <w:rPr>
            <w:sz w:val="22"/>
            <w:szCs w:val="22"/>
          </w:rPr>
          <w:delText xml:space="preserve">: </w:delText>
        </w:r>
        <w:r w:rsidDel="00B7241F">
          <w:rPr>
            <w:sz w:val="22"/>
            <w:szCs w:val="22"/>
          </w:rPr>
          <w:delText xml:space="preserve">For Mode=Inventory, only </w:delText>
        </w:r>
        <w:r w:rsidR="005F1F0C" w:rsidDel="00B7241F">
          <w:rPr>
            <w:sz w:val="22"/>
            <w:szCs w:val="22"/>
          </w:rPr>
          <w:delText xml:space="preserve">the </w:delText>
        </w:r>
        <w:r w:rsidDel="00B7241F">
          <w:rPr>
            <w:sz w:val="22"/>
            <w:szCs w:val="22"/>
          </w:rPr>
          <w:delText>Product ID and StockLevel</w:delText>
        </w:r>
        <w:r w:rsidR="005F1F0C" w:rsidDel="00B7241F">
          <w:rPr>
            <w:sz w:val="22"/>
            <w:szCs w:val="22"/>
          </w:rPr>
          <w:delText xml:space="preserve"> columns should be exported</w:delText>
        </w:r>
        <w:r w:rsidDel="00B7241F">
          <w:rPr>
            <w:sz w:val="22"/>
            <w:szCs w:val="22"/>
          </w:rPr>
          <w:delText>.</w:delText>
        </w:r>
      </w:del>
    </w:p>
    <w:p w14:paraId="32FE9949" w14:textId="2714602D" w:rsidR="002341D0" w:rsidRPr="002341D0" w:rsidRDefault="009A33C6" w:rsidP="00AF05DC">
      <w:proofErr w:type="spellStart"/>
      <w:r>
        <w:rPr>
          <w:b/>
        </w:rPr>
        <w:t>Product</w:t>
      </w:r>
      <w:r w:rsidR="002341D0" w:rsidRPr="002341D0">
        <w:rPr>
          <w:b/>
        </w:rPr>
        <w:t>ID</w:t>
      </w:r>
      <w:proofErr w:type="spellEnd"/>
      <w:r w:rsidR="002341D0" w:rsidRPr="002341D0">
        <w:t>: The Product ID i</w:t>
      </w:r>
      <w:r w:rsidR="00B34088">
        <w:t>s the unique product identifier</w:t>
      </w:r>
      <w:r w:rsidR="00AF1F11">
        <w:t xml:space="preserve"> that the ecommerce platform uses to identify the product</w:t>
      </w:r>
      <w:r w:rsidR="00B34088">
        <w:t>.</w:t>
      </w:r>
      <w:r w:rsidR="00AF1F11">
        <w:t xml:space="preserve"> The SKU, UPC or other standard ID is included </w:t>
      </w:r>
      <w:r w:rsidR="00E14F50">
        <w:t xml:space="preserve">in the standard code field. </w:t>
      </w:r>
      <w:r w:rsidR="00E14F50" w:rsidRPr="00E14F50">
        <w:rPr>
          <w:b/>
        </w:rPr>
        <w:t>I</w:t>
      </w:r>
      <w:r w:rsidR="00AF1F11" w:rsidRPr="00E14F50">
        <w:rPr>
          <w:b/>
        </w:rPr>
        <w:t xml:space="preserve">f the product is a child (e.g. size or color), the parent ID is included in the </w:t>
      </w:r>
      <w:proofErr w:type="spellStart"/>
      <w:ins w:id="1311" w:author="Neil Lofgren" w:date="2015-11-16T01:35:00Z">
        <w:r w:rsidR="00152464">
          <w:rPr>
            <w:b/>
          </w:rPr>
          <w:t>P</w:t>
        </w:r>
      </w:ins>
      <w:del w:id="1312" w:author="Neil Lofgren" w:date="2015-11-16T01:35:00Z">
        <w:r w:rsidR="00AF1F11" w:rsidRPr="00E14F50" w:rsidDel="00152464">
          <w:rPr>
            <w:b/>
          </w:rPr>
          <w:delText>p</w:delText>
        </w:r>
      </w:del>
      <w:r w:rsidR="00AF1F11" w:rsidRPr="00E14F50">
        <w:rPr>
          <w:b/>
        </w:rPr>
        <w:t>arent</w:t>
      </w:r>
      <w:del w:id="1313" w:author="Neil Lofgren" w:date="2015-11-16T01:35:00Z">
        <w:r w:rsidR="00AF1F11" w:rsidRPr="00E14F50" w:rsidDel="00152464">
          <w:rPr>
            <w:b/>
          </w:rPr>
          <w:delText xml:space="preserve"> </w:delText>
        </w:r>
      </w:del>
      <w:r w:rsidR="00AF1F11" w:rsidRPr="00E14F50">
        <w:rPr>
          <w:b/>
        </w:rPr>
        <w:t>ID</w:t>
      </w:r>
      <w:proofErr w:type="spellEnd"/>
      <w:r w:rsidR="00AF1F11" w:rsidRPr="00E14F50">
        <w:rPr>
          <w:b/>
        </w:rPr>
        <w:t xml:space="preserve"> field (listed below).</w:t>
      </w:r>
      <w:r w:rsidR="00B34088" w:rsidRPr="00E14F50">
        <w:rPr>
          <w:b/>
        </w:rPr>
        <w:t xml:space="preserve"> </w:t>
      </w:r>
      <w:r w:rsidR="002341D0" w:rsidRPr="00E14F50">
        <w:rPr>
          <w:b/>
        </w:rPr>
        <w:t>You CANNOT include commas within the Product ID.</w:t>
      </w:r>
    </w:p>
    <w:p w14:paraId="6C4B4A3A" w14:textId="77777777" w:rsidR="002341D0" w:rsidRPr="002341D0" w:rsidRDefault="002341D0" w:rsidP="00AF05DC">
      <w:r w:rsidRPr="002341D0">
        <w:rPr>
          <w:b/>
        </w:rPr>
        <w:lastRenderedPageBreak/>
        <w:t xml:space="preserve">Name: </w:t>
      </w:r>
      <w:r w:rsidRPr="002341D0">
        <w:t>The Name is the display name of the product, and can include any standard characters.</w:t>
      </w:r>
    </w:p>
    <w:p w14:paraId="1F6B8291" w14:textId="77777777" w:rsidR="002341D0" w:rsidRPr="002341D0" w:rsidRDefault="009A33C6" w:rsidP="00AF05DC">
      <w:proofErr w:type="spellStart"/>
      <w:r>
        <w:rPr>
          <w:b/>
        </w:rPr>
        <w:t>Category</w:t>
      </w:r>
      <w:r w:rsidR="002341D0" w:rsidRPr="002341D0">
        <w:rPr>
          <w:b/>
        </w:rPr>
        <w:t>IDs</w:t>
      </w:r>
      <w:proofErr w:type="spellEnd"/>
      <w:r w:rsidR="002341D0" w:rsidRPr="002341D0">
        <w:t>: The Category IDs parameter is multidimensional, meaning that a product can belong to several categories. When a product belongs to multiple categories, the IDs are separated by commas (,). The most important category is preferably listed first, as this will be the default category used in our dashboard display.</w:t>
      </w:r>
      <w:r w:rsidR="00A500FD">
        <w:t xml:space="preserve"> </w:t>
      </w:r>
      <w:r w:rsidR="002341D0" w:rsidRPr="002341D0">
        <w:t>However, this order does not affect recommendations. You CANNOT include commas within the category IDs. The category ID can be any number or alpha-numeric ID.</w:t>
      </w:r>
    </w:p>
    <w:p w14:paraId="7A7CB2F0" w14:textId="38474577" w:rsidR="00FC1D47" w:rsidRPr="00FC1D47" w:rsidRDefault="005D5F50" w:rsidP="00AF05DC">
      <w:proofErr w:type="spellStart"/>
      <w:r>
        <w:rPr>
          <w:b/>
        </w:rPr>
        <w:t>ManufacturerID</w:t>
      </w:r>
      <w:proofErr w:type="spellEnd"/>
      <w:r w:rsidR="00FC1D47">
        <w:rPr>
          <w:b/>
        </w:rPr>
        <w:t xml:space="preserve">: </w:t>
      </w:r>
      <w:r w:rsidR="00A53B1C">
        <w:t xml:space="preserve">The manufacturer or brand id can be numeric or alphanumeric. </w:t>
      </w:r>
      <w:r w:rsidR="00685DDB">
        <w:t>This field can also hold the actual name if IDs are not used</w:t>
      </w:r>
      <w:r w:rsidR="00A53B1C" w:rsidRPr="002341D0">
        <w:t xml:space="preserve">. </w:t>
      </w:r>
      <w:r w:rsidR="00685DDB">
        <w:t>If it is not available, it should contain an empty string.</w:t>
      </w:r>
    </w:p>
    <w:p w14:paraId="1CE99F38" w14:textId="77777777" w:rsidR="002341D0" w:rsidRPr="002341D0" w:rsidRDefault="002341D0" w:rsidP="00AF05DC">
      <w:r w:rsidRPr="002341D0">
        <w:rPr>
          <w:b/>
        </w:rPr>
        <w:t>Price</w:t>
      </w:r>
      <w:r w:rsidRPr="002341D0">
        <w:t xml:space="preserve">: The Price is the product price as a decimal value without the currency symbol. </w:t>
      </w:r>
    </w:p>
    <w:p w14:paraId="498DEEE6" w14:textId="05525210" w:rsidR="002341D0" w:rsidRPr="002341D0" w:rsidRDefault="002341D0" w:rsidP="00AF05DC">
      <w:proofErr w:type="spellStart"/>
      <w:r w:rsidRPr="002341D0">
        <w:rPr>
          <w:b/>
        </w:rPr>
        <w:t>SalePrice</w:t>
      </w:r>
      <w:proofErr w:type="spellEnd"/>
      <w:r w:rsidRPr="002341D0">
        <w:t xml:space="preserve">: The Sale Price is also a decimal value without the currency symbol. </w:t>
      </w:r>
      <w:r w:rsidR="00DE0860" w:rsidRPr="002341D0">
        <w:t>It</w:t>
      </w:r>
      <w:r w:rsidRPr="002341D0">
        <w:t xml:space="preserve"> should only contain a value if the item is currently on sale. Otherwise, it should contain an empty string.</w:t>
      </w:r>
    </w:p>
    <w:p w14:paraId="6512D94D" w14:textId="77777777" w:rsidR="002341D0" w:rsidRDefault="002341D0" w:rsidP="00AF05DC">
      <w:proofErr w:type="spellStart"/>
      <w:r>
        <w:rPr>
          <w:b/>
        </w:rPr>
        <w:t>ListPrice</w:t>
      </w:r>
      <w:proofErr w:type="spellEnd"/>
      <w:r>
        <w:rPr>
          <w:b/>
        </w:rPr>
        <w:t xml:space="preserve">: </w:t>
      </w:r>
      <w:r>
        <w:t>The manufacturer suggested retail price (MSRP).</w:t>
      </w:r>
      <w:r w:rsidR="00DE0860">
        <w:t xml:space="preserve"> If it is not available, it should contain an empty string.</w:t>
      </w:r>
    </w:p>
    <w:p w14:paraId="1F274075" w14:textId="77777777" w:rsidR="002341D0" w:rsidRPr="002341D0" w:rsidRDefault="002341D0" w:rsidP="00AF05DC">
      <w:r w:rsidRPr="002341D0">
        <w:rPr>
          <w:b/>
        </w:rPr>
        <w:t>Cost</w:t>
      </w:r>
      <w:r>
        <w:t>: The cost of the product.</w:t>
      </w:r>
      <w:r w:rsidR="00273709">
        <w:t xml:space="preserve"> If it is not available, it should contain an empty string.</w:t>
      </w:r>
    </w:p>
    <w:p w14:paraId="3FE0880B" w14:textId="0D3FC338" w:rsidR="009A33C6" w:rsidRDefault="0014245A" w:rsidP="00AF05DC">
      <w:r>
        <w:rPr>
          <w:b/>
        </w:rPr>
        <w:t>Inventory</w:t>
      </w:r>
      <w:r w:rsidR="009A33C6" w:rsidRPr="002341D0">
        <w:t>:</w:t>
      </w:r>
      <w:r w:rsidR="009A33C6">
        <w:t xml:space="preserve"> </w:t>
      </w:r>
      <w:r w:rsidR="009A33C6" w:rsidRPr="002341D0">
        <w:t>If the store actively tracks inventory, then this field should show the number of items available for this product. If the store does not track inventory this parameter should contain an empty string.</w:t>
      </w:r>
    </w:p>
    <w:p w14:paraId="23CFE909" w14:textId="39E1F734" w:rsidR="009A33C6" w:rsidRPr="002341D0" w:rsidRDefault="0014245A" w:rsidP="00AF05DC">
      <w:r>
        <w:rPr>
          <w:b/>
        </w:rPr>
        <w:t>Visible</w:t>
      </w:r>
      <w:r w:rsidR="009A33C6" w:rsidRPr="002341D0">
        <w:t>:</w:t>
      </w:r>
      <w:r w:rsidR="002F105F">
        <w:t xml:space="preserve"> </w:t>
      </w:r>
      <w:r w:rsidR="009A33C6" w:rsidRPr="002341D0">
        <w:t xml:space="preserve">This is the flag that tracks whether or not an item is active in the store. 1 = </w:t>
      </w:r>
      <w:r>
        <w:t>visible, 0 = not visible</w:t>
      </w:r>
      <w:r w:rsidR="002F105F">
        <w:t>.</w:t>
      </w:r>
    </w:p>
    <w:p w14:paraId="60B86B87" w14:textId="77777777" w:rsidR="008E2C2D" w:rsidRPr="002341D0" w:rsidRDefault="008E2C2D" w:rsidP="008E2C2D">
      <w:pPr>
        <w:spacing w:after="200"/>
      </w:pPr>
      <w:r w:rsidRPr="002341D0">
        <w:rPr>
          <w:b/>
        </w:rPr>
        <w:t>Link</w:t>
      </w:r>
      <w:r w:rsidRPr="002341D0">
        <w:t xml:space="preserve">: This is the link to the product page for </w:t>
      </w:r>
      <w:r>
        <w:t>this item</w:t>
      </w:r>
      <w:r w:rsidRPr="002341D0">
        <w:t>.</w:t>
      </w:r>
      <w:r>
        <w:t xml:space="preserve"> This link includes the full path and starts with ‘http</w:t>
      </w:r>
      <w:proofErr w:type="gramStart"/>
      <w:r>
        <w:t>:/</w:t>
      </w:r>
      <w:proofErr w:type="gramEnd"/>
      <w:r>
        <w:t>/’.</w:t>
      </w:r>
    </w:p>
    <w:p w14:paraId="1E01FDB3" w14:textId="77777777" w:rsidR="008E2C2D" w:rsidRPr="002341D0" w:rsidRDefault="008E2C2D" w:rsidP="008E2C2D">
      <w:pPr>
        <w:spacing w:after="200"/>
      </w:pPr>
      <w:proofErr w:type="spellStart"/>
      <w:r w:rsidRPr="002341D0">
        <w:rPr>
          <w:b/>
        </w:rPr>
        <w:t>ImageLink</w:t>
      </w:r>
      <w:proofErr w:type="spellEnd"/>
      <w:r w:rsidRPr="002341D0">
        <w:t xml:space="preserve">: This is the link to the thumbnail image </w:t>
      </w:r>
      <w:r>
        <w:t>that should display</w:t>
      </w:r>
      <w:r w:rsidRPr="002341D0">
        <w:t xml:space="preserve"> with the recommendation</w:t>
      </w:r>
      <w:r>
        <w:t>, preferably a cached image so it loads fast</w:t>
      </w:r>
      <w:r w:rsidRPr="002341D0">
        <w:t>. It is usually the same thumbnail image that is used with category or search pages.</w:t>
      </w:r>
      <w:r>
        <w:t xml:space="preserve"> This link includes the full path and starts with ‘//’ (without the </w:t>
      </w:r>
      <w:proofErr w:type="gramStart"/>
      <w:r>
        <w:t>‘http:</w:t>
      </w:r>
      <w:proofErr w:type="gramEnd"/>
      <w:r>
        <w:t>’).</w:t>
      </w:r>
    </w:p>
    <w:p w14:paraId="013D07AD" w14:textId="5A49A546" w:rsidR="00D85A25" w:rsidRPr="00D85A25" w:rsidRDefault="00D85A25" w:rsidP="00AF05DC">
      <w:r>
        <w:rPr>
          <w:b/>
        </w:rPr>
        <w:t xml:space="preserve">Rating: </w:t>
      </w:r>
      <w:r>
        <w:t>This is the product rating as a number, usually between 1 and 5. If no rating exists, the field should be blank and not have a 0.</w:t>
      </w:r>
    </w:p>
    <w:p w14:paraId="4882F619" w14:textId="77777777" w:rsidR="002341D0" w:rsidRPr="002341D0" w:rsidRDefault="002341D0" w:rsidP="00AF05DC">
      <w:proofErr w:type="spellStart"/>
      <w:r w:rsidRPr="002341D0">
        <w:rPr>
          <w:b/>
        </w:rPr>
        <w:lastRenderedPageBreak/>
        <w:t>StandardCode</w:t>
      </w:r>
      <w:proofErr w:type="spellEnd"/>
      <w:r w:rsidRPr="002341D0">
        <w:t xml:space="preserve">: This is the standard product code for the product. It can be the UPC, ISBN, or any other standard code. Even if the product ID is the same code, please include the code in this field again. </w:t>
      </w:r>
    </w:p>
    <w:p w14:paraId="63280442" w14:textId="53BA7543" w:rsidR="00AF1F11" w:rsidRPr="00AF1F11" w:rsidRDefault="00AF1F11" w:rsidP="00AF1F11">
      <w:proofErr w:type="spellStart"/>
      <w:r>
        <w:rPr>
          <w:b/>
        </w:rPr>
        <w:t>ParentID</w:t>
      </w:r>
      <w:proofErr w:type="spellEnd"/>
      <w:r>
        <w:rPr>
          <w:b/>
        </w:rPr>
        <w:t xml:space="preserve">: </w:t>
      </w:r>
      <w:r w:rsidRPr="00AF1F11">
        <w:t xml:space="preserve">If the </w:t>
      </w:r>
      <w:r>
        <w:t>product is a child product, provide the parent ID for the product in this field.</w:t>
      </w:r>
      <w:ins w:id="1314" w:author="Neil Lofgren" w:date="2015-11-16T01:35:00Z">
        <w:r w:rsidR="00152464">
          <w:t xml:space="preserve"> Parent products should leave this column blank and return an empty string instead.</w:t>
        </w:r>
      </w:ins>
    </w:p>
    <w:p w14:paraId="147D77BC" w14:textId="09B8A6A4" w:rsidR="00D624F4" w:rsidRDefault="00740424" w:rsidP="00AF05DC">
      <w:pPr>
        <w:spacing w:after="0"/>
      </w:pPr>
      <w:r w:rsidRPr="00740424">
        <w:rPr>
          <w:b/>
        </w:rPr>
        <w:t>Extra Fields:</w:t>
      </w:r>
      <w:r>
        <w:t xml:space="preserve"> </w:t>
      </w:r>
      <w:r w:rsidR="00DE0860">
        <w:t>Extra catalog fields can be requested using the “</w:t>
      </w:r>
      <w:proofErr w:type="spellStart"/>
      <w:r w:rsidR="00DE0860">
        <w:t>ExtraFields</w:t>
      </w:r>
      <w:proofErr w:type="spellEnd"/>
      <w:r w:rsidR="00DE0860">
        <w:t xml:space="preserve">” option in the URL query string. </w:t>
      </w:r>
      <w:r>
        <w:t xml:space="preserve">This </w:t>
      </w:r>
      <w:r w:rsidR="00DE0860">
        <w:t xml:space="preserve">list can </w:t>
      </w:r>
      <w:r>
        <w:t>include any product attribute that the platform contains, including custom attributes. For example, the retailer may have a field for premium versus sale items, or shipping options (direct versus drop)</w:t>
      </w:r>
      <w:ins w:id="1315" w:author="Neil Lofgren" w:date="2015-11-16T01:36:00Z">
        <w:r w:rsidR="00152464">
          <w:t xml:space="preserve"> or alternate prices</w:t>
        </w:r>
      </w:ins>
      <w:r>
        <w:t xml:space="preserve">. We’ve </w:t>
      </w:r>
      <w:ins w:id="1316" w:author="Neil Lofgren" w:date="2015-11-16T01:36:00Z">
        <w:r w:rsidR="00152464">
          <w:t xml:space="preserve">even </w:t>
        </w:r>
      </w:ins>
      <w:r>
        <w:t xml:space="preserve">had customers </w:t>
      </w:r>
      <w:ins w:id="1317" w:author="Neil Lofgren" w:date="2015-11-16T01:38:00Z">
        <w:r w:rsidR="00152464">
          <w:t xml:space="preserve">who </w:t>
        </w:r>
      </w:ins>
      <w:r>
        <w:t>create</w:t>
      </w:r>
      <w:ins w:id="1318" w:author="Neil Lofgren" w:date="2015-11-16T01:38:00Z">
        <w:r w:rsidR="00152464">
          <w:t>d</w:t>
        </w:r>
      </w:ins>
      <w:r>
        <w:t xml:space="preserve"> a ‘4Tell’ attribute that </w:t>
      </w:r>
      <w:del w:id="1319" w:author="Neil Lofgren" w:date="2015-11-16T01:37:00Z">
        <w:r w:rsidDel="00152464">
          <w:delText>is set to enable or disable</w:delText>
        </w:r>
      </w:del>
      <w:ins w:id="1320" w:author="Neil Lofgren" w:date="2015-11-16T01:37:00Z">
        <w:r w:rsidR="00152464">
          <w:t>provide</w:t>
        </w:r>
      </w:ins>
      <w:ins w:id="1321" w:author="Neil Lofgren" w:date="2015-11-16T01:38:00Z">
        <w:r w:rsidR="00152464">
          <w:t>d</w:t>
        </w:r>
      </w:ins>
      <w:ins w:id="1322" w:author="Neil Lofgren" w:date="2015-11-16T01:37:00Z">
        <w:r w:rsidR="00152464">
          <w:t xml:space="preserve"> desired information</w:t>
        </w:r>
      </w:ins>
      <w:r w:rsidR="00685DDB">
        <w:t xml:space="preserve"> for each item</w:t>
      </w:r>
      <w:r>
        <w:t>.</w:t>
      </w:r>
      <w:ins w:id="1323" w:author="Neil Lofgren" w:date="2015-11-16T01:39:00Z">
        <w:r w:rsidR="00152464">
          <w:t xml:space="preserve"> Where needed, the plugin should </w:t>
        </w:r>
      </w:ins>
      <w:ins w:id="1324" w:author="Neil Lofgren" w:date="2015-11-16T01:40:00Z">
        <w:r w:rsidR="00152464">
          <w:t>define</w:t>
        </w:r>
      </w:ins>
      <w:ins w:id="1325" w:author="Neil Lofgren" w:date="2015-11-16T01:39:00Z">
        <w:r w:rsidR="00152464">
          <w:t xml:space="preserve"> speci</w:t>
        </w:r>
      </w:ins>
      <w:ins w:id="1326" w:author="Neil Lofgren" w:date="2015-11-16T01:40:00Z">
        <w:r w:rsidR="00152464">
          <w:t xml:space="preserve">al names </w:t>
        </w:r>
      </w:ins>
      <w:ins w:id="1327" w:author="Neil Lofgren" w:date="2015-11-16T01:41:00Z">
        <w:r w:rsidR="00152464">
          <w:t xml:space="preserve">or even compound names </w:t>
        </w:r>
      </w:ins>
      <w:ins w:id="1328" w:author="Neil Lofgren" w:date="2015-11-16T01:40:00Z">
        <w:r w:rsidR="00152464">
          <w:t>that our extractor can request to access specific data</w:t>
        </w:r>
      </w:ins>
      <w:ins w:id="1329" w:author="Neil Lofgren" w:date="2015-11-16T01:41:00Z">
        <w:r w:rsidR="00D7571A">
          <w:t xml:space="preserve"> in other related tables on the platform</w:t>
        </w:r>
      </w:ins>
      <w:ins w:id="1330" w:author="Neil Lofgren" w:date="2015-11-16T01:42:00Z">
        <w:r w:rsidR="00D7571A">
          <w:t xml:space="preserve"> (i.e. "CustomField</w:t>
        </w:r>
      </w:ins>
      <w:ins w:id="1331" w:author="Neil Lofgren" w:date="2015-11-16T01:43:00Z">
        <w:r w:rsidR="00D7571A">
          <w:t>s.</w:t>
        </w:r>
      </w:ins>
      <w:ins w:id="1332" w:author="Neil Lofgren" w:date="2015-11-16T01:42:00Z">
        <w:r w:rsidR="00D7571A">
          <w:t>1" to access the first custom field for a</w:t>
        </w:r>
      </w:ins>
      <w:ins w:id="1333" w:author="Neil Lofgren" w:date="2015-11-16T01:43:00Z">
        <w:r w:rsidR="00D7571A">
          <w:t>n item in a separate "</w:t>
        </w:r>
        <w:proofErr w:type="spellStart"/>
        <w:r w:rsidR="00D7571A">
          <w:t>CustomFields</w:t>
        </w:r>
        <w:proofErr w:type="spellEnd"/>
        <w:r w:rsidR="00D7571A">
          <w:t>" table</w:t>
        </w:r>
      </w:ins>
      <w:ins w:id="1334" w:author="Neil Lofgren" w:date="2015-11-16T01:44:00Z">
        <w:r w:rsidR="00D7571A">
          <w:t>)</w:t>
        </w:r>
      </w:ins>
      <w:ins w:id="1335" w:author="Neil Lofgren" w:date="2015-11-16T01:41:00Z">
        <w:r w:rsidR="00D7571A">
          <w:t>.</w:t>
        </w:r>
      </w:ins>
    </w:p>
    <w:p w14:paraId="04DE34C5" w14:textId="4C2FA8F1" w:rsidR="00D624F4" w:rsidRPr="006E2FA4" w:rsidRDefault="00471561" w:rsidP="00471561">
      <w:pPr>
        <w:pStyle w:val="Heading3"/>
        <w:rPr>
          <w:color w:val="0070C0"/>
        </w:rPr>
      </w:pPr>
      <w:r w:rsidRPr="006E2FA4">
        <w:rPr>
          <w:color w:val="0070C0"/>
        </w:rPr>
        <w:t xml:space="preserve">Inventory </w:t>
      </w:r>
      <w:ins w:id="1336" w:author="Zac" w:date="2015-11-05T02:11:00Z">
        <w:r w:rsidR="00282453">
          <w:rPr>
            <w:color w:val="0070C0"/>
          </w:rPr>
          <w:t xml:space="preserve">Feed </w:t>
        </w:r>
      </w:ins>
      <w:del w:id="1337" w:author="Zac" w:date="2015-11-02T08:41:00Z">
        <w:r w:rsidRPr="006E2FA4" w:rsidDel="009A2BB4">
          <w:rPr>
            <w:color w:val="0070C0"/>
          </w:rPr>
          <w:delText>Feed</w:delText>
        </w:r>
      </w:del>
      <w:ins w:id="1338" w:author="Zac" w:date="2015-11-02T08:41:00Z">
        <w:r w:rsidR="009A2BB4">
          <w:rPr>
            <w:color w:val="0070C0"/>
          </w:rPr>
          <w:t>Response</w:t>
        </w:r>
      </w:ins>
    </w:p>
    <w:p w14:paraId="554499DA" w14:textId="41D4A319" w:rsidR="00D624F4" w:rsidRPr="005A5A04" w:rsidRDefault="00471561" w:rsidP="00D624F4">
      <w:r>
        <w:t>T</w:t>
      </w:r>
      <w:r w:rsidR="00D624F4">
        <w:t>he header should be [“</w:t>
      </w:r>
      <w:proofErr w:type="spellStart"/>
      <w:r w:rsidR="00D624F4">
        <w:t>ProductID</w:t>
      </w:r>
      <w:proofErr w:type="spellEnd"/>
      <w:r w:rsidR="00D624F4">
        <w:t>”, “Inventory”] and the inventory for items that have changed in the specified data range, or for all items if no date range is specified, is returned.</w:t>
      </w:r>
      <w:ins w:id="1339" w:author="Zac" w:date="2015-11-05T02:15:00Z">
        <w:r w:rsidR="00282453">
          <w:t xml:space="preserve"> This will allow us to update the inventory we have in our image of the retailer’s catalog without pulling the entire catalog.</w:t>
        </w:r>
      </w:ins>
    </w:p>
    <w:p w14:paraId="348B48B6" w14:textId="6F3E126D" w:rsidR="002341D0" w:rsidRPr="006E2FA4" w:rsidRDefault="002341D0" w:rsidP="003F636D">
      <w:pPr>
        <w:pStyle w:val="Heading3"/>
        <w:keepNext/>
        <w:keepLines/>
        <w:rPr>
          <w:color w:val="0070C0"/>
        </w:rPr>
      </w:pPr>
      <w:bookmarkStart w:id="1340" w:name="_Toc329902211"/>
      <w:r w:rsidRPr="006E2FA4">
        <w:rPr>
          <w:color w:val="0070C0"/>
        </w:rPr>
        <w:t>Category Names</w:t>
      </w:r>
      <w:bookmarkEnd w:id="1340"/>
      <w:r w:rsidR="00B34088" w:rsidRPr="006E2FA4">
        <w:rPr>
          <w:color w:val="0070C0"/>
        </w:rPr>
        <w:t xml:space="preserve"> </w:t>
      </w:r>
      <w:r w:rsidR="001178BA" w:rsidRPr="006E2FA4">
        <w:rPr>
          <w:color w:val="0070C0"/>
        </w:rPr>
        <w:t>Feed</w:t>
      </w:r>
      <w:ins w:id="1341" w:author="Zac" w:date="2015-11-02T08:41:00Z">
        <w:r w:rsidR="009A2BB4">
          <w:rPr>
            <w:color w:val="0070C0"/>
          </w:rPr>
          <w:t xml:space="preserve"> Response</w:t>
        </w:r>
      </w:ins>
    </w:p>
    <w:p w14:paraId="5E71324D" w14:textId="10C0E297" w:rsidR="002341D0" w:rsidRPr="002341D0" w:rsidRDefault="002341D0" w:rsidP="003F636D">
      <w:pPr>
        <w:keepNext/>
        <w:keepLines/>
        <w:spacing w:after="0"/>
      </w:pPr>
      <w:r w:rsidRPr="002341D0">
        <w:t xml:space="preserve">The </w:t>
      </w:r>
      <w:proofErr w:type="spellStart"/>
      <w:r w:rsidRPr="002341D0">
        <w:t>CategoryNames</w:t>
      </w:r>
      <w:proofErr w:type="spellEnd"/>
      <w:r w:rsidRPr="002341D0">
        <w:t xml:space="preserve"> response contain</w:t>
      </w:r>
      <w:r w:rsidR="00EC20F8">
        <w:t>s</w:t>
      </w:r>
      <w:r w:rsidRPr="002341D0">
        <w:t xml:space="preserve"> one record for each category ID followed by its display name. The format is [“ID”,</w:t>
      </w:r>
      <w:r w:rsidR="00A260ED">
        <w:t xml:space="preserve"> “</w:t>
      </w:r>
      <w:r w:rsidRPr="002341D0">
        <w:t xml:space="preserve">Name”]. </w:t>
      </w:r>
      <w:r w:rsidR="00B34088">
        <w:t xml:space="preserve">This assumes the platform uses category IDs </w:t>
      </w:r>
      <w:r w:rsidR="00A53B1C">
        <w:t>in the catalog in place of their actual names. If the names are listed directly in the catalog, this file is not necessary and the response to this request can be blank.</w:t>
      </w:r>
    </w:p>
    <w:p w14:paraId="37A3990D" w14:textId="3B55D95B" w:rsidR="00A53B1C" w:rsidRPr="006E2FA4" w:rsidRDefault="00A53B1C" w:rsidP="000B13E9">
      <w:pPr>
        <w:pStyle w:val="Heading3"/>
        <w:keepNext/>
        <w:keepLines/>
        <w:rPr>
          <w:color w:val="0070C0"/>
        </w:rPr>
      </w:pPr>
      <w:bookmarkStart w:id="1342" w:name="_Toc329902213"/>
      <w:r w:rsidRPr="006E2FA4">
        <w:rPr>
          <w:color w:val="0070C0"/>
        </w:rPr>
        <w:t>Manufacturer Names</w:t>
      </w:r>
      <w:r w:rsidR="001178BA" w:rsidRPr="006E2FA4">
        <w:rPr>
          <w:color w:val="0070C0"/>
        </w:rPr>
        <w:t xml:space="preserve"> Feed</w:t>
      </w:r>
      <w:ins w:id="1343" w:author="Zac" w:date="2015-11-02T08:41:00Z">
        <w:r w:rsidR="009A2BB4">
          <w:rPr>
            <w:color w:val="0070C0"/>
          </w:rPr>
          <w:t xml:space="preserve"> Response</w:t>
        </w:r>
      </w:ins>
    </w:p>
    <w:p w14:paraId="1A3362D7" w14:textId="77777777" w:rsidR="00A53B1C" w:rsidRPr="002341D0" w:rsidRDefault="00A53B1C" w:rsidP="000B13E9">
      <w:pPr>
        <w:keepNext/>
        <w:keepLines/>
        <w:spacing w:after="0"/>
      </w:pPr>
      <w:r w:rsidRPr="002341D0">
        <w:t xml:space="preserve">The </w:t>
      </w:r>
      <w:proofErr w:type="spellStart"/>
      <w:r>
        <w:t>Manufacturer</w:t>
      </w:r>
      <w:r w:rsidRPr="002341D0">
        <w:t>Names</w:t>
      </w:r>
      <w:proofErr w:type="spellEnd"/>
      <w:r w:rsidRPr="002341D0">
        <w:t xml:space="preserve"> response contain one record for each </w:t>
      </w:r>
      <w:r>
        <w:t>manufacturer or brand</w:t>
      </w:r>
      <w:r w:rsidRPr="002341D0">
        <w:t xml:space="preserve"> ID followed by its display name. The format is [“ID”,</w:t>
      </w:r>
      <w:r>
        <w:t xml:space="preserve"> “</w:t>
      </w:r>
      <w:r w:rsidRPr="002341D0">
        <w:t xml:space="preserve">Name”]. </w:t>
      </w:r>
      <w:r>
        <w:t>This assumes the platform uses manufacturer or brand</w:t>
      </w:r>
      <w:r w:rsidRPr="002341D0">
        <w:t xml:space="preserve"> </w:t>
      </w:r>
      <w:r>
        <w:t xml:space="preserve">IDs in the catalog in place of their actual names. </w:t>
      </w:r>
      <w:r w:rsidRPr="003B1E02">
        <w:rPr>
          <w:b/>
        </w:rPr>
        <w:t>If the names are listed directly in the catalog, this file is not necessary</w:t>
      </w:r>
      <w:r>
        <w:t xml:space="preserve"> and the response to this request can be blank.</w:t>
      </w:r>
    </w:p>
    <w:p w14:paraId="564BE420" w14:textId="67805857" w:rsidR="00874B39" w:rsidRPr="006E2FA4" w:rsidRDefault="001178BA" w:rsidP="00874B39">
      <w:pPr>
        <w:pStyle w:val="Heading3"/>
        <w:rPr>
          <w:color w:val="0070C0"/>
        </w:rPr>
      </w:pPr>
      <w:bookmarkStart w:id="1344" w:name="_Toc329902209"/>
      <w:bookmarkEnd w:id="1342"/>
      <w:r w:rsidRPr="006E2FA4">
        <w:rPr>
          <w:color w:val="0070C0"/>
        </w:rPr>
        <w:t>Customer Feed</w:t>
      </w:r>
      <w:ins w:id="1345" w:author="Zac" w:date="2015-11-02T08:41:00Z">
        <w:r w:rsidR="009A2BB4">
          <w:rPr>
            <w:color w:val="0070C0"/>
          </w:rPr>
          <w:t xml:space="preserve"> Response</w:t>
        </w:r>
      </w:ins>
    </w:p>
    <w:p w14:paraId="79A0C097" w14:textId="77777777" w:rsidR="00AF3A95" w:rsidRDefault="001178BA" w:rsidP="00AF3A95">
      <w:pPr>
        <w:spacing w:after="0"/>
      </w:pPr>
      <w:r>
        <w:t>The Customer response</w:t>
      </w:r>
      <w:r w:rsidR="00874B39">
        <w:t xml:space="preserve"> contain</w:t>
      </w:r>
      <w:r>
        <w:t>s</w:t>
      </w:r>
      <w:r w:rsidR="00874B39">
        <w:t xml:space="preserve"> one record for each customer who has</w:t>
      </w:r>
      <w:r w:rsidR="00AF3A95">
        <w:t xml:space="preserve"> either:</w:t>
      </w:r>
      <w:r w:rsidR="00874B39">
        <w:t xml:space="preserve"> </w:t>
      </w:r>
    </w:p>
    <w:p w14:paraId="1629B07C" w14:textId="77777777" w:rsidR="00AF3A95" w:rsidRDefault="00AF3A95" w:rsidP="00AF3A95">
      <w:pPr>
        <w:pStyle w:val="ListParagraph"/>
        <w:numPr>
          <w:ilvl w:val="0"/>
          <w:numId w:val="40"/>
        </w:numPr>
        <w:spacing w:after="0"/>
      </w:pPr>
      <w:r>
        <w:t>B</w:t>
      </w:r>
      <w:r w:rsidR="00874B39">
        <w:t>ought something</w:t>
      </w:r>
      <w:r>
        <w:t xml:space="preserve"> OR</w:t>
      </w:r>
      <w:r w:rsidR="001178BA">
        <w:t xml:space="preserve"> </w:t>
      </w:r>
    </w:p>
    <w:p w14:paraId="1771C303" w14:textId="77777777" w:rsidR="00AF3A95" w:rsidRDefault="00AF3A95" w:rsidP="00AF3A95">
      <w:pPr>
        <w:pStyle w:val="ListParagraph"/>
        <w:numPr>
          <w:ilvl w:val="0"/>
          <w:numId w:val="40"/>
        </w:numPr>
        <w:spacing w:after="0"/>
      </w:pPr>
      <w:r>
        <w:t xml:space="preserve">Created a profile OR </w:t>
      </w:r>
    </w:p>
    <w:p w14:paraId="4401BEEB" w14:textId="77777777" w:rsidR="00AF3A95" w:rsidRDefault="00AF3A95" w:rsidP="00AF3A95">
      <w:pPr>
        <w:pStyle w:val="ListParagraph"/>
        <w:numPr>
          <w:ilvl w:val="0"/>
          <w:numId w:val="40"/>
        </w:numPr>
        <w:spacing w:after="0"/>
      </w:pPr>
      <w:r>
        <w:lastRenderedPageBreak/>
        <w:t>C</w:t>
      </w:r>
      <w:r w:rsidR="001178BA">
        <w:t>hanged their profile</w:t>
      </w:r>
      <w:r w:rsidR="00874B39">
        <w:t xml:space="preserve"> during the date range. </w:t>
      </w:r>
    </w:p>
    <w:p w14:paraId="36C81C1B" w14:textId="120614D1" w:rsidR="00AF3A95" w:rsidRDefault="00AF3A95" w:rsidP="00AF3A95">
      <w:pPr>
        <w:spacing w:after="0"/>
      </w:pPr>
      <w:r>
        <w:t>Often the customer update date includes both new profiles and profile creation. Typically, this is merged with a JOIN SQL query for customers with orders during the date range.</w:t>
      </w:r>
    </w:p>
    <w:p w14:paraId="387B91E4" w14:textId="1E156B75" w:rsidR="00874B39" w:rsidRDefault="00874B39" w:rsidP="00874B39">
      <w:pPr>
        <w:spacing w:after="200"/>
      </w:pPr>
      <w:r>
        <w:t>The fields contain [“</w:t>
      </w:r>
      <w:proofErr w:type="spellStart"/>
      <w:r>
        <w:t>CustomerID</w:t>
      </w:r>
      <w:proofErr w:type="spellEnd"/>
      <w:r>
        <w:t xml:space="preserve">”, </w:t>
      </w:r>
      <w:r w:rsidR="00DF7BD7">
        <w:t xml:space="preserve">“Email”, </w:t>
      </w:r>
      <w:r>
        <w:t xml:space="preserve">“Name”, “Address”, </w:t>
      </w:r>
      <w:r w:rsidR="00DF7BD7">
        <w:t xml:space="preserve">“City”, “State”, </w:t>
      </w:r>
      <w:r w:rsidR="0026661C">
        <w:t>“</w:t>
      </w:r>
      <w:proofErr w:type="spellStart"/>
      <w:r w:rsidR="0026661C">
        <w:t>PostalCode</w:t>
      </w:r>
      <w:proofErr w:type="spellEnd"/>
      <w:r w:rsidR="00667EB9">
        <w:t xml:space="preserve">”, </w:t>
      </w:r>
      <w:r w:rsidR="00DF7BD7">
        <w:t>“Country”, “Phone”,</w:t>
      </w:r>
      <w:r>
        <w:t xml:space="preserve"> “Gender”, </w:t>
      </w:r>
      <w:r w:rsidR="000E58B2">
        <w:t xml:space="preserve">“Birthday”, </w:t>
      </w:r>
      <w:r>
        <w:t>“</w:t>
      </w:r>
      <w:proofErr w:type="spellStart"/>
      <w:r>
        <w:t>AgeRange</w:t>
      </w:r>
      <w:proofErr w:type="spellEnd"/>
      <w:r>
        <w:t xml:space="preserve">”, </w:t>
      </w:r>
      <w:r w:rsidR="00DF7BD7">
        <w:t>“</w:t>
      </w:r>
      <w:proofErr w:type="spellStart"/>
      <w:r w:rsidR="00DF7BD7">
        <w:t>AlternativeIDs</w:t>
      </w:r>
      <w:proofErr w:type="spellEnd"/>
      <w:r w:rsidR="00DF7BD7">
        <w:t xml:space="preserve">”, </w:t>
      </w:r>
      <w:r>
        <w:t>“</w:t>
      </w:r>
      <w:proofErr w:type="spellStart"/>
      <w:proofErr w:type="gramStart"/>
      <w:r>
        <w:t>DoNotTrack</w:t>
      </w:r>
      <w:proofErr w:type="spellEnd"/>
      <w:proofErr w:type="gramEnd"/>
      <w:r>
        <w:t>”].</w:t>
      </w:r>
    </w:p>
    <w:p w14:paraId="79E061C0" w14:textId="77777777" w:rsidR="0026661C" w:rsidRDefault="0026661C" w:rsidP="00F42E38">
      <w:pPr>
        <w:keepNext/>
        <w:spacing w:after="0"/>
      </w:pPr>
      <w:r>
        <w:t>The required fields are:</w:t>
      </w:r>
    </w:p>
    <w:p w14:paraId="30130DF8" w14:textId="77777777" w:rsidR="0026661C" w:rsidRPr="000E58B2" w:rsidRDefault="0026661C" w:rsidP="00F42E38">
      <w:pPr>
        <w:pStyle w:val="ListParagraph"/>
        <w:keepNext/>
        <w:numPr>
          <w:ilvl w:val="0"/>
          <w:numId w:val="40"/>
        </w:numPr>
        <w:spacing w:after="0" w:line="276" w:lineRule="auto"/>
        <w:ind w:left="360"/>
      </w:pPr>
      <w:proofErr w:type="spellStart"/>
      <w:r>
        <w:rPr>
          <w:b/>
        </w:rPr>
        <w:t>CustomerID</w:t>
      </w:r>
      <w:proofErr w:type="spellEnd"/>
      <w:r>
        <w:rPr>
          <w:b/>
        </w:rPr>
        <w:t xml:space="preserve"> </w:t>
      </w:r>
      <w:r w:rsidRPr="000E58B2">
        <w:t>is</w:t>
      </w:r>
      <w:r>
        <w:t xml:space="preserve"> the ID for the customer</w:t>
      </w:r>
    </w:p>
    <w:p w14:paraId="660BA973" w14:textId="77777777" w:rsidR="0026661C" w:rsidRDefault="0026661C" w:rsidP="00F42E38">
      <w:pPr>
        <w:pStyle w:val="ListParagraph"/>
        <w:keepNext/>
        <w:numPr>
          <w:ilvl w:val="0"/>
          <w:numId w:val="40"/>
        </w:numPr>
        <w:spacing w:after="0" w:line="276" w:lineRule="auto"/>
        <w:ind w:left="360"/>
      </w:pPr>
      <w:r w:rsidRPr="00DF7BD7">
        <w:rPr>
          <w:b/>
        </w:rPr>
        <w:t>Email</w:t>
      </w:r>
      <w:r>
        <w:t xml:space="preserve"> is the email address for the customer</w:t>
      </w:r>
    </w:p>
    <w:p w14:paraId="48C8D206" w14:textId="77777777" w:rsidR="00B94A4D" w:rsidRDefault="00B94A4D" w:rsidP="00B94A4D">
      <w:pPr>
        <w:pStyle w:val="ListParagraph"/>
        <w:keepNext/>
        <w:keepLines/>
        <w:numPr>
          <w:ilvl w:val="0"/>
          <w:numId w:val="40"/>
        </w:numPr>
        <w:spacing w:after="0" w:line="276" w:lineRule="auto"/>
        <w:ind w:left="360"/>
      </w:pPr>
      <w:r>
        <w:rPr>
          <w:b/>
        </w:rPr>
        <w:t>Name</w:t>
      </w:r>
      <w:r w:rsidRPr="00DF7BD7">
        <w:t xml:space="preserve"> is </w:t>
      </w:r>
      <w:r>
        <w:t>the customer’s full name.</w:t>
      </w:r>
    </w:p>
    <w:p w14:paraId="6870901E" w14:textId="77777777" w:rsidR="0026661C" w:rsidRDefault="0026661C" w:rsidP="0026661C">
      <w:pPr>
        <w:pStyle w:val="ListParagraph"/>
        <w:numPr>
          <w:ilvl w:val="0"/>
          <w:numId w:val="40"/>
        </w:numPr>
        <w:spacing w:after="0" w:line="276" w:lineRule="auto"/>
        <w:ind w:left="360"/>
      </w:pPr>
      <w:r>
        <w:rPr>
          <w:b/>
        </w:rPr>
        <w:t xml:space="preserve">State </w:t>
      </w:r>
      <w:r>
        <w:t>is the state or province for the customer</w:t>
      </w:r>
    </w:p>
    <w:p w14:paraId="137E2F8D" w14:textId="509F426D" w:rsidR="0026661C" w:rsidRDefault="0026661C" w:rsidP="0026661C">
      <w:pPr>
        <w:pStyle w:val="ListParagraph"/>
        <w:numPr>
          <w:ilvl w:val="0"/>
          <w:numId w:val="40"/>
        </w:numPr>
        <w:spacing w:after="0" w:line="276" w:lineRule="auto"/>
        <w:ind w:left="360"/>
      </w:pPr>
      <w:proofErr w:type="spellStart"/>
      <w:r>
        <w:rPr>
          <w:b/>
        </w:rPr>
        <w:t>PostalCode</w:t>
      </w:r>
      <w:proofErr w:type="spellEnd"/>
      <w:r>
        <w:rPr>
          <w:b/>
        </w:rPr>
        <w:t xml:space="preserve"> </w:t>
      </w:r>
      <w:r>
        <w:t>is the zip or postal code for the customer</w:t>
      </w:r>
    </w:p>
    <w:p w14:paraId="08C42073" w14:textId="77777777" w:rsidR="0026661C" w:rsidRDefault="0026661C" w:rsidP="0026661C">
      <w:pPr>
        <w:spacing w:after="0"/>
      </w:pPr>
    </w:p>
    <w:p w14:paraId="6AF2FAE1" w14:textId="61E32139" w:rsidR="0026661C" w:rsidRDefault="0026661C" w:rsidP="0026661C">
      <w:pPr>
        <w:spacing w:after="0"/>
      </w:pPr>
      <w:del w:id="1346" w:author="Neil Lofgren" w:date="2015-11-16T01:39:00Z">
        <w:r w:rsidDel="00152464">
          <w:delText>The Customer table has one record for each customer who has bought something</w:delText>
        </w:r>
        <w:r w:rsidR="00AC7CAE" w:rsidDel="00152464">
          <w:delText>, created</w:delText>
        </w:r>
        <w:r w:rsidDel="00152464">
          <w:delText xml:space="preserve"> or </w:delText>
        </w:r>
        <w:r w:rsidR="00AC7CAE" w:rsidDel="00152464">
          <w:delText>updated</w:delText>
        </w:r>
        <w:r w:rsidDel="00152464">
          <w:delText xml:space="preserve"> their profile during a date range. </w:delText>
        </w:r>
      </w:del>
      <w:ins w:id="1347" w:author="Neil Lofgren" w:date="2015-11-16T01:39:00Z">
        <w:r w:rsidR="00152464">
          <w:t>Optional fields:</w:t>
        </w:r>
      </w:ins>
    </w:p>
    <w:p w14:paraId="47928394" w14:textId="77777777" w:rsidR="0026661C" w:rsidRDefault="0026661C" w:rsidP="0026661C">
      <w:pPr>
        <w:pStyle w:val="ListParagraph"/>
        <w:keepNext/>
        <w:keepLines/>
        <w:numPr>
          <w:ilvl w:val="0"/>
          <w:numId w:val="40"/>
        </w:numPr>
        <w:spacing w:after="0" w:line="276" w:lineRule="auto"/>
        <w:ind w:left="360"/>
      </w:pPr>
      <w:r>
        <w:rPr>
          <w:b/>
        </w:rPr>
        <w:t xml:space="preserve">Address </w:t>
      </w:r>
      <w:r w:rsidRPr="00DF7BD7">
        <w:t>is</w:t>
      </w:r>
      <w:r>
        <w:t xml:space="preserve"> the street address, including address lines 1 and 2 (and 3 if included)</w:t>
      </w:r>
    </w:p>
    <w:p w14:paraId="5ACE8DBF" w14:textId="77777777" w:rsidR="0026661C" w:rsidRPr="00B33C8E" w:rsidRDefault="0026661C" w:rsidP="0026661C">
      <w:pPr>
        <w:pStyle w:val="ListParagraph"/>
        <w:keepNext/>
        <w:keepLines/>
        <w:numPr>
          <w:ilvl w:val="0"/>
          <w:numId w:val="40"/>
        </w:numPr>
        <w:spacing w:after="0" w:line="276" w:lineRule="auto"/>
        <w:ind w:left="360"/>
      </w:pPr>
      <w:r>
        <w:rPr>
          <w:b/>
        </w:rPr>
        <w:t xml:space="preserve">City </w:t>
      </w:r>
      <w:r>
        <w:t>is the city for the customer</w:t>
      </w:r>
    </w:p>
    <w:p w14:paraId="4120AF14" w14:textId="77777777" w:rsidR="0026661C" w:rsidRDefault="0026661C" w:rsidP="0026661C">
      <w:pPr>
        <w:pStyle w:val="ListParagraph"/>
        <w:numPr>
          <w:ilvl w:val="0"/>
          <w:numId w:val="40"/>
        </w:numPr>
        <w:spacing w:after="0" w:line="276" w:lineRule="auto"/>
        <w:ind w:left="360"/>
      </w:pPr>
      <w:r>
        <w:rPr>
          <w:b/>
        </w:rPr>
        <w:t xml:space="preserve">Country </w:t>
      </w:r>
      <w:r>
        <w:t>is the country name for the customer</w:t>
      </w:r>
    </w:p>
    <w:p w14:paraId="1DE9722D" w14:textId="77777777" w:rsidR="0026661C" w:rsidRDefault="0026661C" w:rsidP="0026661C">
      <w:pPr>
        <w:pStyle w:val="ListParagraph"/>
        <w:numPr>
          <w:ilvl w:val="0"/>
          <w:numId w:val="40"/>
        </w:numPr>
        <w:spacing w:after="0" w:line="276" w:lineRule="auto"/>
        <w:ind w:left="360"/>
      </w:pPr>
      <w:r>
        <w:rPr>
          <w:b/>
        </w:rPr>
        <w:t xml:space="preserve">Phone </w:t>
      </w:r>
      <w:r>
        <w:t>is the customer’s phone number</w:t>
      </w:r>
    </w:p>
    <w:p w14:paraId="1FCDEF02" w14:textId="77777777" w:rsidR="0026661C" w:rsidRDefault="0026661C" w:rsidP="0026661C">
      <w:pPr>
        <w:pStyle w:val="ListParagraph"/>
        <w:numPr>
          <w:ilvl w:val="0"/>
          <w:numId w:val="40"/>
        </w:numPr>
        <w:spacing w:after="0" w:line="276" w:lineRule="auto"/>
        <w:ind w:left="360"/>
      </w:pPr>
      <w:r w:rsidRPr="00DF7BD7">
        <w:rPr>
          <w:b/>
        </w:rPr>
        <w:t>Gender</w:t>
      </w:r>
      <w:r>
        <w:t xml:space="preserve"> is the gender of the customer and can be skipped if not available</w:t>
      </w:r>
    </w:p>
    <w:p w14:paraId="3A56DE38" w14:textId="77777777" w:rsidR="0026661C" w:rsidRDefault="0026661C" w:rsidP="0026661C">
      <w:pPr>
        <w:pStyle w:val="ListParagraph"/>
        <w:numPr>
          <w:ilvl w:val="0"/>
          <w:numId w:val="40"/>
        </w:numPr>
        <w:spacing w:after="0" w:line="276" w:lineRule="auto"/>
        <w:ind w:left="360"/>
      </w:pPr>
      <w:r>
        <w:rPr>
          <w:b/>
        </w:rPr>
        <w:t xml:space="preserve">Birthday </w:t>
      </w:r>
      <w:r w:rsidRPr="00DF7BD7">
        <w:t>or</w:t>
      </w:r>
      <w:r>
        <w:rPr>
          <w:b/>
        </w:rPr>
        <w:t xml:space="preserve"> </w:t>
      </w:r>
      <w:proofErr w:type="spellStart"/>
      <w:r>
        <w:rPr>
          <w:b/>
        </w:rPr>
        <w:t>AgeRange</w:t>
      </w:r>
      <w:proofErr w:type="spellEnd"/>
      <w:r>
        <w:t xml:space="preserve"> are the birthday or age range of the customer, if available</w:t>
      </w:r>
    </w:p>
    <w:p w14:paraId="61D1F6A1" w14:textId="77777777" w:rsidR="0026661C" w:rsidRDefault="0026661C" w:rsidP="0026661C">
      <w:pPr>
        <w:pStyle w:val="ListParagraph"/>
        <w:numPr>
          <w:ilvl w:val="0"/>
          <w:numId w:val="40"/>
        </w:numPr>
        <w:spacing w:after="0" w:line="276" w:lineRule="auto"/>
        <w:ind w:left="360"/>
      </w:pPr>
      <w:proofErr w:type="spellStart"/>
      <w:r w:rsidRPr="00DF7BD7">
        <w:rPr>
          <w:b/>
        </w:rPr>
        <w:t>AlternativeIDs</w:t>
      </w:r>
      <w:proofErr w:type="spellEnd"/>
      <w:r>
        <w:t xml:space="preserve"> are useful if the store has additional customer IDs for additional platforms that will use recommendations, such as in-store POS or ERP. If not, leave this field blank.</w:t>
      </w:r>
    </w:p>
    <w:p w14:paraId="14B82A03" w14:textId="4EEF6DFB" w:rsidR="0026661C" w:rsidRDefault="0026661C" w:rsidP="0026661C">
      <w:pPr>
        <w:pStyle w:val="ListParagraph"/>
        <w:numPr>
          <w:ilvl w:val="0"/>
          <w:numId w:val="40"/>
        </w:numPr>
        <w:spacing w:after="0" w:line="276" w:lineRule="auto"/>
        <w:ind w:left="360"/>
      </w:pPr>
      <w:proofErr w:type="spellStart"/>
      <w:r w:rsidRPr="0026661C">
        <w:rPr>
          <w:b/>
        </w:rPr>
        <w:t>DoNotTrack</w:t>
      </w:r>
      <w:proofErr w:type="spellEnd"/>
      <w:r>
        <w:t xml:space="preserve"> is a flag that says the customer has elected to not be tracked. We save no information for this customer. 0 = Yes, okay to track. 1 = Do not track. A blank entry assumes that it is okay to track.</w:t>
      </w:r>
    </w:p>
    <w:p w14:paraId="73060168" w14:textId="77777777" w:rsidR="0026661C" w:rsidRDefault="0026661C" w:rsidP="0026661C">
      <w:pPr>
        <w:spacing w:after="0"/>
      </w:pPr>
    </w:p>
    <w:p w14:paraId="73511745" w14:textId="730B3C45" w:rsidR="000E58B2" w:rsidRDefault="000E58B2" w:rsidP="000E58B2">
      <w:pPr>
        <w:spacing w:after="0"/>
      </w:pPr>
      <w:r>
        <w:t>Additional database fields can be requested through the ‘</w:t>
      </w:r>
      <w:proofErr w:type="spellStart"/>
      <w:r>
        <w:t>ExtraFields</w:t>
      </w:r>
      <w:proofErr w:type="spellEnd"/>
      <w:r>
        <w:t>’ parameter. For these fields, the database field name is known and, if included, should be returned by the feed.</w:t>
      </w:r>
    </w:p>
    <w:p w14:paraId="083FE75D" w14:textId="41C9EB1B" w:rsidR="00A96513" w:rsidRPr="006E2FA4" w:rsidRDefault="00A96513" w:rsidP="000E58B2">
      <w:pPr>
        <w:pStyle w:val="Heading3"/>
        <w:keepNext/>
        <w:keepLines/>
        <w:rPr>
          <w:color w:val="0070C0"/>
        </w:rPr>
      </w:pPr>
      <w:r w:rsidRPr="006E2FA4">
        <w:rPr>
          <w:color w:val="0070C0"/>
        </w:rPr>
        <w:t>Sales</w:t>
      </w:r>
      <w:bookmarkEnd w:id="1344"/>
      <w:r w:rsidR="001178BA" w:rsidRPr="006E2FA4">
        <w:rPr>
          <w:color w:val="0070C0"/>
        </w:rPr>
        <w:t xml:space="preserve"> Feed</w:t>
      </w:r>
      <w:ins w:id="1348" w:author="Zac" w:date="2015-11-02T08:41:00Z">
        <w:r w:rsidR="009A2BB4">
          <w:rPr>
            <w:color w:val="0070C0"/>
          </w:rPr>
          <w:t xml:space="preserve"> Response</w:t>
        </w:r>
      </w:ins>
    </w:p>
    <w:p w14:paraId="66285B2C" w14:textId="1E969928" w:rsidR="00AC7CAE" w:rsidRDefault="00AC7CAE" w:rsidP="00AC7CAE">
      <w:pPr>
        <w:spacing w:after="0"/>
      </w:pPr>
      <w:r>
        <w:t>The sales feed should only include the sales that were:</w:t>
      </w:r>
    </w:p>
    <w:p w14:paraId="674A025B" w14:textId="77777777" w:rsidR="00AC7CAE" w:rsidRDefault="00AC7CAE" w:rsidP="00AC7CAE">
      <w:pPr>
        <w:pStyle w:val="ListParagraph"/>
        <w:numPr>
          <w:ilvl w:val="0"/>
          <w:numId w:val="40"/>
        </w:numPr>
        <w:spacing w:after="0"/>
      </w:pPr>
      <w:r>
        <w:t>Created during the date range</w:t>
      </w:r>
    </w:p>
    <w:p w14:paraId="353E9BE0" w14:textId="276093A8" w:rsidR="00AC7CAE" w:rsidRDefault="00AC7CAE" w:rsidP="00AC7CAE">
      <w:pPr>
        <w:spacing w:after="0"/>
      </w:pPr>
      <w:r>
        <w:t xml:space="preserve">And </w:t>
      </w:r>
      <w:r w:rsidR="002C2C22">
        <w:t>not updated in the date range since that will duplicate sales when they are shipped.</w:t>
      </w:r>
    </w:p>
    <w:p w14:paraId="3DEEA1A3" w14:textId="77777777" w:rsidR="00AC7CAE" w:rsidRDefault="00AC7CAE" w:rsidP="00AC7CAE">
      <w:pPr>
        <w:spacing w:after="0"/>
      </w:pPr>
    </w:p>
    <w:p w14:paraId="169B9B27" w14:textId="6B18B463" w:rsidR="00A96513" w:rsidRDefault="00A96513" w:rsidP="000E58B2">
      <w:pPr>
        <w:keepNext/>
        <w:keepLines/>
      </w:pPr>
      <w:r w:rsidRPr="002341D0">
        <w:lastRenderedPageBreak/>
        <w:t>Each sales record consists of a</w:t>
      </w:r>
      <w:r>
        <w:t xml:space="preserve">n </w:t>
      </w:r>
      <w:r w:rsidR="00D85A25">
        <w:t>[“</w:t>
      </w:r>
      <w:proofErr w:type="spellStart"/>
      <w:r>
        <w:t>O</w:t>
      </w:r>
      <w:r w:rsidR="00D85A25">
        <w:t>rder</w:t>
      </w:r>
      <w:r>
        <w:t>ID</w:t>
      </w:r>
      <w:proofErr w:type="spellEnd"/>
      <w:r w:rsidR="00D85A25">
        <w:t>”</w:t>
      </w:r>
      <w:r>
        <w:t>,</w:t>
      </w:r>
      <w:r w:rsidRPr="002341D0">
        <w:t xml:space="preserve"> </w:t>
      </w:r>
      <w:r w:rsidR="00D85A25">
        <w:t>“</w:t>
      </w:r>
      <w:proofErr w:type="spellStart"/>
      <w:r w:rsidR="00D85A25">
        <w:t>Product</w:t>
      </w:r>
      <w:r w:rsidRPr="002341D0">
        <w:t>ID</w:t>
      </w:r>
      <w:proofErr w:type="spellEnd"/>
      <w:r w:rsidR="00D85A25">
        <w:t>”,</w:t>
      </w:r>
      <w:r w:rsidRPr="002341D0">
        <w:t xml:space="preserve"> </w:t>
      </w:r>
      <w:r w:rsidR="00D85A25">
        <w:t>“</w:t>
      </w:r>
      <w:proofErr w:type="spellStart"/>
      <w:r w:rsidR="00D85A25">
        <w:t>Customer</w:t>
      </w:r>
      <w:r w:rsidRPr="002341D0">
        <w:t>ID</w:t>
      </w:r>
      <w:proofErr w:type="spellEnd"/>
      <w:r w:rsidR="00D85A25">
        <w:t>”, “Q</w:t>
      </w:r>
      <w:r w:rsidRPr="002341D0">
        <w:t>uantity</w:t>
      </w:r>
      <w:r w:rsidR="00D85A25">
        <w:t>”</w:t>
      </w:r>
      <w:r w:rsidRPr="002341D0">
        <w:t xml:space="preserve">, and </w:t>
      </w:r>
      <w:r w:rsidR="00D85A25">
        <w:t>“Date”]</w:t>
      </w:r>
      <w:r w:rsidRPr="002341D0">
        <w:t xml:space="preserve">, with one record for each sale. Repeat sales (i.e. same Product ID and Customer ID) are important and should not be ignored. </w:t>
      </w:r>
      <w:r w:rsidRPr="00E14F50">
        <w:rPr>
          <w:b/>
        </w:rPr>
        <w:t>Returns are also important</w:t>
      </w:r>
      <w:r w:rsidR="00D624F4">
        <w:rPr>
          <w:b/>
        </w:rPr>
        <w:t>,</w:t>
      </w:r>
      <w:r w:rsidRPr="00E14F50">
        <w:rPr>
          <w:b/>
        </w:rPr>
        <w:t xml:space="preserve"> and should have a negative quantity.</w:t>
      </w:r>
      <w:r>
        <w:t xml:space="preserve"> Returns can be requested by themselves </w:t>
      </w:r>
      <w:r w:rsidR="00471561">
        <w:t>(see Returns sub-section below)</w:t>
      </w:r>
      <w:r>
        <w:t xml:space="preserve">. </w:t>
      </w:r>
    </w:p>
    <w:p w14:paraId="6A9BDBC4" w14:textId="3A82158B" w:rsidR="00A96513" w:rsidRPr="003F636D" w:rsidDel="00AD4F71" w:rsidRDefault="00A96513" w:rsidP="00A96513">
      <w:pPr>
        <w:ind w:left="720"/>
        <w:rPr>
          <w:del w:id="1349" w:author="Zac" w:date="2015-11-16T08:53:00Z"/>
          <w:sz w:val="22"/>
          <w:szCs w:val="22"/>
        </w:rPr>
      </w:pPr>
      <w:commentRangeStart w:id="1350"/>
      <w:del w:id="1351" w:author="Zac" w:date="2015-11-16T08:53:00Z">
        <w:r w:rsidRPr="003F636D" w:rsidDel="00AD4F71">
          <w:rPr>
            <w:b/>
            <w:sz w:val="22"/>
            <w:szCs w:val="22"/>
          </w:rPr>
          <w:delText>Obscuring Email Addresses</w:delText>
        </w:r>
        <w:r w:rsidRPr="003F636D" w:rsidDel="00AD4F71">
          <w:rPr>
            <w:sz w:val="22"/>
            <w:szCs w:val="22"/>
          </w:rPr>
          <w:delText xml:space="preserve">: On some store platforms, a unique customer ID is not always available for reporting to our service. In those cases, it may be more convenient to use customer email addresses in place of customer IDs. Since we accept any alpha-numeric value for an ID, this option is fully supported in our system; however, there is the issue of email privacy to consider. </w:delText>
        </w:r>
      </w:del>
    </w:p>
    <w:p w14:paraId="784ADBAC" w14:textId="1C23DC15" w:rsidR="00A96513" w:rsidRPr="003F636D" w:rsidDel="00AD4F71" w:rsidRDefault="00A96513" w:rsidP="00A96513">
      <w:pPr>
        <w:ind w:left="720"/>
        <w:rPr>
          <w:del w:id="1352" w:author="Zac" w:date="2015-11-16T08:53:00Z"/>
          <w:sz w:val="22"/>
          <w:szCs w:val="22"/>
        </w:rPr>
      </w:pPr>
      <w:del w:id="1353" w:author="Zac" w:date="2015-11-16T08:53:00Z">
        <w:r w:rsidRPr="003F636D" w:rsidDel="00AD4F71">
          <w:rPr>
            <w:sz w:val="22"/>
            <w:szCs w:val="22"/>
          </w:rPr>
          <w:delText>While 4-Tell will never use or share these email addresses, it is possible that a third party could intercept the address as they are sent in a JavaScript call to our service. To prevent this from occurring,</w:delText>
        </w:r>
        <w:r w:rsidR="00DB601A" w:rsidDel="00AD4F71">
          <w:rPr>
            <w:sz w:val="22"/>
            <w:szCs w:val="22"/>
          </w:rPr>
          <w:delText xml:space="preserve"> we recommend that you employ an MD5 </w:delText>
        </w:r>
        <w:r w:rsidRPr="003F636D" w:rsidDel="00AD4F71">
          <w:rPr>
            <w:sz w:val="22"/>
            <w:szCs w:val="22"/>
          </w:rPr>
          <w:delText>hash method to obscure the email address and create a unique ID. Most programming languages have built-in functions for computing hashes (e.g. in PHP use “hash”, in C# use one of the functions in System.Security.Cryptography).</w:delText>
        </w:r>
      </w:del>
    </w:p>
    <w:p w14:paraId="6ADA3DC8" w14:textId="0309270A" w:rsidR="00A96513" w:rsidRPr="003F636D" w:rsidDel="00AD4F71" w:rsidRDefault="00A96513" w:rsidP="00A96513">
      <w:pPr>
        <w:ind w:left="720"/>
        <w:rPr>
          <w:del w:id="1354" w:author="Zac" w:date="2015-11-16T08:53:00Z"/>
          <w:sz w:val="22"/>
          <w:szCs w:val="22"/>
        </w:rPr>
      </w:pPr>
      <w:del w:id="1355" w:author="Zac" w:date="2015-11-16T08:53:00Z">
        <w:r w:rsidRPr="003F636D" w:rsidDel="00AD4F71">
          <w:rPr>
            <w:sz w:val="22"/>
            <w:szCs w:val="22"/>
          </w:rPr>
          <w:delText>For consistency, shift all characters to lowercase before computing the hash. Please contact us if you have any further questions regarding email addresses or the use of hash functions.</w:delText>
        </w:r>
      </w:del>
    </w:p>
    <w:p w14:paraId="539F023B" w14:textId="7A4D3B0E" w:rsidR="00471561" w:rsidRPr="006E2FA4" w:rsidRDefault="00D7571A" w:rsidP="006E2FA4">
      <w:pPr>
        <w:pStyle w:val="Heading3"/>
        <w:keepNext/>
        <w:keepLines/>
        <w:rPr>
          <w:color w:val="0070C0"/>
        </w:rPr>
      </w:pPr>
      <w:bookmarkStart w:id="1356" w:name="_Toc369078968"/>
      <w:commentRangeEnd w:id="1350"/>
      <w:r>
        <w:rPr>
          <w:rStyle w:val="CommentReference"/>
          <w:b w:val="0"/>
        </w:rPr>
        <w:commentReference w:id="1350"/>
      </w:r>
      <w:r w:rsidR="00471561" w:rsidRPr="006E2FA4">
        <w:rPr>
          <w:color w:val="0070C0"/>
        </w:rPr>
        <w:t>Returns Feed</w:t>
      </w:r>
      <w:ins w:id="1357" w:author="Zac" w:date="2015-11-02T08:41:00Z">
        <w:r w:rsidR="009A2BB4">
          <w:rPr>
            <w:color w:val="0070C0"/>
          </w:rPr>
          <w:t xml:space="preserve"> Response</w:t>
        </w:r>
      </w:ins>
    </w:p>
    <w:p w14:paraId="71A2DCE2" w14:textId="1BD1716F" w:rsidR="00471561" w:rsidRDefault="00471561" w:rsidP="006E2FA4">
      <w:pPr>
        <w:keepNext/>
        <w:keepLines/>
      </w:pPr>
      <w:r>
        <w:t>This feed is required to offset the real-time sales via order confirmations sent to our API. This call should use the same header as sales with negative quantity for the returns.</w:t>
      </w:r>
      <w:r w:rsidR="00D85A25">
        <w:t xml:space="preserve"> Specifically, the result is an array where each row contains a [“</w:t>
      </w:r>
      <w:proofErr w:type="spellStart"/>
      <w:r w:rsidR="00D85A25">
        <w:t>OrderID</w:t>
      </w:r>
      <w:proofErr w:type="spellEnd"/>
      <w:r w:rsidR="00D85A25">
        <w:t>”, “</w:t>
      </w:r>
      <w:proofErr w:type="spellStart"/>
      <w:r w:rsidR="00D85A25">
        <w:t>ProductID</w:t>
      </w:r>
      <w:proofErr w:type="spellEnd"/>
      <w:r w:rsidR="00D85A25">
        <w:t>”, “</w:t>
      </w:r>
      <w:proofErr w:type="spellStart"/>
      <w:r w:rsidR="00D85A25">
        <w:t>CustomerID</w:t>
      </w:r>
      <w:proofErr w:type="spellEnd"/>
      <w:r w:rsidR="00D85A25">
        <w:t>”, “Quantity”, and “Date”], and quantity uses a negative value (i.e. -1 if one of the product is returned, -2 if two are returned, and so on). These results are provided for all returns during the date range (or all returns that exist if no date range is provided).</w:t>
      </w:r>
    </w:p>
    <w:p w14:paraId="161C214A" w14:textId="77777777" w:rsidR="001E093D" w:rsidRPr="00927472" w:rsidRDefault="001E093D" w:rsidP="001E093D">
      <w:pPr>
        <w:pStyle w:val="Heading2"/>
        <w:rPr>
          <w:color w:val="0070C0"/>
          <w:rPrChange w:id="1358" w:author="Zac" w:date="2015-11-05T08:18:00Z">
            <w:rPr/>
          </w:rPrChange>
        </w:rPr>
      </w:pPr>
      <w:bookmarkStart w:id="1359" w:name="_Toc435434049"/>
      <w:bookmarkStart w:id="1360" w:name="_Toc435596043"/>
      <w:r w:rsidRPr="00927472">
        <w:rPr>
          <w:color w:val="0070C0"/>
          <w:rPrChange w:id="1361" w:author="Zac" w:date="2015-11-05T08:18:00Z">
            <w:rPr/>
          </w:rPrChange>
        </w:rPr>
        <w:t>Examples</w:t>
      </w:r>
      <w:bookmarkEnd w:id="1356"/>
      <w:bookmarkEnd w:id="1359"/>
      <w:bookmarkEnd w:id="1360"/>
    </w:p>
    <w:p w14:paraId="5035D778" w14:textId="77777777" w:rsidR="001E093D" w:rsidRDefault="001E093D" w:rsidP="001E093D">
      <w:pPr>
        <w:pStyle w:val="Heading3"/>
      </w:pPr>
      <w:r>
        <w:t>Example Feed URL Requests</w:t>
      </w:r>
    </w:p>
    <w:p w14:paraId="3C97EA4A" w14:textId="77777777" w:rsidR="001E093D" w:rsidRPr="00B26C6E" w:rsidRDefault="001E093D" w:rsidP="001E093D">
      <w:pPr>
        <w:spacing w:after="200"/>
      </w:pPr>
      <w:r w:rsidRPr="00B26C6E">
        <w:t>https://www.siteX.com/4TellFeed?DataGroup=Catalog</w:t>
      </w:r>
      <w:r>
        <w:t>&amp;</w:t>
      </w:r>
      <w:r w:rsidRPr="00B26C6E">
        <w:t>ClientAlias=SiteX&amp;ServiceKey=122fb552-3ed6-4c24-ace9-cb41d5639921</w:t>
      </w:r>
    </w:p>
    <w:p w14:paraId="2B03EE9A" w14:textId="77777777" w:rsidR="001E093D" w:rsidRDefault="001E093D" w:rsidP="001E093D">
      <w:pPr>
        <w:spacing w:after="200"/>
      </w:pPr>
      <w:r w:rsidRPr="00B26C6E">
        <w:t>https://www.siteX.com/4TellFeed?</w:t>
      </w:r>
      <w:r>
        <w:t>DataGroup=Sales&amp;</w:t>
      </w:r>
      <w:r w:rsidRPr="00B26C6E">
        <w:t>DateRange=2013-08-01,2012-08-31</w:t>
      </w:r>
      <w:r>
        <w:t>&amp;</w:t>
      </w:r>
      <w:r w:rsidRPr="00B26C6E">
        <w:rPr>
          <w:highlight w:val="yellow"/>
        </w:rPr>
        <w:t xml:space="preserve"> </w:t>
      </w:r>
      <w:r w:rsidRPr="00B26C6E">
        <w:t>ClientAlias=SiteX&amp;ServiceKey=122fb552-3ed6-4c24-ace9-cb41d5639921</w:t>
      </w:r>
    </w:p>
    <w:p w14:paraId="50E55BFE" w14:textId="77777777" w:rsidR="001E093D" w:rsidRDefault="001E093D" w:rsidP="001E093D">
      <w:pPr>
        <w:keepNext/>
        <w:keepLines/>
        <w:spacing w:after="200"/>
      </w:pPr>
      <w:r w:rsidRPr="001852A2">
        <w:t>https://www.siteX.com/4TellFeed?DataGroup=Customers&amp;DateRange=2013-08-01,2012-08-31&amp;ClientAlias=SiteX&amp;ServiceKey=122fb552-3ed6-4c24-ace9-cb41d5639921&amp;</w:t>
      </w:r>
      <w:r>
        <w:t xml:space="preserve"> ExtraFields=Name</w:t>
      </w:r>
      <w:proofErr w:type="gramStart"/>
      <w:r>
        <w:t>,Address,City,State,Country,Phone,Gender,AgeRange,AlternativeIDs</w:t>
      </w:r>
      <w:proofErr w:type="gramEnd"/>
      <w:r>
        <w:t xml:space="preserve">, </w:t>
      </w:r>
      <w:proofErr w:type="spellStart"/>
      <w:r>
        <w:t>DoNotTrack</w:t>
      </w:r>
      <w:proofErr w:type="spellEnd"/>
    </w:p>
    <w:p w14:paraId="0A06F525" w14:textId="77777777" w:rsidR="001E093D" w:rsidRPr="00B26C6E" w:rsidRDefault="001E093D" w:rsidP="001E093D">
      <w:pPr>
        <w:spacing w:after="200"/>
      </w:pPr>
      <w:r>
        <w:t xml:space="preserve">For Basic Authentication, the Client Alias and </w:t>
      </w:r>
      <w:proofErr w:type="spellStart"/>
      <w:r>
        <w:t>ServiceKey</w:t>
      </w:r>
      <w:proofErr w:type="spellEnd"/>
      <w:r>
        <w:t xml:space="preserve"> are sent in the authentication header rather than the URL request.</w:t>
      </w:r>
    </w:p>
    <w:p w14:paraId="47F74610" w14:textId="77777777" w:rsidR="001E093D" w:rsidRDefault="001E093D" w:rsidP="001E093D">
      <w:pPr>
        <w:spacing w:after="200"/>
      </w:pPr>
      <w:r>
        <w:t xml:space="preserve">If you’d rather have a separate URL for each data group instead of using the </w:t>
      </w:r>
      <w:proofErr w:type="spellStart"/>
      <w:r>
        <w:t>DataGroup</w:t>
      </w:r>
      <w:proofErr w:type="spellEnd"/>
      <w:r>
        <w:t xml:space="preserve"> parameter, we can do that. Just let us know.</w:t>
      </w:r>
    </w:p>
    <w:p w14:paraId="7447A16F" w14:textId="77777777" w:rsidR="001E093D" w:rsidRPr="00927472" w:rsidRDefault="001E093D" w:rsidP="001E093D">
      <w:pPr>
        <w:pStyle w:val="Heading3"/>
        <w:keepNext/>
        <w:keepLines/>
        <w:rPr>
          <w:color w:val="0070C0"/>
          <w:rPrChange w:id="1362" w:author="Zac" w:date="2015-11-05T08:19:00Z">
            <w:rPr/>
          </w:rPrChange>
        </w:rPr>
      </w:pPr>
      <w:r w:rsidRPr="00927472">
        <w:rPr>
          <w:color w:val="0070C0"/>
          <w:rPrChange w:id="1363" w:author="Zac" w:date="2015-11-05T08:19:00Z">
            <w:rPr/>
          </w:rPrChange>
        </w:rPr>
        <w:lastRenderedPageBreak/>
        <w:t>Example Data Responses</w:t>
      </w:r>
    </w:p>
    <w:p w14:paraId="7B09266B" w14:textId="77777777" w:rsidR="001E093D" w:rsidRDefault="001E093D" w:rsidP="001E093D">
      <w:pPr>
        <w:keepNext/>
        <w:keepLines/>
        <w:spacing w:after="200"/>
      </w:pPr>
      <w:r>
        <w:t>The returned data is shown below for the two example calls. The</w:t>
      </w:r>
      <w:r w:rsidRPr="002341D0">
        <w:t xml:space="preserve"> data </w:t>
      </w:r>
      <w:r>
        <w:t xml:space="preserve">response is </w:t>
      </w:r>
      <w:r w:rsidRPr="002341D0">
        <w:t>JSON</w:t>
      </w:r>
      <w:r>
        <w:t xml:space="preserve"> format</w:t>
      </w:r>
      <w:r w:rsidRPr="002341D0">
        <w:t xml:space="preserve">. In order to further reduce message size, </w:t>
      </w:r>
      <w:r>
        <w:t xml:space="preserve">please </w:t>
      </w:r>
      <w:r w:rsidRPr="002341D0">
        <w:t xml:space="preserve">use string arrays and include the data header tags as the first </w:t>
      </w:r>
      <w:r>
        <w:t>row</w:t>
      </w:r>
      <w:r w:rsidRPr="002341D0">
        <w:t xml:space="preserve"> rather than repeating the tags with each data </w:t>
      </w:r>
      <w:r>
        <w:t>row</w:t>
      </w:r>
      <w:r w:rsidRPr="002341D0">
        <w:t xml:space="preserve">. Finally, header tags should </w:t>
      </w:r>
      <w:r>
        <w:t>not contain any</w:t>
      </w:r>
      <w:r w:rsidRPr="002341D0">
        <w:t xml:space="preserve"> spaces</w:t>
      </w:r>
      <w:r>
        <w:t>.</w:t>
      </w:r>
    </w:p>
    <w:p w14:paraId="2913C3E5" w14:textId="1F5C6F7F" w:rsidR="001E093D" w:rsidRDefault="001E093D" w:rsidP="001E093D">
      <w:pPr>
        <w:spacing w:after="0"/>
      </w:pPr>
      <w:r>
        <w:t xml:space="preserve">A response with two products in the catalog </w:t>
      </w:r>
      <w:r w:rsidRPr="002341D0">
        <w:t>would look like</w:t>
      </w:r>
      <w:ins w:id="1364" w:author="Neil Lofgren" w:date="2015-11-16T01:49:00Z">
        <w:r w:rsidR="00D7571A">
          <w:t xml:space="preserve"> this</w:t>
        </w:r>
      </w:ins>
      <w:r>
        <w:t xml:space="preserve"> (where Gender </w:t>
      </w:r>
      <w:ins w:id="1365" w:author="Neil Lofgren" w:date="2015-11-16T01:49:00Z">
        <w:r w:rsidR="00D7571A">
          <w:t xml:space="preserve">was requested </w:t>
        </w:r>
        <w:proofErr w:type="gramStart"/>
        <w:r w:rsidR="00D7571A">
          <w:t>a</w:t>
        </w:r>
      </w:ins>
      <w:proofErr w:type="gramEnd"/>
      <w:del w:id="1366" w:author="Neil Lofgren" w:date="2015-11-16T01:49:00Z">
        <w:r w:rsidDel="00D7571A">
          <w:delText>i</w:delText>
        </w:r>
      </w:del>
      <w:r>
        <w:t>s an extra field)</w:t>
      </w:r>
      <w:r w:rsidRPr="002341D0">
        <w:t>:</w:t>
      </w:r>
    </w:p>
    <w:p w14:paraId="764EE6C1" w14:textId="4D0B2A40" w:rsidR="001E093D" w:rsidRPr="0069513B" w:rsidRDefault="001E093D" w:rsidP="001E093D">
      <w:pPr>
        <w:spacing w:after="0"/>
        <w:rPr>
          <w:sz w:val="22"/>
          <w:szCs w:val="22"/>
        </w:rPr>
      </w:pPr>
      <w:r w:rsidRPr="0069513B">
        <w:rPr>
          <w:sz w:val="22"/>
          <w:szCs w:val="22"/>
        </w:rPr>
        <w:t>[[</w:t>
      </w:r>
      <w:r>
        <w:rPr>
          <w:sz w:val="22"/>
          <w:szCs w:val="22"/>
        </w:rPr>
        <w:t>"</w:t>
      </w:r>
      <w:proofErr w:type="spellStart"/>
      <w:r w:rsidRPr="0069513B">
        <w:rPr>
          <w:sz w:val="22"/>
          <w:szCs w:val="22"/>
        </w:rPr>
        <w:t>ProductID</w:t>
      </w:r>
      <w:proofErr w:type="spellEnd"/>
      <w:r w:rsidRPr="0069513B">
        <w:rPr>
          <w:sz w:val="22"/>
          <w:szCs w:val="22"/>
        </w:rPr>
        <w:t>", "Name", "</w:t>
      </w:r>
      <w:proofErr w:type="spellStart"/>
      <w:r w:rsidRPr="0069513B">
        <w:rPr>
          <w:sz w:val="22"/>
          <w:szCs w:val="22"/>
        </w:rPr>
        <w:t>CategoryIDs</w:t>
      </w:r>
      <w:proofErr w:type="spellEnd"/>
      <w:r w:rsidRPr="0069513B">
        <w:rPr>
          <w:sz w:val="22"/>
          <w:szCs w:val="22"/>
        </w:rPr>
        <w:t>", "</w:t>
      </w:r>
      <w:proofErr w:type="spellStart"/>
      <w:r>
        <w:rPr>
          <w:sz w:val="22"/>
          <w:szCs w:val="22"/>
        </w:rPr>
        <w:t>ManufacturerID</w:t>
      </w:r>
      <w:proofErr w:type="spellEnd"/>
      <w:r w:rsidRPr="0069513B">
        <w:rPr>
          <w:sz w:val="22"/>
          <w:szCs w:val="22"/>
        </w:rPr>
        <w:t>", "Price", "</w:t>
      </w:r>
      <w:proofErr w:type="spellStart"/>
      <w:r w:rsidRPr="0069513B">
        <w:rPr>
          <w:sz w:val="22"/>
          <w:szCs w:val="22"/>
        </w:rPr>
        <w:t>SalePrice</w:t>
      </w:r>
      <w:proofErr w:type="spellEnd"/>
      <w:r w:rsidRPr="0069513B">
        <w:rPr>
          <w:sz w:val="22"/>
          <w:szCs w:val="22"/>
        </w:rPr>
        <w:t>", "</w:t>
      </w:r>
      <w:proofErr w:type="spellStart"/>
      <w:r w:rsidRPr="0069513B">
        <w:rPr>
          <w:sz w:val="22"/>
          <w:szCs w:val="22"/>
        </w:rPr>
        <w:t>Li</w:t>
      </w:r>
      <w:r>
        <w:rPr>
          <w:sz w:val="22"/>
          <w:szCs w:val="22"/>
        </w:rPr>
        <w:t>stPrice</w:t>
      </w:r>
      <w:proofErr w:type="spellEnd"/>
      <w:r>
        <w:rPr>
          <w:sz w:val="22"/>
          <w:szCs w:val="22"/>
        </w:rPr>
        <w:t>", "Cost", "Inventory</w:t>
      </w:r>
      <w:r w:rsidRPr="0069513B">
        <w:rPr>
          <w:sz w:val="22"/>
          <w:szCs w:val="22"/>
        </w:rPr>
        <w:t>", "</w:t>
      </w:r>
      <w:r>
        <w:rPr>
          <w:sz w:val="22"/>
          <w:szCs w:val="22"/>
        </w:rPr>
        <w:t>Visible</w:t>
      </w:r>
      <w:r w:rsidRPr="0069513B">
        <w:rPr>
          <w:sz w:val="22"/>
          <w:szCs w:val="22"/>
        </w:rPr>
        <w:t>", "Link", "</w:t>
      </w:r>
      <w:proofErr w:type="spellStart"/>
      <w:r w:rsidRPr="0069513B">
        <w:rPr>
          <w:sz w:val="22"/>
          <w:szCs w:val="22"/>
        </w:rPr>
        <w:t>ImageLink</w:t>
      </w:r>
      <w:proofErr w:type="spellEnd"/>
      <w:r w:rsidRPr="0069513B">
        <w:rPr>
          <w:sz w:val="22"/>
          <w:szCs w:val="22"/>
        </w:rPr>
        <w:t>"</w:t>
      </w:r>
      <w:r w:rsidR="0027549B" w:rsidRPr="0069513B">
        <w:rPr>
          <w:sz w:val="22"/>
          <w:szCs w:val="22"/>
        </w:rPr>
        <w:t>, "Rating</w:t>
      </w:r>
      <w:r w:rsidR="0027549B">
        <w:rPr>
          <w:sz w:val="22"/>
          <w:szCs w:val="22"/>
        </w:rPr>
        <w:t>"</w:t>
      </w:r>
      <w:r w:rsidRPr="0069513B">
        <w:rPr>
          <w:sz w:val="22"/>
          <w:szCs w:val="22"/>
        </w:rPr>
        <w:t>, "</w:t>
      </w:r>
      <w:proofErr w:type="spellStart"/>
      <w:r w:rsidRPr="0069513B">
        <w:rPr>
          <w:sz w:val="22"/>
          <w:szCs w:val="22"/>
        </w:rPr>
        <w:t>StandardCode</w:t>
      </w:r>
      <w:proofErr w:type="spellEnd"/>
      <w:r w:rsidRPr="0069513B">
        <w:rPr>
          <w:sz w:val="22"/>
          <w:szCs w:val="22"/>
        </w:rPr>
        <w:t>"</w:t>
      </w:r>
      <w:r w:rsidR="0027549B">
        <w:rPr>
          <w:sz w:val="22"/>
          <w:szCs w:val="22"/>
        </w:rPr>
        <w:t xml:space="preserve">, </w:t>
      </w:r>
      <w:r w:rsidR="0027549B" w:rsidRPr="0069513B">
        <w:rPr>
          <w:sz w:val="22"/>
          <w:szCs w:val="22"/>
        </w:rPr>
        <w:t>"</w:t>
      </w:r>
      <w:r w:rsidR="0027549B">
        <w:rPr>
          <w:sz w:val="22"/>
          <w:szCs w:val="22"/>
        </w:rPr>
        <w:t>Gender</w:t>
      </w:r>
      <w:r w:rsidR="0027549B" w:rsidRPr="0069513B">
        <w:rPr>
          <w:sz w:val="22"/>
          <w:szCs w:val="22"/>
        </w:rPr>
        <w:t>"</w:t>
      </w:r>
      <w:r w:rsidRPr="0069513B">
        <w:rPr>
          <w:sz w:val="22"/>
          <w:szCs w:val="22"/>
        </w:rPr>
        <w:t xml:space="preserve">], </w:t>
      </w:r>
    </w:p>
    <w:p w14:paraId="4BF76DA7" w14:textId="51E3D2A9" w:rsidR="001E093D" w:rsidRPr="0069513B" w:rsidRDefault="001E093D" w:rsidP="001E093D">
      <w:pPr>
        <w:spacing w:after="0"/>
        <w:rPr>
          <w:sz w:val="22"/>
          <w:szCs w:val="22"/>
        </w:rPr>
      </w:pPr>
      <w:r w:rsidRPr="0069513B">
        <w:rPr>
          <w:sz w:val="22"/>
          <w:szCs w:val="22"/>
        </w:rPr>
        <w:t>[</w:t>
      </w:r>
      <w:r>
        <w:rPr>
          <w:sz w:val="22"/>
          <w:szCs w:val="22"/>
        </w:rPr>
        <w:t>"</w:t>
      </w:r>
      <w:r w:rsidRPr="0069513B">
        <w:rPr>
          <w:sz w:val="22"/>
          <w:szCs w:val="22"/>
        </w:rPr>
        <w:t>A31", "Men's Assault Spring™", "22</w:t>
      </w:r>
      <w:r>
        <w:rPr>
          <w:sz w:val="22"/>
          <w:szCs w:val="22"/>
        </w:rPr>
        <w:t>, 24,33</w:t>
      </w:r>
      <w:r w:rsidRPr="0069513B">
        <w:rPr>
          <w:sz w:val="22"/>
          <w:szCs w:val="22"/>
        </w:rPr>
        <w:t>", "32", "2", "</w:t>
      </w:r>
      <w:r>
        <w:rPr>
          <w:sz w:val="22"/>
          <w:szCs w:val="22"/>
        </w:rPr>
        <w:t>1</w:t>
      </w:r>
      <w:r w:rsidRPr="0069513B">
        <w:rPr>
          <w:sz w:val="22"/>
          <w:szCs w:val="22"/>
        </w:rPr>
        <w:t xml:space="preserve">.8", "2", "1", "1000", </w:t>
      </w:r>
      <w:r>
        <w:rPr>
          <w:sz w:val="22"/>
          <w:szCs w:val="22"/>
        </w:rPr>
        <w:t>"True</w:t>
      </w:r>
      <w:r w:rsidRPr="0069513B">
        <w:rPr>
          <w:sz w:val="22"/>
          <w:szCs w:val="22"/>
        </w:rPr>
        <w:t>", "</w:t>
      </w:r>
      <w:r>
        <w:rPr>
          <w:sz w:val="22"/>
          <w:szCs w:val="22"/>
        </w:rPr>
        <w:t>//siteX.com/</w:t>
      </w:r>
      <w:r w:rsidRPr="0069513B">
        <w:rPr>
          <w:sz w:val="22"/>
          <w:szCs w:val="22"/>
        </w:rPr>
        <w:t>PID?31", "</w:t>
      </w:r>
      <w:r>
        <w:rPr>
          <w:sz w:val="22"/>
          <w:szCs w:val="22"/>
        </w:rPr>
        <w:t>//siteX.com/</w:t>
      </w:r>
      <w:r w:rsidRPr="0069513B">
        <w:rPr>
          <w:sz w:val="22"/>
          <w:szCs w:val="22"/>
        </w:rPr>
        <w:t xml:space="preserve">image/t31", </w:t>
      </w:r>
      <w:r w:rsidR="0027549B" w:rsidRPr="0069513B">
        <w:rPr>
          <w:sz w:val="22"/>
          <w:szCs w:val="22"/>
        </w:rPr>
        <w:t>"2</w:t>
      </w:r>
      <w:r w:rsidR="0027549B">
        <w:rPr>
          <w:sz w:val="22"/>
          <w:szCs w:val="22"/>
        </w:rPr>
        <w:t xml:space="preserve">", </w:t>
      </w:r>
      <w:r w:rsidRPr="0069513B">
        <w:rPr>
          <w:sz w:val="22"/>
          <w:szCs w:val="22"/>
        </w:rPr>
        <w:t xml:space="preserve">"A31-ABC", </w:t>
      </w:r>
      <w:r>
        <w:rPr>
          <w:sz w:val="22"/>
          <w:szCs w:val="22"/>
        </w:rPr>
        <w:t>“Men”</w:t>
      </w:r>
      <w:r w:rsidRPr="0069513B">
        <w:rPr>
          <w:sz w:val="22"/>
          <w:szCs w:val="22"/>
        </w:rPr>
        <w:t xml:space="preserve">], </w:t>
      </w:r>
    </w:p>
    <w:p w14:paraId="6E367D1A" w14:textId="05CAF6CF" w:rsidR="001E093D" w:rsidRDefault="001E093D" w:rsidP="0027549B">
      <w:pPr>
        <w:spacing w:after="200"/>
        <w:rPr>
          <w:sz w:val="22"/>
          <w:szCs w:val="22"/>
        </w:rPr>
      </w:pPr>
      <w:r w:rsidRPr="0069513B">
        <w:rPr>
          <w:sz w:val="22"/>
          <w:szCs w:val="22"/>
        </w:rPr>
        <w:t>[</w:t>
      </w:r>
      <w:r>
        <w:rPr>
          <w:sz w:val="22"/>
          <w:szCs w:val="22"/>
        </w:rPr>
        <w:t>"</w:t>
      </w:r>
      <w:r w:rsidRPr="0069513B">
        <w:rPr>
          <w:sz w:val="22"/>
          <w:szCs w:val="22"/>
        </w:rPr>
        <w:t>A32", "Men's Epic 2 4/3 Full", "22</w:t>
      </w:r>
      <w:r>
        <w:rPr>
          <w:sz w:val="22"/>
          <w:szCs w:val="22"/>
        </w:rPr>
        <w:t>,35,78</w:t>
      </w:r>
      <w:r w:rsidRPr="0069513B">
        <w:rPr>
          <w:sz w:val="22"/>
          <w:szCs w:val="22"/>
        </w:rPr>
        <w:t xml:space="preserve">", </w:t>
      </w:r>
      <w:r>
        <w:rPr>
          <w:sz w:val="22"/>
          <w:szCs w:val="22"/>
        </w:rPr>
        <w:t>"33</w:t>
      </w:r>
      <w:r w:rsidRPr="0069513B">
        <w:rPr>
          <w:sz w:val="22"/>
          <w:szCs w:val="22"/>
        </w:rPr>
        <w:t xml:space="preserve">", "3", </w:t>
      </w:r>
      <w:r>
        <w:rPr>
          <w:sz w:val="22"/>
          <w:szCs w:val="22"/>
        </w:rPr>
        <w:t>"2</w:t>
      </w:r>
      <w:r w:rsidRPr="0069513B">
        <w:rPr>
          <w:sz w:val="22"/>
          <w:szCs w:val="22"/>
        </w:rPr>
        <w:t xml:space="preserve">.6", "3", "1.5", </w:t>
      </w:r>
      <w:r>
        <w:rPr>
          <w:sz w:val="22"/>
          <w:szCs w:val="22"/>
        </w:rPr>
        <w:t>"789</w:t>
      </w:r>
      <w:r w:rsidRPr="0069513B">
        <w:rPr>
          <w:sz w:val="22"/>
          <w:szCs w:val="22"/>
        </w:rPr>
        <w:t xml:space="preserve">", </w:t>
      </w:r>
      <w:r>
        <w:rPr>
          <w:sz w:val="22"/>
          <w:szCs w:val="22"/>
        </w:rPr>
        <w:t>"False</w:t>
      </w:r>
      <w:r w:rsidRPr="0069513B">
        <w:rPr>
          <w:sz w:val="22"/>
          <w:szCs w:val="22"/>
        </w:rPr>
        <w:t>", "</w:t>
      </w:r>
      <w:r>
        <w:rPr>
          <w:sz w:val="22"/>
          <w:szCs w:val="22"/>
        </w:rPr>
        <w:t>//siteX.com/</w:t>
      </w:r>
      <w:r w:rsidRPr="0069513B">
        <w:rPr>
          <w:sz w:val="22"/>
          <w:szCs w:val="22"/>
        </w:rPr>
        <w:t>PID?32", "</w:t>
      </w:r>
      <w:r>
        <w:rPr>
          <w:sz w:val="22"/>
          <w:szCs w:val="22"/>
        </w:rPr>
        <w:t>//siteX.com/</w:t>
      </w:r>
      <w:r w:rsidRPr="0069513B">
        <w:rPr>
          <w:sz w:val="22"/>
          <w:szCs w:val="22"/>
        </w:rPr>
        <w:t xml:space="preserve">image/t32", </w:t>
      </w:r>
      <w:r w:rsidR="0027549B" w:rsidRPr="0069513B">
        <w:rPr>
          <w:sz w:val="22"/>
          <w:szCs w:val="22"/>
        </w:rPr>
        <w:t>"3</w:t>
      </w:r>
      <w:r w:rsidR="0027549B">
        <w:rPr>
          <w:sz w:val="22"/>
          <w:szCs w:val="22"/>
        </w:rPr>
        <w:t xml:space="preserve">", </w:t>
      </w:r>
      <w:r w:rsidRPr="0069513B">
        <w:rPr>
          <w:sz w:val="22"/>
          <w:szCs w:val="22"/>
        </w:rPr>
        <w:t xml:space="preserve">"A32-ABD", </w:t>
      </w:r>
      <w:r>
        <w:rPr>
          <w:sz w:val="22"/>
          <w:szCs w:val="22"/>
        </w:rPr>
        <w:t>“Men”</w:t>
      </w:r>
      <w:r w:rsidRPr="0069513B">
        <w:rPr>
          <w:sz w:val="22"/>
          <w:szCs w:val="22"/>
        </w:rPr>
        <w:t>]]</w:t>
      </w:r>
    </w:p>
    <w:p w14:paraId="3B6A3BB1" w14:textId="32F656BD" w:rsidR="001E093D" w:rsidRPr="002341D0" w:rsidRDefault="001E093D" w:rsidP="001E093D">
      <w:pPr>
        <w:spacing w:after="0"/>
      </w:pPr>
      <w:del w:id="1367" w:author="Neil Lofgren" w:date="2015-11-16T01:48:00Z">
        <w:r w:rsidDel="00D7571A">
          <w:delText>For example, a</w:delText>
        </w:r>
      </w:del>
      <w:ins w:id="1368" w:author="Neil Lofgren" w:date="2015-11-16T01:48:00Z">
        <w:r w:rsidR="00D7571A">
          <w:t>A</w:t>
        </w:r>
      </w:ins>
      <w:r>
        <w:t xml:space="preserve"> response with three</w:t>
      </w:r>
      <w:r w:rsidRPr="002341D0">
        <w:t xml:space="preserve"> sales records would look like:</w:t>
      </w:r>
    </w:p>
    <w:p w14:paraId="7580C8D8" w14:textId="77777777" w:rsidR="001E093D" w:rsidRDefault="001E093D" w:rsidP="001E093D">
      <w:pPr>
        <w:spacing w:after="0"/>
        <w:rPr>
          <w:sz w:val="22"/>
          <w:szCs w:val="22"/>
        </w:rPr>
      </w:pPr>
      <w:r w:rsidRPr="0069513B">
        <w:rPr>
          <w:sz w:val="22"/>
          <w:szCs w:val="22"/>
        </w:rPr>
        <w:t>[[</w:t>
      </w:r>
      <w:r>
        <w:rPr>
          <w:sz w:val="22"/>
          <w:szCs w:val="22"/>
        </w:rPr>
        <w:t>“</w:t>
      </w:r>
      <w:proofErr w:type="spellStart"/>
      <w:r>
        <w:rPr>
          <w:sz w:val="22"/>
          <w:szCs w:val="22"/>
        </w:rPr>
        <w:t>OrderID</w:t>
      </w:r>
      <w:proofErr w:type="spellEnd"/>
      <w:r>
        <w:rPr>
          <w:sz w:val="22"/>
          <w:szCs w:val="22"/>
        </w:rPr>
        <w:t>”,”</w:t>
      </w:r>
      <w:proofErr w:type="spellStart"/>
      <w:r w:rsidRPr="0069513B">
        <w:rPr>
          <w:sz w:val="22"/>
          <w:szCs w:val="22"/>
        </w:rPr>
        <w:t>ProductID</w:t>
      </w:r>
      <w:proofErr w:type="spellEnd"/>
      <w:r>
        <w:rPr>
          <w:sz w:val="22"/>
          <w:szCs w:val="22"/>
        </w:rPr>
        <w:t>”</w:t>
      </w:r>
      <w:r w:rsidRPr="0069513B">
        <w:rPr>
          <w:sz w:val="22"/>
          <w:szCs w:val="22"/>
        </w:rPr>
        <w:t>,</w:t>
      </w:r>
      <w:r>
        <w:rPr>
          <w:sz w:val="22"/>
          <w:szCs w:val="22"/>
        </w:rPr>
        <w:t>”</w:t>
      </w:r>
      <w:proofErr w:type="spellStart"/>
      <w:r w:rsidRPr="0069513B">
        <w:rPr>
          <w:sz w:val="22"/>
          <w:szCs w:val="22"/>
        </w:rPr>
        <w:t>CustomerID</w:t>
      </w:r>
      <w:proofErr w:type="spellEnd"/>
      <w:r>
        <w:rPr>
          <w:sz w:val="22"/>
          <w:szCs w:val="22"/>
        </w:rPr>
        <w:t>”</w:t>
      </w:r>
      <w:r w:rsidRPr="0069513B">
        <w:rPr>
          <w:sz w:val="22"/>
          <w:szCs w:val="22"/>
        </w:rPr>
        <w:t>,</w:t>
      </w:r>
      <w:r>
        <w:rPr>
          <w:sz w:val="22"/>
          <w:szCs w:val="22"/>
        </w:rPr>
        <w:t>”</w:t>
      </w:r>
      <w:proofErr w:type="spellStart"/>
      <w:r w:rsidRPr="0069513B">
        <w:rPr>
          <w:sz w:val="22"/>
          <w:szCs w:val="22"/>
        </w:rPr>
        <w:t>Quantity</w:t>
      </w:r>
      <w:r>
        <w:rPr>
          <w:sz w:val="22"/>
          <w:szCs w:val="22"/>
        </w:rPr>
        <w:t>”</w:t>
      </w:r>
      <w:r w:rsidRPr="0069513B">
        <w:rPr>
          <w:sz w:val="22"/>
          <w:szCs w:val="22"/>
        </w:rPr>
        <w:t>,</w:t>
      </w:r>
      <w:r>
        <w:rPr>
          <w:sz w:val="22"/>
          <w:szCs w:val="22"/>
        </w:rPr>
        <w:t>”</w:t>
      </w:r>
      <w:r w:rsidRPr="0069513B">
        <w:rPr>
          <w:sz w:val="22"/>
          <w:szCs w:val="22"/>
        </w:rPr>
        <w:t>Date</w:t>
      </w:r>
      <w:proofErr w:type="spellEnd"/>
      <w:r>
        <w:rPr>
          <w:sz w:val="22"/>
          <w:szCs w:val="22"/>
        </w:rPr>
        <w:t>”</w:t>
      </w:r>
      <w:r w:rsidRPr="0069513B">
        <w:rPr>
          <w:sz w:val="22"/>
          <w:szCs w:val="22"/>
        </w:rPr>
        <w:t>],</w:t>
      </w:r>
      <w:r w:rsidRPr="0069513B">
        <w:rPr>
          <w:sz w:val="22"/>
          <w:szCs w:val="22"/>
        </w:rPr>
        <w:br/>
        <w:t>[</w:t>
      </w:r>
      <w:r>
        <w:rPr>
          <w:sz w:val="22"/>
          <w:szCs w:val="22"/>
        </w:rPr>
        <w:t>“1”, “hsfPBcasCarm”,”61DE45FC1”,”2”,”2013-08</w:t>
      </w:r>
      <w:r w:rsidRPr="0069513B">
        <w:rPr>
          <w:sz w:val="22"/>
          <w:szCs w:val="22"/>
        </w:rPr>
        <w:t>-01</w:t>
      </w:r>
      <w:r>
        <w:rPr>
          <w:sz w:val="22"/>
          <w:szCs w:val="22"/>
        </w:rPr>
        <w:t>”</w:t>
      </w:r>
      <w:r w:rsidRPr="0069513B">
        <w:rPr>
          <w:sz w:val="22"/>
          <w:szCs w:val="22"/>
        </w:rPr>
        <w:t>],</w:t>
      </w:r>
      <w:r w:rsidRPr="0069513B">
        <w:rPr>
          <w:sz w:val="22"/>
          <w:szCs w:val="22"/>
        </w:rPr>
        <w:br/>
        <w:t>[</w:t>
      </w:r>
      <w:r>
        <w:rPr>
          <w:sz w:val="22"/>
          <w:szCs w:val="22"/>
        </w:rPr>
        <w:t>“1”,”</w:t>
      </w:r>
      <w:r w:rsidRPr="0069513B">
        <w:rPr>
          <w:sz w:val="22"/>
          <w:szCs w:val="22"/>
        </w:rPr>
        <w:t>synSamplePack</w:t>
      </w:r>
      <w:r>
        <w:rPr>
          <w:sz w:val="22"/>
          <w:szCs w:val="22"/>
        </w:rPr>
        <w:t>”</w:t>
      </w:r>
      <w:r w:rsidRPr="0069513B">
        <w:rPr>
          <w:sz w:val="22"/>
          <w:szCs w:val="22"/>
        </w:rPr>
        <w:t>,</w:t>
      </w:r>
      <w:r>
        <w:rPr>
          <w:sz w:val="22"/>
          <w:szCs w:val="22"/>
        </w:rPr>
        <w:t>”</w:t>
      </w:r>
      <w:r w:rsidRPr="0069513B">
        <w:rPr>
          <w:sz w:val="22"/>
          <w:szCs w:val="22"/>
        </w:rPr>
        <w:t>6007DF77</w:t>
      </w:r>
      <w:r>
        <w:rPr>
          <w:sz w:val="22"/>
          <w:szCs w:val="22"/>
        </w:rPr>
        <w:t>”,”1”,”2013-08-01”</w:t>
      </w:r>
      <w:r w:rsidRPr="0069513B">
        <w:rPr>
          <w:sz w:val="22"/>
          <w:szCs w:val="22"/>
        </w:rPr>
        <w:t>]</w:t>
      </w:r>
      <w:r>
        <w:rPr>
          <w:sz w:val="22"/>
          <w:szCs w:val="22"/>
        </w:rPr>
        <w:t>,</w:t>
      </w:r>
    </w:p>
    <w:p w14:paraId="68A5F49C" w14:textId="77777777" w:rsidR="001E093D" w:rsidRDefault="001E093D" w:rsidP="001E093D">
      <w:pPr>
        <w:spacing w:after="200"/>
        <w:rPr>
          <w:sz w:val="22"/>
          <w:szCs w:val="22"/>
        </w:rPr>
      </w:pPr>
      <w:r w:rsidRPr="0069513B">
        <w:rPr>
          <w:sz w:val="22"/>
          <w:szCs w:val="22"/>
        </w:rPr>
        <w:t>[</w:t>
      </w:r>
      <w:r>
        <w:rPr>
          <w:sz w:val="22"/>
          <w:szCs w:val="22"/>
        </w:rPr>
        <w:t>“2”,”</w:t>
      </w:r>
      <w:r w:rsidRPr="0069513B">
        <w:rPr>
          <w:sz w:val="22"/>
          <w:szCs w:val="22"/>
        </w:rPr>
        <w:t>syn</w:t>
      </w:r>
      <w:r>
        <w:rPr>
          <w:sz w:val="22"/>
          <w:szCs w:val="22"/>
        </w:rPr>
        <w:t>BasePad”,”6117DF77”,”1”,”2013-08</w:t>
      </w:r>
      <w:r w:rsidRPr="0069513B">
        <w:rPr>
          <w:sz w:val="22"/>
          <w:szCs w:val="22"/>
        </w:rPr>
        <w:t>-02</w:t>
      </w:r>
      <w:r>
        <w:rPr>
          <w:sz w:val="22"/>
          <w:szCs w:val="22"/>
        </w:rPr>
        <w:t>”</w:t>
      </w:r>
      <w:r w:rsidRPr="0069513B">
        <w:rPr>
          <w:sz w:val="22"/>
          <w:szCs w:val="22"/>
        </w:rPr>
        <w:t>]]</w:t>
      </w:r>
    </w:p>
    <w:p w14:paraId="41A60579" w14:textId="6ABAE178" w:rsidR="001E093D" w:rsidRPr="001E093D" w:rsidRDefault="001E093D" w:rsidP="0027549B">
      <w:pPr>
        <w:keepNext/>
        <w:keepLines/>
        <w:spacing w:after="0"/>
        <w:rPr>
          <w:szCs w:val="24"/>
        </w:rPr>
      </w:pPr>
      <w:r w:rsidRPr="001E093D">
        <w:rPr>
          <w:szCs w:val="24"/>
        </w:rPr>
        <w:t>A</w:t>
      </w:r>
      <w:del w:id="1369" w:author="Neil Lofgren" w:date="2015-11-16T01:48:00Z">
        <w:r w:rsidRPr="001E093D" w:rsidDel="00D7571A">
          <w:rPr>
            <w:szCs w:val="24"/>
          </w:rPr>
          <w:delText>dditionally, a</w:delText>
        </w:r>
      </w:del>
      <w:r w:rsidRPr="001E093D">
        <w:rPr>
          <w:szCs w:val="24"/>
        </w:rPr>
        <w:t xml:space="preserve"> response for three customers would be:</w:t>
      </w:r>
    </w:p>
    <w:p w14:paraId="192CD604" w14:textId="77777777" w:rsidR="001E093D" w:rsidRPr="001E093D" w:rsidRDefault="001E093D" w:rsidP="0027549B">
      <w:pPr>
        <w:keepNext/>
        <w:keepLines/>
        <w:spacing w:after="0"/>
        <w:rPr>
          <w:sz w:val="22"/>
          <w:szCs w:val="22"/>
        </w:rPr>
      </w:pPr>
      <w:r w:rsidRPr="001E093D">
        <w:rPr>
          <w:sz w:val="22"/>
          <w:szCs w:val="22"/>
        </w:rPr>
        <w:t>[[“</w:t>
      </w:r>
      <w:proofErr w:type="spellStart"/>
      <w:r w:rsidRPr="001E093D">
        <w:rPr>
          <w:sz w:val="22"/>
          <w:szCs w:val="22"/>
        </w:rPr>
        <w:t>CustomerID</w:t>
      </w:r>
      <w:proofErr w:type="spellEnd"/>
      <w:r w:rsidRPr="001E093D">
        <w:rPr>
          <w:sz w:val="22"/>
          <w:szCs w:val="22"/>
        </w:rPr>
        <w:t>”, “Email”, “Name”, “Address”, “City”, “State”, “Country”, “Phone”, “Gender”, “</w:t>
      </w:r>
      <w:proofErr w:type="spellStart"/>
      <w:r w:rsidRPr="001E093D">
        <w:rPr>
          <w:sz w:val="22"/>
          <w:szCs w:val="22"/>
        </w:rPr>
        <w:t>AgeRange</w:t>
      </w:r>
      <w:proofErr w:type="spellEnd"/>
      <w:r w:rsidRPr="001E093D">
        <w:rPr>
          <w:sz w:val="22"/>
          <w:szCs w:val="22"/>
        </w:rPr>
        <w:t>”, “</w:t>
      </w:r>
      <w:proofErr w:type="spellStart"/>
      <w:r w:rsidRPr="001E093D">
        <w:rPr>
          <w:sz w:val="22"/>
          <w:szCs w:val="22"/>
        </w:rPr>
        <w:t>AlternativeIDs</w:t>
      </w:r>
      <w:proofErr w:type="spellEnd"/>
      <w:r w:rsidRPr="001E093D">
        <w:rPr>
          <w:sz w:val="22"/>
          <w:szCs w:val="22"/>
        </w:rPr>
        <w:t>”, “</w:t>
      </w:r>
      <w:proofErr w:type="spellStart"/>
      <w:r w:rsidRPr="001E093D">
        <w:rPr>
          <w:sz w:val="22"/>
          <w:szCs w:val="22"/>
        </w:rPr>
        <w:t>DoNotTrack</w:t>
      </w:r>
      <w:proofErr w:type="spellEnd"/>
      <w:r w:rsidRPr="001E093D">
        <w:rPr>
          <w:sz w:val="22"/>
          <w:szCs w:val="22"/>
        </w:rPr>
        <w:t>”],</w:t>
      </w:r>
    </w:p>
    <w:p w14:paraId="681B0FDF" w14:textId="77777777" w:rsidR="001E093D" w:rsidRPr="001E093D" w:rsidRDefault="001E093D" w:rsidP="001E093D">
      <w:pPr>
        <w:spacing w:after="0"/>
        <w:rPr>
          <w:sz w:val="22"/>
          <w:szCs w:val="22"/>
        </w:rPr>
      </w:pPr>
      <w:r w:rsidRPr="001E093D">
        <w:rPr>
          <w:sz w:val="22"/>
          <w:szCs w:val="22"/>
        </w:rPr>
        <w:t xml:space="preserve"> ["12","ken@4-Tell.com","Ken Levy","110 NE Cedar", "Stevenson", "WA", "United States", "509.427.5374","Male","40-50","","0"],</w:t>
      </w:r>
    </w:p>
    <w:p w14:paraId="713CD598" w14:textId="77777777" w:rsidR="001E093D" w:rsidRPr="001E093D" w:rsidRDefault="001E093D" w:rsidP="001E093D">
      <w:pPr>
        <w:spacing w:after="0"/>
        <w:rPr>
          <w:sz w:val="22"/>
          <w:szCs w:val="22"/>
        </w:rPr>
      </w:pPr>
      <w:r w:rsidRPr="001E093D">
        <w:rPr>
          <w:sz w:val="22"/>
          <w:szCs w:val="22"/>
        </w:rPr>
        <w:t>["12","bobw@gmail.com","Bob White ","22 White Street, Suite 250", "Buffalo", "NY", "United States", "716.227.5274","Male","40-50","","0"],</w:t>
      </w:r>
    </w:p>
    <w:p w14:paraId="0ED38510" w14:textId="677089C7" w:rsidR="001E093D" w:rsidRPr="001E093D" w:rsidRDefault="001E093D" w:rsidP="001E093D">
      <w:pPr>
        <w:spacing w:after="200"/>
      </w:pPr>
      <w:r w:rsidRPr="001E093D">
        <w:rPr>
          <w:sz w:val="22"/>
          <w:szCs w:val="22"/>
        </w:rPr>
        <w:t>["15","joseysmith1@yahoo.com","Josey Smith ","1 Main St", "Portland", "OR", "United States", "503-516-1800","Female","20-30","","0"]]</w:t>
      </w:r>
    </w:p>
    <w:p w14:paraId="29E52ADF" w14:textId="59A96A06" w:rsidR="003F636D" w:rsidRPr="002341D0" w:rsidRDefault="00EC20F8" w:rsidP="003F636D">
      <w:r>
        <w:t>The</w:t>
      </w:r>
      <w:r w:rsidR="003F636D" w:rsidRPr="002341D0">
        <w:t xml:space="preserve"> order of the header </w:t>
      </w:r>
      <w:r>
        <w:t>row</w:t>
      </w:r>
      <w:r w:rsidRPr="002341D0">
        <w:t xml:space="preserve"> </w:t>
      </w:r>
      <w:r w:rsidR="003F636D" w:rsidRPr="002341D0">
        <w:t xml:space="preserve">specifies the order of data in each following </w:t>
      </w:r>
      <w:r>
        <w:t>rows</w:t>
      </w:r>
      <w:r w:rsidR="003F636D" w:rsidRPr="002341D0">
        <w:t xml:space="preserve">. All </w:t>
      </w:r>
      <w:r w:rsidR="00653F82">
        <w:t>rows</w:t>
      </w:r>
      <w:r w:rsidR="00653F82" w:rsidRPr="002341D0">
        <w:t xml:space="preserve"> </w:t>
      </w:r>
      <w:r w:rsidR="003F636D" w:rsidRPr="002341D0">
        <w:t xml:space="preserve">must have the same number of elements and match the order of the header </w:t>
      </w:r>
      <w:r w:rsidR="00653F82">
        <w:t>row</w:t>
      </w:r>
      <w:r w:rsidR="003F636D" w:rsidRPr="002341D0">
        <w:t>.</w:t>
      </w:r>
      <w:r w:rsidR="003F636D" w:rsidRPr="00874B39">
        <w:rPr>
          <w:b/>
        </w:rPr>
        <w:t xml:space="preserve"> If a particular </w:t>
      </w:r>
      <w:r w:rsidR="00653F82" w:rsidRPr="00874B39">
        <w:rPr>
          <w:b/>
        </w:rPr>
        <w:t xml:space="preserve">row </w:t>
      </w:r>
      <w:r w:rsidR="003F636D" w:rsidRPr="00874B39">
        <w:rPr>
          <w:b/>
        </w:rPr>
        <w:t>does not have a value for one of the fields, that field should be listed as an empty string.</w:t>
      </w:r>
    </w:p>
    <w:p w14:paraId="7F3EEF8F" w14:textId="77777777" w:rsidR="0000574F" w:rsidRDefault="003F636D" w:rsidP="004B605F">
      <w:r w:rsidRPr="002341D0">
        <w:t>Note that The IDs can be numeric or alpha-numeric. All dates can either be in mm-</w:t>
      </w:r>
      <w:proofErr w:type="spellStart"/>
      <w:r w:rsidRPr="002341D0">
        <w:t>dd</w:t>
      </w:r>
      <w:proofErr w:type="spellEnd"/>
      <w:r w:rsidRPr="002341D0">
        <w:t>-</w:t>
      </w:r>
      <w:proofErr w:type="spellStart"/>
      <w:r w:rsidRPr="002341D0">
        <w:t>yyyy</w:t>
      </w:r>
      <w:proofErr w:type="spellEnd"/>
      <w:r w:rsidRPr="002341D0">
        <w:t xml:space="preserve"> or </w:t>
      </w:r>
      <w:proofErr w:type="spellStart"/>
      <w:r w:rsidRPr="002341D0">
        <w:t>yyyy</w:t>
      </w:r>
      <w:proofErr w:type="spellEnd"/>
      <w:r w:rsidRPr="002341D0">
        <w:t>-mm-</w:t>
      </w:r>
      <w:proofErr w:type="spellStart"/>
      <w:r w:rsidRPr="002341D0">
        <w:t>dd</w:t>
      </w:r>
      <w:proofErr w:type="spellEnd"/>
      <w:r w:rsidRPr="002341D0">
        <w:t xml:space="preserve"> format (using either dashes or forward slashes).</w:t>
      </w:r>
    </w:p>
    <w:p w14:paraId="1BF2E9ED" w14:textId="2204C00D" w:rsidR="0000574F" w:rsidRPr="00CD609A" w:rsidRDefault="0000574F" w:rsidP="00F42E38">
      <w:pPr>
        <w:pStyle w:val="Heading2"/>
        <w:keepNext/>
        <w:rPr>
          <w:color w:val="0070C0"/>
          <w:rPrChange w:id="1370" w:author="Zac" w:date="2015-11-05T01:59:00Z">
            <w:rPr/>
          </w:rPrChange>
        </w:rPr>
      </w:pPr>
      <w:bookmarkStart w:id="1371" w:name="_Toc435434050"/>
      <w:bookmarkStart w:id="1372" w:name="_Toc435596044"/>
      <w:r w:rsidRPr="00CD609A">
        <w:rPr>
          <w:color w:val="0070C0"/>
          <w:rPrChange w:id="1373" w:author="Zac" w:date="2015-11-05T01:59:00Z">
            <w:rPr/>
          </w:rPrChange>
        </w:rPr>
        <w:lastRenderedPageBreak/>
        <w:t>Test</w:t>
      </w:r>
      <w:del w:id="1374" w:author="Zac" w:date="2015-11-06T01:00:00Z">
        <w:r w:rsidRPr="00CD609A" w:rsidDel="00727BA9">
          <w:rPr>
            <w:color w:val="0070C0"/>
            <w:rPrChange w:id="1375" w:author="Zac" w:date="2015-11-05T01:59:00Z">
              <w:rPr/>
            </w:rPrChange>
          </w:rPr>
          <w:delText>ing</w:delText>
        </w:r>
      </w:del>
      <w:ins w:id="1376" w:author="Zac" w:date="2015-11-06T00:56:00Z">
        <w:r w:rsidR="00727BA9">
          <w:rPr>
            <w:color w:val="0070C0"/>
          </w:rPr>
          <w:t xml:space="preserve"> Scenarios</w:t>
        </w:r>
      </w:ins>
      <w:bookmarkEnd w:id="1371"/>
      <w:bookmarkEnd w:id="1372"/>
    </w:p>
    <w:p w14:paraId="2FB59FE7" w14:textId="77777777" w:rsidR="0000574F" w:rsidRDefault="0000574F" w:rsidP="00F42E38">
      <w:pPr>
        <w:keepNext/>
      </w:pPr>
      <w:r>
        <w:t>We test the plugin with the following steps:</w:t>
      </w:r>
    </w:p>
    <w:p w14:paraId="08B168C1" w14:textId="533F583F" w:rsidR="004B605F" w:rsidRDefault="0000574F" w:rsidP="00F42E38">
      <w:pPr>
        <w:pStyle w:val="ListParagraph"/>
        <w:keepNext/>
        <w:numPr>
          <w:ilvl w:val="0"/>
          <w:numId w:val="40"/>
        </w:numPr>
      </w:pPr>
      <w:bookmarkStart w:id="1377" w:name="_Toc329902214"/>
      <w:r>
        <w:t>Compare catalog items in platform’s admin panel to the full feed to the catalog.txt file that is saved on our server.</w:t>
      </w:r>
    </w:p>
    <w:p w14:paraId="5E03C52D" w14:textId="19B91F15" w:rsidR="0000574F" w:rsidRDefault="0000574F" w:rsidP="0000574F">
      <w:pPr>
        <w:pStyle w:val="ListParagraph"/>
        <w:numPr>
          <w:ilvl w:val="0"/>
          <w:numId w:val="40"/>
        </w:numPr>
      </w:pPr>
      <w:r>
        <w:t>Compare sales in the platform’s admin panel to all monthly sales saved on our server.</w:t>
      </w:r>
    </w:p>
    <w:p w14:paraId="1144DC03" w14:textId="25CE014B" w:rsidR="0000574F" w:rsidRDefault="0000574F" w:rsidP="0000574F">
      <w:pPr>
        <w:pStyle w:val="ListParagraph"/>
        <w:numPr>
          <w:ilvl w:val="0"/>
          <w:numId w:val="40"/>
        </w:numPr>
      </w:pPr>
      <w:r>
        <w:t>Compare customers in the platform’s admin panel to feed of all customers to monthly customer files saved on our server.</w:t>
      </w:r>
    </w:p>
    <w:p w14:paraId="0A4E25C7" w14:textId="70249714" w:rsidR="00BB6502" w:rsidRDefault="00BB6502" w:rsidP="00BB6502">
      <w:pPr>
        <w:pStyle w:val="ListParagraph"/>
        <w:numPr>
          <w:ilvl w:val="0"/>
          <w:numId w:val="40"/>
        </w:numPr>
      </w:pPr>
      <w:r>
        <w:t>Compare category names in the platform’s admin panel to feed data to file saved on our server.</w:t>
      </w:r>
    </w:p>
    <w:p w14:paraId="085A346D" w14:textId="382E10A3" w:rsidR="00BB6502" w:rsidRDefault="00BB6502" w:rsidP="00BB6502">
      <w:pPr>
        <w:pStyle w:val="ListParagraph"/>
        <w:numPr>
          <w:ilvl w:val="0"/>
          <w:numId w:val="40"/>
        </w:numPr>
      </w:pPr>
      <w:r>
        <w:t>If manufacturer names are not sent</w:t>
      </w:r>
      <w:ins w:id="1378" w:author="Neil Lofgren" w:date="2015-11-16T01:50:00Z">
        <w:r w:rsidR="00D7571A">
          <w:t xml:space="preserve"> directly</w:t>
        </w:r>
      </w:ins>
      <w:r>
        <w:t xml:space="preserve"> in the catalog, compare manufacturer names in the platform’s admin panel to feed data to file saved on our server.</w:t>
      </w:r>
    </w:p>
    <w:p w14:paraId="2E5901EF" w14:textId="369EEF46" w:rsidR="00BB6502" w:rsidRDefault="00BB6502" w:rsidP="00BB6502">
      <w:pPr>
        <w:pStyle w:val="ListParagraph"/>
        <w:numPr>
          <w:ilvl w:val="0"/>
          <w:numId w:val="40"/>
        </w:numPr>
      </w:pPr>
      <w:r>
        <w:t>Test Version, and verify the results.</w:t>
      </w:r>
    </w:p>
    <w:p w14:paraId="55C29B55" w14:textId="26264B7A" w:rsidR="0000574F" w:rsidRDefault="0000574F" w:rsidP="0000574F">
      <w:pPr>
        <w:pStyle w:val="ListParagraph"/>
        <w:numPr>
          <w:ilvl w:val="0"/>
          <w:numId w:val="40"/>
        </w:numPr>
      </w:pPr>
      <w:r>
        <w:t xml:space="preserve">Test Count and </w:t>
      </w:r>
      <w:proofErr w:type="spellStart"/>
      <w:r>
        <w:t>RowRange</w:t>
      </w:r>
      <w:proofErr w:type="spellEnd"/>
      <w:r>
        <w:t xml:space="preserve"> for (</w:t>
      </w:r>
      <w:proofErr w:type="spellStart"/>
      <w:r>
        <w:t>i</w:t>
      </w:r>
      <w:proofErr w:type="spellEnd"/>
      <w:r>
        <w:t>) catalog, (ii) sales for one month, and (iii) customers for one month.</w:t>
      </w:r>
    </w:p>
    <w:p w14:paraId="262A4404" w14:textId="416C595B" w:rsidR="0000574F" w:rsidRDefault="0000574F" w:rsidP="0000574F">
      <w:pPr>
        <w:pStyle w:val="ListParagraph"/>
        <w:numPr>
          <w:ilvl w:val="0"/>
          <w:numId w:val="40"/>
        </w:numPr>
      </w:pPr>
      <w:r>
        <w:t>Test Inventory by changing two items, pull feed for current month, and see if included.</w:t>
      </w:r>
    </w:p>
    <w:p w14:paraId="7D4D3AA0" w14:textId="77777777" w:rsidR="0094528A" w:rsidRDefault="0094528A">
      <w:pPr>
        <w:spacing w:before="200" w:after="200"/>
        <w:rPr>
          <w:ins w:id="1379" w:author="Zac" w:date="2015-11-16T21:41:00Z"/>
          <w:b/>
          <w:caps/>
          <w:color w:val="39639D" w:themeColor="accent4"/>
          <w:spacing w:val="10"/>
          <w:kern w:val="28"/>
          <w:sz w:val="44"/>
          <w:szCs w:val="52"/>
        </w:rPr>
      </w:pPr>
      <w:ins w:id="1380" w:author="Zac" w:date="2015-11-16T21:41:00Z">
        <w:r>
          <w:br w:type="page"/>
        </w:r>
      </w:ins>
    </w:p>
    <w:p w14:paraId="76C33CB8" w14:textId="25252FFE" w:rsidR="00D83CF7" w:rsidRDefault="00885AA8" w:rsidP="00D83CF7">
      <w:pPr>
        <w:pStyle w:val="Heading1"/>
        <w:rPr>
          <w:ins w:id="1381" w:author="Zac" w:date="2015-11-16T21:20:00Z"/>
        </w:rPr>
      </w:pPr>
      <w:ins w:id="1382" w:author="Zac" w:date="2015-11-17T07:38:00Z">
        <w:r>
          <w:lastRenderedPageBreak/>
          <w:t xml:space="preserve"> </w:t>
        </w:r>
      </w:ins>
      <w:bookmarkStart w:id="1383" w:name="_Toc435596045"/>
      <w:commentRangeStart w:id="1384"/>
      <w:ins w:id="1385" w:author="Zac" w:date="2015-11-16T21:20:00Z">
        <w:r w:rsidR="00D83CF7">
          <w:t xml:space="preserve">Direct API </w:t>
        </w:r>
        <w:commentRangeEnd w:id="1384"/>
        <w:r w:rsidR="00D83CF7">
          <w:rPr>
            <w:rStyle w:val="CommentReference"/>
            <w:b w:val="0"/>
            <w:caps w:val="0"/>
            <w:color w:val="auto"/>
            <w:spacing w:val="0"/>
            <w:kern w:val="0"/>
          </w:rPr>
          <w:commentReference w:id="1384"/>
        </w:r>
        <w:r w:rsidR="00D83CF7">
          <w:t>Implementation Requirements</w:t>
        </w:r>
        <w:bookmarkEnd w:id="1383"/>
      </w:ins>
    </w:p>
    <w:p w14:paraId="3AFD584E" w14:textId="77777777" w:rsidR="00D83CF7" w:rsidRDefault="00D83CF7" w:rsidP="00D83CF7">
      <w:pPr>
        <w:rPr>
          <w:ins w:id="1386" w:author="Zac" w:date="2015-11-16T21:20:00Z"/>
          <w:szCs w:val="24"/>
        </w:rPr>
      </w:pPr>
      <w:ins w:id="1387" w:author="Zac" w:date="2015-11-16T21:20:00Z">
        <w:r>
          <w:rPr>
            <w:szCs w:val="24"/>
          </w:rPr>
          <w:t>When the Extractor is a Direct API Implementation the requirements are narrowed to what must be implemented within the 4-Tell Dash Service to extract data using the ecommerce platform API. Within the Dash Service a set of extractors exists, one for each supported Direct API platform. The current list includes the following and is growing:</w:t>
        </w:r>
      </w:ins>
    </w:p>
    <w:p w14:paraId="24316CBF" w14:textId="77777777" w:rsidR="00D83CF7" w:rsidRPr="00DC1143" w:rsidRDefault="00D83CF7" w:rsidP="00D83CF7">
      <w:pPr>
        <w:numPr>
          <w:ilvl w:val="0"/>
          <w:numId w:val="53"/>
        </w:numPr>
        <w:spacing w:before="100" w:beforeAutospacing="1" w:after="100" w:afterAutospacing="1" w:line="240" w:lineRule="auto"/>
        <w:rPr>
          <w:ins w:id="1388" w:author="Zac" w:date="2015-11-16T21:20:00Z"/>
          <w:rFonts w:ascii="Times New Roman" w:eastAsia="Times New Roman" w:hAnsi="Times New Roman" w:cs="Times New Roman"/>
          <w:szCs w:val="24"/>
        </w:rPr>
      </w:pPr>
      <w:ins w:id="1389" w:author="Zac" w:date="2015-11-16T21:20:00Z">
        <w:r w:rsidRPr="00DC1143">
          <w:rPr>
            <w:rFonts w:ascii="Times New Roman" w:eastAsia="Times New Roman" w:hAnsi="Times New Roman" w:cs="Times New Roman"/>
            <w:szCs w:val="24"/>
          </w:rPr>
          <w:t>3dcart</w:t>
        </w:r>
      </w:ins>
    </w:p>
    <w:p w14:paraId="1725AF02" w14:textId="77777777" w:rsidR="00D83CF7" w:rsidRPr="00DC1143" w:rsidRDefault="00D83CF7" w:rsidP="00D83CF7">
      <w:pPr>
        <w:numPr>
          <w:ilvl w:val="0"/>
          <w:numId w:val="53"/>
        </w:numPr>
        <w:spacing w:before="100" w:beforeAutospacing="1" w:after="100" w:afterAutospacing="1" w:line="240" w:lineRule="auto"/>
        <w:rPr>
          <w:ins w:id="1390" w:author="Zac" w:date="2015-11-16T21:20:00Z"/>
          <w:rFonts w:ascii="Times New Roman" w:eastAsia="Times New Roman" w:hAnsi="Times New Roman" w:cs="Times New Roman"/>
          <w:szCs w:val="24"/>
        </w:rPr>
      </w:pPr>
      <w:proofErr w:type="spellStart"/>
      <w:ins w:id="1391" w:author="Zac" w:date="2015-11-16T21:20:00Z">
        <w:r w:rsidRPr="00DC1143">
          <w:rPr>
            <w:rFonts w:ascii="Times New Roman" w:eastAsia="Times New Roman" w:hAnsi="Times New Roman" w:cs="Times New Roman"/>
            <w:szCs w:val="24"/>
          </w:rPr>
          <w:t>AspDotNetStorefront</w:t>
        </w:r>
        <w:proofErr w:type="spellEnd"/>
      </w:ins>
    </w:p>
    <w:p w14:paraId="1BB7AE7B" w14:textId="77777777" w:rsidR="00D83CF7" w:rsidRPr="00DC1143" w:rsidRDefault="00D83CF7" w:rsidP="00D83CF7">
      <w:pPr>
        <w:numPr>
          <w:ilvl w:val="0"/>
          <w:numId w:val="53"/>
        </w:numPr>
        <w:spacing w:before="100" w:beforeAutospacing="1" w:after="100" w:afterAutospacing="1" w:line="240" w:lineRule="auto"/>
        <w:rPr>
          <w:ins w:id="1392" w:author="Zac" w:date="2015-11-16T21:20:00Z"/>
          <w:rFonts w:ascii="Times New Roman" w:eastAsia="Times New Roman" w:hAnsi="Times New Roman" w:cs="Times New Roman"/>
          <w:szCs w:val="24"/>
        </w:rPr>
      </w:pPr>
      <w:proofErr w:type="spellStart"/>
      <w:ins w:id="1393" w:author="Zac" w:date="2015-11-16T21:20:00Z">
        <w:r w:rsidRPr="00DC1143">
          <w:rPr>
            <w:rFonts w:ascii="Times New Roman" w:eastAsia="Times New Roman" w:hAnsi="Times New Roman" w:cs="Times New Roman"/>
            <w:szCs w:val="24"/>
          </w:rPr>
          <w:t>BigCommerce</w:t>
        </w:r>
        <w:proofErr w:type="spellEnd"/>
      </w:ins>
    </w:p>
    <w:p w14:paraId="70AD547C" w14:textId="77777777" w:rsidR="00D83CF7" w:rsidRPr="00DC1143" w:rsidRDefault="00D83CF7" w:rsidP="00D83CF7">
      <w:pPr>
        <w:numPr>
          <w:ilvl w:val="0"/>
          <w:numId w:val="53"/>
        </w:numPr>
        <w:spacing w:before="100" w:beforeAutospacing="1" w:after="100" w:afterAutospacing="1" w:line="240" w:lineRule="auto"/>
        <w:rPr>
          <w:ins w:id="1394" w:author="Zac" w:date="2015-11-16T21:20:00Z"/>
          <w:rFonts w:ascii="Times New Roman" w:eastAsia="Times New Roman" w:hAnsi="Times New Roman" w:cs="Times New Roman"/>
          <w:szCs w:val="24"/>
        </w:rPr>
      </w:pPr>
      <w:ins w:id="1395" w:author="Zac" w:date="2015-11-16T21:20:00Z">
        <w:r w:rsidRPr="00DC1143">
          <w:rPr>
            <w:rFonts w:ascii="Times New Roman" w:eastAsia="Times New Roman" w:hAnsi="Times New Roman" w:cs="Times New Roman"/>
            <w:szCs w:val="24"/>
          </w:rPr>
          <w:t>CommerceV3</w:t>
        </w:r>
      </w:ins>
    </w:p>
    <w:p w14:paraId="448F14E7" w14:textId="77777777" w:rsidR="00D83CF7" w:rsidRPr="00DC1143" w:rsidRDefault="00D83CF7" w:rsidP="00D83CF7">
      <w:pPr>
        <w:numPr>
          <w:ilvl w:val="0"/>
          <w:numId w:val="53"/>
        </w:numPr>
        <w:spacing w:before="100" w:beforeAutospacing="1" w:after="100" w:afterAutospacing="1" w:line="240" w:lineRule="auto"/>
        <w:rPr>
          <w:ins w:id="1396" w:author="Zac" w:date="2015-11-16T21:20:00Z"/>
          <w:rFonts w:ascii="Times New Roman" w:eastAsia="Times New Roman" w:hAnsi="Times New Roman" w:cs="Times New Roman"/>
          <w:szCs w:val="24"/>
        </w:rPr>
      </w:pPr>
      <w:ins w:id="1397" w:author="Zac" w:date="2015-11-16T21:20:00Z">
        <w:r w:rsidRPr="00DC1143">
          <w:rPr>
            <w:rFonts w:ascii="Times New Roman" w:eastAsia="Times New Roman" w:hAnsi="Times New Roman" w:cs="Times New Roman"/>
            <w:szCs w:val="24"/>
          </w:rPr>
          <w:t xml:space="preserve">Custom site (Do It </w:t>
        </w:r>
        <w:proofErr w:type="spellStart"/>
        <w:r w:rsidRPr="00DC1143">
          <w:rPr>
            <w:rFonts w:ascii="Times New Roman" w:eastAsia="Times New Roman" w:hAnsi="Times New Roman" w:cs="Times New Roman"/>
            <w:szCs w:val="24"/>
          </w:rPr>
          <w:t>YourSelf</w:t>
        </w:r>
        <w:proofErr w:type="spellEnd"/>
        <w:r w:rsidRPr="00DC1143">
          <w:rPr>
            <w:rFonts w:ascii="Times New Roman" w:eastAsia="Times New Roman" w:hAnsi="Times New Roman" w:cs="Times New Roman"/>
            <w:szCs w:val="24"/>
          </w:rPr>
          <w:t>)</w:t>
        </w:r>
      </w:ins>
    </w:p>
    <w:p w14:paraId="4021C57F" w14:textId="77777777" w:rsidR="00D83CF7" w:rsidRPr="00DC1143" w:rsidRDefault="00D83CF7" w:rsidP="00D83CF7">
      <w:pPr>
        <w:numPr>
          <w:ilvl w:val="0"/>
          <w:numId w:val="53"/>
        </w:numPr>
        <w:spacing w:before="100" w:beforeAutospacing="1" w:after="100" w:afterAutospacing="1" w:line="240" w:lineRule="auto"/>
        <w:rPr>
          <w:ins w:id="1398" w:author="Zac" w:date="2015-11-16T21:20:00Z"/>
          <w:rFonts w:ascii="Times New Roman" w:eastAsia="Times New Roman" w:hAnsi="Times New Roman" w:cs="Times New Roman"/>
          <w:szCs w:val="24"/>
        </w:rPr>
      </w:pPr>
      <w:proofErr w:type="spellStart"/>
      <w:ins w:id="1399" w:author="Zac" w:date="2015-11-16T21:20:00Z">
        <w:r w:rsidRPr="00DC1143">
          <w:rPr>
            <w:rFonts w:ascii="Times New Roman" w:eastAsia="Times New Roman" w:hAnsi="Times New Roman" w:cs="Times New Roman"/>
            <w:szCs w:val="24"/>
          </w:rPr>
          <w:t>Magento</w:t>
        </w:r>
        <w:proofErr w:type="spellEnd"/>
      </w:ins>
    </w:p>
    <w:p w14:paraId="6AA28255" w14:textId="77777777" w:rsidR="00D83CF7" w:rsidRPr="00DC1143" w:rsidRDefault="00D83CF7" w:rsidP="00D83CF7">
      <w:pPr>
        <w:numPr>
          <w:ilvl w:val="0"/>
          <w:numId w:val="53"/>
        </w:numPr>
        <w:spacing w:before="100" w:beforeAutospacing="1" w:after="100" w:afterAutospacing="1" w:line="240" w:lineRule="auto"/>
        <w:rPr>
          <w:ins w:id="1400" w:author="Zac" w:date="2015-11-16T21:20:00Z"/>
          <w:rFonts w:ascii="Times New Roman" w:eastAsia="Times New Roman" w:hAnsi="Times New Roman" w:cs="Times New Roman"/>
          <w:szCs w:val="24"/>
        </w:rPr>
      </w:pPr>
      <w:proofErr w:type="spellStart"/>
      <w:ins w:id="1401" w:author="Zac" w:date="2015-11-16T21:20:00Z">
        <w:r w:rsidRPr="00DC1143">
          <w:rPr>
            <w:rFonts w:ascii="Times New Roman" w:eastAsia="Times New Roman" w:hAnsi="Times New Roman" w:cs="Times New Roman"/>
            <w:szCs w:val="24"/>
          </w:rPr>
          <w:t>Miva</w:t>
        </w:r>
        <w:proofErr w:type="spellEnd"/>
        <w:r w:rsidRPr="00DC1143">
          <w:rPr>
            <w:rFonts w:ascii="Times New Roman" w:eastAsia="Times New Roman" w:hAnsi="Times New Roman" w:cs="Times New Roman"/>
            <w:szCs w:val="24"/>
          </w:rPr>
          <w:t xml:space="preserve"> Merchant</w:t>
        </w:r>
      </w:ins>
    </w:p>
    <w:p w14:paraId="776EF7FA" w14:textId="77777777" w:rsidR="00D83CF7" w:rsidRPr="00DC1143" w:rsidRDefault="00D83CF7" w:rsidP="00D83CF7">
      <w:pPr>
        <w:numPr>
          <w:ilvl w:val="0"/>
          <w:numId w:val="53"/>
        </w:numPr>
        <w:spacing w:before="100" w:beforeAutospacing="1" w:after="100" w:afterAutospacing="1" w:line="240" w:lineRule="auto"/>
        <w:rPr>
          <w:ins w:id="1402" w:author="Zac" w:date="2015-11-16T21:20:00Z"/>
          <w:rFonts w:ascii="Times New Roman" w:eastAsia="Times New Roman" w:hAnsi="Times New Roman" w:cs="Times New Roman"/>
          <w:szCs w:val="24"/>
        </w:rPr>
      </w:pPr>
      <w:ins w:id="1403" w:author="Zac" w:date="2015-11-16T21:20:00Z">
        <w:r w:rsidRPr="00DC1143">
          <w:rPr>
            <w:rFonts w:ascii="Times New Roman" w:eastAsia="Times New Roman" w:hAnsi="Times New Roman" w:cs="Times New Roman"/>
            <w:szCs w:val="24"/>
          </w:rPr>
          <w:t>NetSuite</w:t>
        </w:r>
      </w:ins>
    </w:p>
    <w:p w14:paraId="772C30BF" w14:textId="77777777" w:rsidR="00D83CF7" w:rsidRPr="00DC1143" w:rsidRDefault="00D83CF7" w:rsidP="00D83CF7">
      <w:pPr>
        <w:numPr>
          <w:ilvl w:val="0"/>
          <w:numId w:val="53"/>
        </w:numPr>
        <w:spacing w:before="100" w:beforeAutospacing="1" w:after="100" w:afterAutospacing="1" w:line="240" w:lineRule="auto"/>
        <w:rPr>
          <w:ins w:id="1404" w:author="Zac" w:date="2015-11-16T21:20:00Z"/>
          <w:rFonts w:ascii="Times New Roman" w:eastAsia="Times New Roman" w:hAnsi="Times New Roman" w:cs="Times New Roman"/>
          <w:szCs w:val="24"/>
        </w:rPr>
      </w:pPr>
      <w:ins w:id="1405" w:author="Zac" w:date="2015-11-16T21:20:00Z">
        <w:r w:rsidRPr="00DC1143">
          <w:rPr>
            <w:rFonts w:ascii="Times New Roman" w:eastAsia="Times New Roman" w:hAnsi="Times New Roman" w:cs="Times New Roman"/>
            <w:szCs w:val="24"/>
          </w:rPr>
          <w:t>OS Commerce</w:t>
        </w:r>
      </w:ins>
    </w:p>
    <w:p w14:paraId="7557040C" w14:textId="77777777" w:rsidR="00D83CF7" w:rsidRPr="00DC1143" w:rsidRDefault="00D83CF7" w:rsidP="00D83CF7">
      <w:pPr>
        <w:numPr>
          <w:ilvl w:val="0"/>
          <w:numId w:val="53"/>
        </w:numPr>
        <w:spacing w:before="100" w:beforeAutospacing="1" w:after="100" w:afterAutospacing="1" w:line="240" w:lineRule="auto"/>
        <w:rPr>
          <w:ins w:id="1406" w:author="Zac" w:date="2015-11-16T21:20:00Z"/>
          <w:rFonts w:ascii="Times New Roman" w:eastAsia="Times New Roman" w:hAnsi="Times New Roman" w:cs="Times New Roman"/>
          <w:szCs w:val="24"/>
        </w:rPr>
      </w:pPr>
      <w:proofErr w:type="spellStart"/>
      <w:ins w:id="1407" w:author="Zac" w:date="2015-11-16T21:20:00Z">
        <w:r w:rsidRPr="00DC1143">
          <w:rPr>
            <w:rFonts w:ascii="Times New Roman" w:eastAsia="Times New Roman" w:hAnsi="Times New Roman" w:cs="Times New Roman"/>
            <w:szCs w:val="24"/>
          </w:rPr>
          <w:t>Shopify</w:t>
        </w:r>
        <w:proofErr w:type="spellEnd"/>
      </w:ins>
    </w:p>
    <w:p w14:paraId="26433985" w14:textId="77777777" w:rsidR="00D83CF7" w:rsidRPr="00DC1143" w:rsidRDefault="00D83CF7" w:rsidP="00D83CF7">
      <w:pPr>
        <w:numPr>
          <w:ilvl w:val="0"/>
          <w:numId w:val="53"/>
        </w:numPr>
        <w:spacing w:before="100" w:beforeAutospacing="1" w:after="100" w:afterAutospacing="1" w:line="240" w:lineRule="auto"/>
        <w:rPr>
          <w:ins w:id="1408" w:author="Zac" w:date="2015-11-16T21:20:00Z"/>
          <w:rFonts w:ascii="Times New Roman" w:eastAsia="Times New Roman" w:hAnsi="Times New Roman" w:cs="Times New Roman"/>
          <w:szCs w:val="24"/>
        </w:rPr>
      </w:pPr>
      <w:proofErr w:type="spellStart"/>
      <w:ins w:id="1409" w:author="Zac" w:date="2015-11-16T21:20:00Z">
        <w:r w:rsidRPr="00DC1143">
          <w:rPr>
            <w:rFonts w:ascii="Times New Roman" w:eastAsia="Times New Roman" w:hAnsi="Times New Roman" w:cs="Times New Roman"/>
            <w:szCs w:val="24"/>
          </w:rPr>
          <w:t>Volusion</w:t>
        </w:r>
        <w:proofErr w:type="spellEnd"/>
      </w:ins>
    </w:p>
    <w:p w14:paraId="7C027236" w14:textId="77777777" w:rsidR="00D83CF7" w:rsidRPr="00ED0CCB" w:rsidRDefault="00D83CF7" w:rsidP="00D83CF7">
      <w:pPr>
        <w:pStyle w:val="ListParagraph"/>
        <w:numPr>
          <w:ilvl w:val="0"/>
          <w:numId w:val="53"/>
        </w:numPr>
        <w:rPr>
          <w:ins w:id="1410" w:author="Zac" w:date="2015-11-16T21:20:00Z"/>
          <w:szCs w:val="24"/>
        </w:rPr>
      </w:pPr>
      <w:ins w:id="1411" w:author="Zac" w:date="2015-11-16T21:20:00Z">
        <w:r>
          <w:rPr>
            <w:szCs w:val="24"/>
          </w:rPr>
          <w:t>Others</w:t>
        </w:r>
      </w:ins>
    </w:p>
    <w:p w14:paraId="04E48C17" w14:textId="77777777" w:rsidR="00D83CF7" w:rsidRDefault="00D83CF7" w:rsidP="00D83CF7">
      <w:pPr>
        <w:pStyle w:val="Heading2"/>
        <w:rPr>
          <w:ins w:id="1412" w:author="Zac" w:date="2015-11-16T21:20:00Z"/>
          <w:color w:val="0070C0"/>
        </w:rPr>
      </w:pPr>
      <w:bookmarkStart w:id="1413" w:name="_Toc435434034"/>
      <w:bookmarkStart w:id="1414" w:name="_Toc435596046"/>
      <w:ins w:id="1415" w:author="Zac" w:date="2015-11-16T21:20:00Z">
        <w:r>
          <w:rPr>
            <w:color w:val="0070C0"/>
          </w:rPr>
          <w:t>Code Reuse</w:t>
        </w:r>
        <w:bookmarkEnd w:id="1413"/>
        <w:bookmarkEnd w:id="1414"/>
      </w:ins>
    </w:p>
    <w:p w14:paraId="4EDEF53E" w14:textId="77777777" w:rsidR="00D83CF7" w:rsidRDefault="00D83CF7" w:rsidP="00D83CF7">
      <w:pPr>
        <w:rPr>
          <w:ins w:id="1416" w:author="Zac" w:date="2015-11-16T21:20:00Z"/>
        </w:rPr>
      </w:pPr>
      <w:ins w:id="1417" w:author="Zac" w:date="2015-11-16T21:20:00Z">
        <w:r>
          <w:t xml:space="preserve">Much of the functionality of an extractor is independent of the actual API used to pull the data needed by our system. Because of that a good portion of the code behind an extractor can be reused and does not need to be re-implemented by the Developer. This makes things easier when bringing up a new extractor and makes our system of extractors more compact and understandable. </w:t>
        </w:r>
      </w:ins>
    </w:p>
    <w:p w14:paraId="5A732FC7" w14:textId="77777777" w:rsidR="00D83CF7" w:rsidRDefault="00D83CF7" w:rsidP="00D83CF7">
      <w:pPr>
        <w:rPr>
          <w:ins w:id="1418" w:author="Zac" w:date="2015-11-16T21:20:00Z"/>
        </w:rPr>
      </w:pPr>
      <w:ins w:id="1419" w:author="Zac" w:date="2015-11-16T21:20:00Z">
        <w:r>
          <w:t>The areas of functionality that are common to all extractors and do not need to be re-implemented for a new extractor are listed below (</w:t>
        </w:r>
        <w:r w:rsidRPr="00E06551">
          <w:rPr>
            <w:color w:val="00B050"/>
          </w:rPr>
          <w:t xml:space="preserve">the responsibilities of the Software Developer are </w:t>
        </w:r>
        <w:commentRangeStart w:id="1420"/>
        <w:r w:rsidRPr="00E06551">
          <w:rPr>
            <w:color w:val="00B050"/>
          </w:rPr>
          <w:t xml:space="preserve">highlighted in </w:t>
        </w:r>
        <w:r>
          <w:rPr>
            <w:color w:val="00B050"/>
          </w:rPr>
          <w:t>green</w:t>
        </w:r>
        <w:r w:rsidRPr="00E06551">
          <w:rPr>
            <w:color w:val="00B050"/>
          </w:rPr>
          <w:t xml:space="preserve"> </w:t>
        </w:r>
        <w:commentRangeEnd w:id="1420"/>
        <w:r w:rsidRPr="00E06551">
          <w:rPr>
            <w:rStyle w:val="CommentReference"/>
            <w:color w:val="00B050"/>
          </w:rPr>
          <w:commentReference w:id="1420"/>
        </w:r>
        <w:r w:rsidRPr="00E06551">
          <w:rPr>
            <w:color w:val="00B050"/>
          </w:rPr>
          <w:t>in this section</w:t>
        </w:r>
        <w:r>
          <w:t>):</w:t>
        </w:r>
      </w:ins>
    </w:p>
    <w:p w14:paraId="0FFCC07C" w14:textId="77777777" w:rsidR="00D83CF7" w:rsidRDefault="00D83CF7" w:rsidP="00D83CF7">
      <w:pPr>
        <w:pStyle w:val="ListParagraph"/>
        <w:numPr>
          <w:ilvl w:val="0"/>
          <w:numId w:val="61"/>
        </w:numPr>
        <w:ind w:left="360"/>
        <w:rPr>
          <w:ins w:id="1421" w:author="Zac" w:date="2015-11-16T21:20:00Z"/>
        </w:rPr>
      </w:pPr>
      <w:commentRangeStart w:id="1422"/>
      <w:ins w:id="1423" w:author="Zac" w:date="2015-11-16T21:20:00Z">
        <w:r w:rsidRPr="00E06551">
          <w:rPr>
            <w:b/>
          </w:rPr>
          <w:t xml:space="preserve">Site </w:t>
        </w:r>
        <w:r>
          <w:rPr>
            <w:b/>
          </w:rPr>
          <w:t>Rules H</w:t>
        </w:r>
        <w:r w:rsidRPr="00E06551">
          <w:rPr>
            <w:b/>
          </w:rPr>
          <w:t>andling</w:t>
        </w:r>
        <w:commentRangeEnd w:id="1422"/>
        <w:r>
          <w:rPr>
            <w:rStyle w:val="CommentReference"/>
          </w:rPr>
          <w:commentReference w:id="1422"/>
        </w:r>
        <w:r>
          <w:t>. The Site Rules are a big part of our system. They are kept in a file called “SiteRules.xml”, one file for each store. An example is shown here. (</w:t>
        </w:r>
        <w:r w:rsidRPr="00E06551">
          <w:rPr>
            <w:b/>
            <w:i/>
          </w:rPr>
          <w:t>Note that the arrows in this example flag values that are explained in the paragraph immediately following the example</w:t>
        </w:r>
        <w:r>
          <w:t>).</w:t>
        </w:r>
      </w:ins>
    </w:p>
    <w:p w14:paraId="6E710AB1" w14:textId="77777777" w:rsidR="00D83CF7" w:rsidRPr="00DC5FFF" w:rsidRDefault="00D83CF7" w:rsidP="00D83CF7">
      <w:pPr>
        <w:spacing w:after="0" w:line="240" w:lineRule="auto"/>
        <w:rPr>
          <w:ins w:id="1424" w:author="Zac" w:date="2015-11-16T21:20:00Z"/>
          <w:rFonts w:ascii="Times New Roman" w:eastAsia="Times New Roman" w:hAnsi="Times New Roman" w:cs="Times New Roman"/>
          <w:color w:val="0000FF"/>
          <w:szCs w:val="24"/>
          <w:lang w:bidi="ar-SA"/>
        </w:rPr>
      </w:pPr>
      <w:proofErr w:type="gramStart"/>
      <w:ins w:id="1425" w:author="Zac" w:date="2015-11-16T21:20:00Z">
        <w:r w:rsidRPr="00DC5FFF">
          <w:rPr>
            <w:rFonts w:ascii="Times New Roman" w:eastAsia="Times New Roman" w:hAnsi="Times New Roman" w:cs="Times New Roman"/>
            <w:color w:val="0000FF"/>
            <w:szCs w:val="24"/>
            <w:lang w:bidi="ar-SA"/>
          </w:rPr>
          <w:t>&lt;?xml</w:t>
        </w:r>
        <w:proofErr w:type="gramEnd"/>
        <w:r w:rsidRPr="00DC5FFF">
          <w:rPr>
            <w:rFonts w:ascii="Times New Roman" w:eastAsia="Times New Roman" w:hAnsi="Times New Roman" w:cs="Times New Roman"/>
            <w:color w:val="0000FF"/>
            <w:szCs w:val="24"/>
            <w:lang w:bidi="ar-SA"/>
          </w:rPr>
          <w:t xml:space="preserve"> version="1.0" encoding="UTF-8"?&gt;</w:t>
        </w:r>
      </w:ins>
    </w:p>
    <w:p w14:paraId="01B42A9B" w14:textId="77777777" w:rsidR="00D83CF7" w:rsidRDefault="00D83CF7" w:rsidP="00D83CF7">
      <w:pPr>
        <w:spacing w:after="0"/>
        <w:rPr>
          <w:ins w:id="1426" w:author="Zac" w:date="2015-11-16T21:20:00Z"/>
          <w:rFonts w:ascii="Times New Roman" w:eastAsia="Times New Roman" w:hAnsi="Times New Roman" w:cs="Times New Roman"/>
          <w:szCs w:val="24"/>
          <w:lang w:bidi="ar-SA"/>
        </w:rPr>
      </w:pPr>
      <w:ins w:id="1427" w:author="Zac" w:date="2015-11-16T21:20:00Z">
        <w:r w:rsidRPr="00DC5FFF">
          <w:rPr>
            <w:rFonts w:ascii="Times New Roman" w:eastAsia="Times New Roman" w:hAnsi="Times New Roman" w:cs="Times New Roman"/>
            <w:szCs w:val="24"/>
            <w:lang w:bidi="ar-SA"/>
          </w:rPr>
          <w:fldChar w:fldCharType="begin"/>
        </w:r>
        <w:r w:rsidRPr="00DC5FFF">
          <w:rPr>
            <w:rFonts w:ascii="Times New Roman" w:eastAsia="Times New Roman" w:hAnsi="Times New Roman" w:cs="Times New Roman"/>
            <w:szCs w:val="24"/>
            <w:lang w:bidi="ar-SA"/>
          </w:rPr>
          <w:instrText xml:space="preserve"> HYPERLINK "file:///C:\\Users\\Zac\\AppData\\Local\\Temp\\SiteRules.xml" </w:instrText>
        </w:r>
        <w:r w:rsidRPr="00DC5FFF">
          <w:rPr>
            <w:rFonts w:ascii="Times New Roman" w:eastAsia="Times New Roman" w:hAnsi="Times New Roman" w:cs="Times New Roman"/>
            <w:szCs w:val="24"/>
            <w:lang w:bidi="ar-SA"/>
          </w:rPr>
          <w:fldChar w:fldCharType="separate"/>
        </w:r>
        <w:r w:rsidRPr="00DC5FFF">
          <w:rPr>
            <w:rFonts w:ascii="Times New Roman" w:eastAsia="Times New Roman" w:hAnsi="Times New Roman" w:cs="Times New Roman"/>
            <w:color w:val="0000FF"/>
            <w:szCs w:val="24"/>
            <w:u w:val="single"/>
            <w:lang w:bidi="ar-SA"/>
          </w:rPr>
          <w:t>&lt;</w:t>
        </w:r>
        <w:proofErr w:type="spellStart"/>
        <w:proofErr w:type="gramStart"/>
        <w:r w:rsidRPr="00DC5FFF">
          <w:rPr>
            <w:rFonts w:ascii="Times New Roman" w:eastAsia="Times New Roman" w:hAnsi="Times New Roman" w:cs="Times New Roman"/>
            <w:color w:val="990000"/>
            <w:szCs w:val="24"/>
            <w:u w:val="single"/>
            <w:lang w:bidi="ar-SA"/>
          </w:rPr>
          <w:t>siteRules</w:t>
        </w:r>
        <w:proofErr w:type="spellEnd"/>
        <w:proofErr w:type="gramEnd"/>
        <w:r w:rsidRPr="00DC5FFF">
          <w:rPr>
            <w:rFonts w:ascii="Times New Roman" w:eastAsia="Times New Roman" w:hAnsi="Times New Roman" w:cs="Times New Roman"/>
            <w:color w:val="0000FF"/>
            <w:szCs w:val="24"/>
            <w:u w:val="single"/>
            <w:lang w:bidi="ar-SA"/>
          </w:rPr>
          <w:t>&gt;</w:t>
        </w:r>
        <w:r w:rsidRPr="00DC5FFF">
          <w:rPr>
            <w:rFonts w:ascii="Times New Roman" w:eastAsia="Times New Roman" w:hAnsi="Times New Roman" w:cs="Times New Roman"/>
            <w:szCs w:val="24"/>
            <w:lang w:bidi="ar-SA"/>
          </w:rPr>
          <w:fldChar w:fldCharType="end"/>
        </w:r>
      </w:ins>
    </w:p>
    <w:p w14:paraId="77D32AFC" w14:textId="77777777" w:rsidR="00D83CF7" w:rsidRDefault="00D83CF7" w:rsidP="00D83CF7">
      <w:pPr>
        <w:spacing w:after="0"/>
        <w:ind w:left="288"/>
        <w:rPr>
          <w:ins w:id="1428" w:author="Zac" w:date="2015-11-16T21:20:00Z"/>
          <w:rFonts w:ascii="Times New Roman" w:eastAsia="Times New Roman" w:hAnsi="Times New Roman" w:cs="Times New Roman"/>
          <w:color w:val="0000FF"/>
          <w:szCs w:val="24"/>
          <w:lang w:bidi="ar-SA"/>
        </w:rPr>
      </w:pPr>
      <w:ins w:id="1429" w:author="Zac" w:date="2015-11-16T21:20:00Z">
        <w:r w:rsidRPr="00E06551">
          <w:rPr>
            <w:rFonts w:ascii="Times New Roman" w:eastAsia="Times New Roman" w:hAnsi="Times New Roman" w:cs="Times New Roman"/>
            <w:noProof/>
            <w:szCs w:val="24"/>
            <w:lang w:bidi="ar-SA"/>
            <w:rPrChange w:id="1430" w:author="Unknown">
              <w:rPr>
                <w:noProof/>
                <w:lang w:bidi="ar-SA"/>
              </w:rPr>
            </w:rPrChange>
          </w:rPr>
          <mc:AlternateContent>
            <mc:Choice Requires="wps">
              <w:drawing>
                <wp:anchor distT="0" distB="0" distL="114300" distR="114300" simplePos="0" relativeHeight="251709436" behindDoc="0" locked="0" layoutInCell="1" allowOverlap="1" wp14:anchorId="12EA399B" wp14:editId="3EB0A675">
                  <wp:simplePos x="0" y="0"/>
                  <wp:positionH relativeFrom="column">
                    <wp:posOffset>-591297</wp:posOffset>
                  </wp:positionH>
                  <wp:positionV relativeFrom="paragraph">
                    <wp:posOffset>-4183</wp:posOffset>
                  </wp:positionV>
                  <wp:extent cx="580913" cy="268942"/>
                  <wp:effectExtent l="57150" t="38100" r="29210" b="112395"/>
                  <wp:wrapNone/>
                  <wp:docPr id="10" name="Right Arrow 10"/>
                  <wp:cNvGraphicFramePr/>
                  <a:graphic xmlns:a="http://schemas.openxmlformats.org/drawingml/2006/main">
                    <a:graphicData uri="http://schemas.microsoft.com/office/word/2010/wordprocessingShape">
                      <wps:wsp>
                        <wps:cNvSpPr/>
                        <wps:spPr>
                          <a:xfrm>
                            <a:off x="0" y="0"/>
                            <a:ext cx="580913" cy="268942"/>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26" type="#_x0000_t13" style="position:absolute;margin-left:-46.55pt;margin-top:-.35pt;width:45.75pt;height:21.2pt;z-index:2517094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" adj="16600"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DC5FFF">
          <w:rPr>
            <w:rFonts w:ascii="Times New Roman" w:eastAsia="Times New Roman" w:hAnsi="Times New Roman" w:cs="Times New Roman"/>
            <w:szCs w:val="24"/>
            <w:lang w:bidi="ar-SA"/>
          </w:rPr>
          <w:t>&lt;</w:t>
        </w:r>
        <w:proofErr w:type="gramStart"/>
        <w:r w:rsidRPr="00DC5FFF">
          <w:rPr>
            <w:rFonts w:ascii="Times New Roman" w:eastAsia="Times New Roman" w:hAnsi="Times New Roman" w:cs="Times New Roman"/>
            <w:color w:val="990000"/>
            <w:szCs w:val="24"/>
            <w:lang w:bidi="ar-SA"/>
          </w:rPr>
          <w:t>alias</w:t>
        </w:r>
        <w:r w:rsidRPr="00DC5FFF">
          <w:rPr>
            <w:rFonts w:ascii="Times New Roman" w:eastAsia="Times New Roman" w:hAnsi="Times New Roman" w:cs="Times New Roman"/>
            <w:szCs w:val="24"/>
            <w:lang w:bidi="ar-SA"/>
          </w:rPr>
          <w:t>&gt;</w:t>
        </w:r>
        <w:proofErr w:type="spellStart"/>
        <w:proofErr w:type="gramEnd"/>
        <w:r w:rsidRPr="00E06551">
          <w:rPr>
            <w:rFonts w:ascii="Times New Roman" w:eastAsia="Times New Roman" w:hAnsi="Times New Roman" w:cs="Times New Roman"/>
            <w:b/>
            <w:szCs w:val="24"/>
            <w:lang w:bidi="ar-SA"/>
          </w:rPr>
          <w:t>t</w:t>
        </w:r>
        <w:r>
          <w:rPr>
            <w:rFonts w:ascii="Times New Roman" w:eastAsia="Times New Roman" w:hAnsi="Times New Roman" w:cs="Times New Roman"/>
            <w:b/>
            <w:szCs w:val="24"/>
            <w:lang w:bidi="ar-SA"/>
          </w:rPr>
          <w:t>estsite</w:t>
        </w:r>
        <w:proofErr w:type="spellEnd"/>
        <w:r w:rsidRPr="00DC5FFF">
          <w:rPr>
            <w:rFonts w:ascii="Times New Roman" w:eastAsia="Times New Roman" w:hAnsi="Times New Roman" w:cs="Times New Roman"/>
            <w:color w:val="0000FF"/>
            <w:szCs w:val="24"/>
            <w:lang w:bidi="ar-SA"/>
          </w:rPr>
          <w:t>&lt;/</w:t>
        </w:r>
        <w:r w:rsidRPr="00DC5FFF">
          <w:rPr>
            <w:rFonts w:ascii="Times New Roman" w:eastAsia="Times New Roman" w:hAnsi="Times New Roman" w:cs="Times New Roman"/>
            <w:color w:val="990000"/>
            <w:szCs w:val="24"/>
            <w:lang w:bidi="ar-SA"/>
          </w:rPr>
          <w:t>alias</w:t>
        </w:r>
        <w:r w:rsidRPr="00DC5FFF">
          <w:rPr>
            <w:rFonts w:ascii="Times New Roman" w:eastAsia="Times New Roman" w:hAnsi="Times New Roman" w:cs="Times New Roman"/>
            <w:color w:val="0000FF"/>
            <w:szCs w:val="24"/>
            <w:lang w:bidi="ar-SA"/>
          </w:rPr>
          <w:t>&gt;</w:t>
        </w:r>
      </w:ins>
    </w:p>
    <w:p w14:paraId="7B250BF8" w14:textId="77777777" w:rsidR="00D83CF7" w:rsidRDefault="00D83CF7" w:rsidP="00D83CF7">
      <w:pPr>
        <w:spacing w:after="0"/>
        <w:ind w:left="288"/>
        <w:rPr>
          <w:ins w:id="1431" w:author="Zac" w:date="2015-11-16T21:20:00Z"/>
          <w:rFonts w:ascii="Times New Roman" w:eastAsia="Times New Roman" w:hAnsi="Times New Roman" w:cs="Times New Roman"/>
          <w:szCs w:val="24"/>
          <w:lang w:bidi="ar-SA"/>
        </w:rPr>
      </w:pPr>
      <w:ins w:id="1432" w:author="Zac" w:date="2015-11-16T21:20:00Z">
        <w:r w:rsidRPr="00E06551">
          <w:rPr>
            <w:rFonts w:ascii="Times New Roman" w:eastAsia="Times New Roman" w:hAnsi="Times New Roman" w:cs="Times New Roman"/>
            <w:noProof/>
            <w:szCs w:val="24"/>
            <w:lang w:bidi="ar-SA"/>
            <w:rPrChange w:id="1433" w:author="Unknown">
              <w:rPr>
                <w:noProof/>
                <w:lang w:bidi="ar-SA"/>
              </w:rPr>
            </w:rPrChange>
          </w:rPr>
          <mc:AlternateContent>
            <mc:Choice Requires="wps">
              <w:drawing>
                <wp:anchor distT="0" distB="0" distL="114300" distR="114300" simplePos="0" relativeHeight="251710460" behindDoc="0" locked="0" layoutInCell="1" allowOverlap="1" wp14:anchorId="19EEA45B" wp14:editId="73240654">
                  <wp:simplePos x="0" y="0"/>
                  <wp:positionH relativeFrom="column">
                    <wp:posOffset>-589915</wp:posOffset>
                  </wp:positionH>
                  <wp:positionV relativeFrom="paragraph">
                    <wp:posOffset>155575</wp:posOffset>
                  </wp:positionV>
                  <wp:extent cx="580390" cy="268605"/>
                  <wp:effectExtent l="57150" t="38100" r="29210" b="112395"/>
                  <wp:wrapNone/>
                  <wp:docPr id="17" name="Right Arrow 17"/>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7" o:spid="_x0000_s1026" type="#_x0000_t13" style="position:absolute;margin-left:-46.45pt;margin-top:12.25pt;width:45.7pt;height:21.15pt;z-index:2517104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ins>
    </w:p>
    <w:p w14:paraId="5749149D" w14:textId="77777777" w:rsidR="00D83CF7" w:rsidRDefault="00D83CF7" w:rsidP="00D83CF7">
      <w:pPr>
        <w:spacing w:after="0"/>
        <w:ind w:left="288"/>
        <w:rPr>
          <w:ins w:id="1434" w:author="Zac" w:date="2015-11-16T21:20:00Z"/>
          <w:rFonts w:ascii="Times New Roman" w:eastAsia="Times New Roman" w:hAnsi="Times New Roman" w:cs="Times New Roman"/>
          <w:color w:val="0000FF"/>
          <w:szCs w:val="24"/>
          <w:lang w:bidi="ar-SA"/>
        </w:rPr>
      </w:pPr>
      <w:ins w:id="1435"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cartType</w:t>
        </w:r>
        <w:proofErr w:type="spellEnd"/>
        <w:r w:rsidRPr="00DC5FFF">
          <w:rPr>
            <w:rFonts w:ascii="Times New Roman" w:eastAsia="Times New Roman" w:hAnsi="Times New Roman" w:cs="Times New Roman"/>
            <w:szCs w:val="24"/>
            <w:lang w:bidi="ar-SA"/>
          </w:rPr>
          <w:t>&gt;</w:t>
        </w:r>
        <w:proofErr w:type="spellStart"/>
        <w:proofErr w:type="gramEnd"/>
        <w:r w:rsidRPr="001E6990">
          <w:rPr>
            <w:rFonts w:ascii="Times New Roman" w:eastAsia="Times New Roman" w:hAnsi="Times New Roman" w:cs="Times New Roman"/>
            <w:b/>
            <w:szCs w:val="24"/>
            <w:lang w:bidi="ar-SA"/>
          </w:rPr>
          <w:t>BigCommerce</w:t>
        </w:r>
        <w:proofErr w:type="spellEnd"/>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cartType</w:t>
        </w:r>
        <w:proofErr w:type="spellEnd"/>
        <w:r w:rsidRPr="00DC5FFF">
          <w:rPr>
            <w:rFonts w:ascii="Times New Roman" w:eastAsia="Times New Roman" w:hAnsi="Times New Roman" w:cs="Times New Roman"/>
            <w:color w:val="0000FF"/>
            <w:szCs w:val="24"/>
            <w:lang w:bidi="ar-SA"/>
          </w:rPr>
          <w:t>&gt;</w:t>
        </w:r>
      </w:ins>
    </w:p>
    <w:p w14:paraId="29A8BE0D" w14:textId="77777777" w:rsidR="00D83CF7" w:rsidRDefault="00D83CF7" w:rsidP="00D83CF7">
      <w:pPr>
        <w:spacing w:after="0"/>
        <w:ind w:left="288"/>
        <w:rPr>
          <w:ins w:id="1436" w:author="Zac" w:date="2015-11-16T21:20:00Z"/>
          <w:rFonts w:ascii="Times New Roman" w:eastAsia="Times New Roman" w:hAnsi="Times New Roman" w:cs="Times New Roman"/>
          <w:szCs w:val="24"/>
          <w:lang w:bidi="ar-SA"/>
        </w:rPr>
      </w:pPr>
      <w:ins w:id="1437" w:author="Zac" w:date="2015-11-16T21:20:00Z">
        <w:r w:rsidRPr="00E06551">
          <w:rPr>
            <w:rFonts w:ascii="Times New Roman" w:eastAsia="Times New Roman" w:hAnsi="Times New Roman" w:cs="Times New Roman"/>
            <w:noProof/>
            <w:szCs w:val="24"/>
            <w:lang w:bidi="ar-SA"/>
            <w:rPrChange w:id="1438" w:author="Unknown">
              <w:rPr>
                <w:noProof/>
                <w:lang w:bidi="ar-SA"/>
              </w:rPr>
            </w:rPrChange>
          </w:rPr>
          <w:lastRenderedPageBreak/>
          <mc:AlternateContent>
            <mc:Choice Requires="wps">
              <w:drawing>
                <wp:anchor distT="0" distB="0" distL="114300" distR="114300" simplePos="0" relativeHeight="251718652" behindDoc="0" locked="0" layoutInCell="1" allowOverlap="1" wp14:anchorId="4813CB76" wp14:editId="3A714CF4">
                  <wp:simplePos x="0" y="0"/>
                  <wp:positionH relativeFrom="column">
                    <wp:posOffset>-591820</wp:posOffset>
                  </wp:positionH>
                  <wp:positionV relativeFrom="paragraph">
                    <wp:posOffset>133985</wp:posOffset>
                  </wp:positionV>
                  <wp:extent cx="580390" cy="268605"/>
                  <wp:effectExtent l="57150" t="38100" r="29210" b="112395"/>
                  <wp:wrapNone/>
                  <wp:docPr id="29" name="Right Arrow 29"/>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9" o:spid="_x0000_s1026" type="#_x0000_t13" style="position:absolute;margin-left:-46.6pt;margin-top:10.55pt;width:45.7pt;height:21.15pt;z-index:2517186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ins>
    </w:p>
    <w:p w14:paraId="498FCB98" w14:textId="77777777" w:rsidR="00D83CF7" w:rsidRDefault="00D83CF7" w:rsidP="00D83CF7">
      <w:pPr>
        <w:spacing w:after="0"/>
        <w:ind w:left="288"/>
        <w:rPr>
          <w:ins w:id="1439" w:author="Zac" w:date="2015-11-16T21:20:00Z"/>
          <w:rFonts w:ascii="Times New Roman" w:eastAsia="Times New Roman" w:hAnsi="Times New Roman" w:cs="Times New Roman"/>
          <w:szCs w:val="24"/>
          <w:lang w:bidi="ar-SA"/>
        </w:rPr>
      </w:pPr>
      <w:ins w:id="1440" w:author="Zac" w:date="2015-11-16T21:20:00Z">
        <w:r w:rsidRPr="00DC5FFF">
          <w:rPr>
            <w:rFonts w:ascii="Times New Roman" w:eastAsia="Times New Roman" w:hAnsi="Times New Roman" w:cs="Times New Roman"/>
            <w:szCs w:val="24"/>
            <w:lang w:bidi="ar-SA"/>
          </w:rPr>
          <w:t>&lt;</w:t>
        </w:r>
        <w:proofErr w:type="spellStart"/>
        <w:r w:rsidRPr="00DC5FFF">
          <w:rPr>
            <w:rFonts w:ascii="Times New Roman" w:eastAsia="Times New Roman" w:hAnsi="Times New Roman" w:cs="Times New Roman"/>
            <w:color w:val="990000"/>
            <w:szCs w:val="24"/>
            <w:lang w:bidi="ar-SA"/>
          </w:rPr>
          <w:t>updateTimer</w:t>
        </w:r>
        <w:proofErr w:type="spellEnd"/>
        <w:r w:rsidRPr="00DC5FFF">
          <w:rPr>
            <w:rFonts w:ascii="Times New Roman" w:eastAsia="Times New Roman" w:hAnsi="Times New Roman" w:cs="Times New Roman"/>
            <w:szCs w:val="24"/>
            <w:lang w:bidi="ar-SA"/>
          </w:rPr>
          <w:t xml:space="preserve"> </w:t>
        </w:r>
        <w:proofErr w:type="spellStart"/>
        <w:r w:rsidRPr="00DC5FFF">
          <w:rPr>
            <w:rFonts w:ascii="Times New Roman" w:eastAsia="Times New Roman" w:hAnsi="Times New Roman" w:cs="Times New Roman"/>
            <w:color w:val="990000"/>
            <w:szCs w:val="24"/>
            <w:lang w:bidi="ar-SA"/>
          </w:rPr>
          <w:t>hourOfDay</w:t>
        </w:r>
        <w:proofErr w:type="spellEnd"/>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18</w:t>
        </w:r>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rate</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Daily</w:t>
        </w:r>
        <w:r w:rsidRPr="00DC5FFF">
          <w:rPr>
            <w:rFonts w:ascii="Times New Roman" w:eastAsia="Times New Roman" w:hAnsi="Times New Roman" w:cs="Times New Roman"/>
            <w:szCs w:val="24"/>
            <w:lang w:bidi="ar-SA"/>
          </w:rPr>
          <w:t xml:space="preserve">" </w:t>
        </w:r>
        <w:proofErr w:type="spellStart"/>
        <w:r w:rsidRPr="00DC5FFF">
          <w:rPr>
            <w:rFonts w:ascii="Times New Roman" w:eastAsia="Times New Roman" w:hAnsi="Times New Roman" w:cs="Times New Roman"/>
            <w:color w:val="990000"/>
            <w:szCs w:val="24"/>
            <w:lang w:bidi="ar-SA"/>
          </w:rPr>
          <w:t>extractType</w:t>
        </w:r>
        <w:proofErr w:type="spellEnd"/>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Update</w:t>
        </w:r>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enabled</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true</w:t>
        </w:r>
        <w:r w:rsidRPr="00DC5FFF">
          <w:rPr>
            <w:rFonts w:ascii="Times New Roman" w:eastAsia="Times New Roman" w:hAnsi="Times New Roman" w:cs="Times New Roman"/>
            <w:szCs w:val="24"/>
            <w:lang w:bidi="ar-SA"/>
          </w:rPr>
          <w:t>"/&gt;</w:t>
        </w:r>
      </w:ins>
    </w:p>
    <w:p w14:paraId="2C825C03" w14:textId="77777777" w:rsidR="00D83CF7" w:rsidRDefault="00D83CF7" w:rsidP="00D83CF7">
      <w:pPr>
        <w:spacing w:after="0"/>
        <w:ind w:left="288"/>
        <w:rPr>
          <w:ins w:id="1441" w:author="Zac" w:date="2015-11-16T21:20:00Z"/>
          <w:rFonts w:ascii="Times New Roman" w:eastAsia="Times New Roman" w:hAnsi="Times New Roman" w:cs="Times New Roman"/>
          <w:szCs w:val="24"/>
          <w:lang w:bidi="ar-SA"/>
        </w:rPr>
      </w:pPr>
    </w:p>
    <w:p w14:paraId="2010B81B" w14:textId="77777777" w:rsidR="00D83CF7" w:rsidRDefault="00D83CF7" w:rsidP="00D83CF7">
      <w:pPr>
        <w:spacing w:after="0"/>
        <w:ind w:left="288"/>
        <w:rPr>
          <w:ins w:id="1442" w:author="Zac" w:date="2015-11-16T21:20:00Z"/>
          <w:rFonts w:ascii="Times New Roman" w:eastAsia="Times New Roman" w:hAnsi="Times New Roman" w:cs="Times New Roman"/>
          <w:color w:val="0000FF"/>
          <w:szCs w:val="24"/>
          <w:lang w:bidi="ar-SA"/>
        </w:rPr>
      </w:pPr>
      <w:ins w:id="1443" w:author="Zac" w:date="2015-11-16T21:20:00Z">
        <w:r w:rsidRPr="00E06551">
          <w:rPr>
            <w:rFonts w:ascii="Times New Roman" w:eastAsia="Times New Roman" w:hAnsi="Times New Roman" w:cs="Times New Roman"/>
            <w:noProof/>
            <w:szCs w:val="24"/>
            <w:lang w:bidi="ar-SA"/>
            <w:rPrChange w:id="1444" w:author="Unknown">
              <w:rPr>
                <w:noProof/>
                <w:lang w:bidi="ar-SA"/>
              </w:rPr>
            </w:rPrChange>
          </w:rPr>
          <mc:AlternateContent>
            <mc:Choice Requires="wps">
              <w:drawing>
                <wp:anchor distT="0" distB="0" distL="114300" distR="114300" simplePos="0" relativeHeight="251720700" behindDoc="0" locked="0" layoutInCell="1" allowOverlap="1" wp14:anchorId="27A1F360" wp14:editId="0B026F56">
                  <wp:simplePos x="0" y="0"/>
                  <wp:positionH relativeFrom="column">
                    <wp:posOffset>-591820</wp:posOffset>
                  </wp:positionH>
                  <wp:positionV relativeFrom="paragraph">
                    <wp:posOffset>50065</wp:posOffset>
                  </wp:positionV>
                  <wp:extent cx="580390" cy="268605"/>
                  <wp:effectExtent l="57150" t="38100" r="29210" b="112395"/>
                  <wp:wrapNone/>
                  <wp:docPr id="28" name="Right Arrow 28"/>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 o:spid="_x0000_s1026" type="#_x0000_t13" style="position:absolute;margin-left:-46.6pt;margin-top:3.95pt;width:45.7pt;height:21.15pt;z-index:2517207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lastExtractionType</w:t>
        </w:r>
        <w:proofErr w:type="spellEnd"/>
        <w:r w:rsidRPr="00DC5FFF">
          <w:rPr>
            <w:rFonts w:ascii="Times New Roman" w:eastAsia="Times New Roman" w:hAnsi="Times New Roman" w:cs="Times New Roman"/>
            <w:szCs w:val="24"/>
            <w:lang w:bidi="ar-SA"/>
          </w:rPr>
          <w:t>&gt;</w:t>
        </w:r>
        <w:proofErr w:type="gramEnd"/>
        <w:r w:rsidRPr="0006407D">
          <w:rPr>
            <w:rFonts w:ascii="Times New Roman" w:eastAsia="Times New Roman" w:hAnsi="Times New Roman" w:cs="Times New Roman"/>
            <w:b/>
            <w:szCs w:val="24"/>
            <w:lang w:bidi="ar-SA"/>
          </w:rPr>
          <w:t>Sales</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lastExtractionType</w:t>
        </w:r>
        <w:proofErr w:type="spellEnd"/>
        <w:r w:rsidRPr="00DC5FFF">
          <w:rPr>
            <w:rFonts w:ascii="Times New Roman" w:eastAsia="Times New Roman" w:hAnsi="Times New Roman" w:cs="Times New Roman"/>
            <w:color w:val="0000FF"/>
            <w:szCs w:val="24"/>
            <w:lang w:bidi="ar-SA"/>
          </w:rPr>
          <w:t>&gt;</w:t>
        </w:r>
      </w:ins>
    </w:p>
    <w:p w14:paraId="3C73B58E" w14:textId="77777777" w:rsidR="00D83CF7" w:rsidRDefault="00D83CF7" w:rsidP="00D83CF7">
      <w:pPr>
        <w:spacing w:after="0"/>
        <w:ind w:left="288"/>
        <w:rPr>
          <w:ins w:id="1445" w:author="Zac" w:date="2015-11-16T21:20:00Z"/>
          <w:rFonts w:ascii="Times New Roman" w:eastAsia="Times New Roman" w:hAnsi="Times New Roman" w:cs="Times New Roman"/>
          <w:color w:val="0000FF"/>
          <w:szCs w:val="24"/>
          <w:lang w:bidi="ar-SA"/>
        </w:rPr>
      </w:pPr>
      <w:ins w:id="1446" w:author="Zac" w:date="2015-11-16T21:20:00Z">
        <w:r w:rsidRPr="00DC5FFF">
          <w:rPr>
            <w:rFonts w:ascii="Times New Roman" w:eastAsia="Times New Roman" w:hAnsi="Times New Roman" w:cs="Times New Roman"/>
            <w:szCs w:val="24"/>
            <w:lang w:bidi="ar-SA"/>
          </w:rPr>
          <w:t>&lt;</w:t>
        </w:r>
        <w:r w:rsidRPr="00DC5FFF">
          <w:rPr>
            <w:rFonts w:ascii="Times New Roman" w:eastAsia="Times New Roman" w:hAnsi="Times New Roman" w:cs="Times New Roman"/>
            <w:color w:val="990000"/>
            <w:szCs w:val="24"/>
            <w:lang w:bidi="ar-SA"/>
          </w:rPr>
          <w:t>lastExtractionTime</w:t>
        </w:r>
        <w:r>
          <w:rPr>
            <w:rFonts w:ascii="Times New Roman" w:eastAsia="Times New Roman" w:hAnsi="Times New Roman" w:cs="Times New Roman"/>
            <w:szCs w:val="24"/>
            <w:lang w:bidi="ar-SA"/>
          </w:rPr>
          <w:t>&gt;</w:t>
        </w:r>
        <w:r w:rsidRPr="0006407D">
          <w:rPr>
            <w:rFonts w:ascii="Times New Roman" w:eastAsia="Times New Roman" w:hAnsi="Times New Roman" w:cs="Times New Roman"/>
            <w:b/>
            <w:szCs w:val="24"/>
            <w:lang w:bidi="ar-SA"/>
          </w:rPr>
          <w:t>2015/10/29T01:28:49.329706807:00</w:t>
        </w:r>
        <w:r w:rsidRPr="00DC5FFF">
          <w:rPr>
            <w:rFonts w:ascii="Times New Roman" w:eastAsia="Times New Roman" w:hAnsi="Times New Roman" w:cs="Times New Roman"/>
            <w:color w:val="0000FF"/>
            <w:szCs w:val="24"/>
            <w:lang w:bidi="ar-SA"/>
          </w:rPr>
          <w:t>&lt;/</w:t>
        </w:r>
        <w:r w:rsidRPr="00DC5FFF">
          <w:rPr>
            <w:rFonts w:ascii="Times New Roman" w:eastAsia="Times New Roman" w:hAnsi="Times New Roman" w:cs="Times New Roman"/>
            <w:color w:val="990000"/>
            <w:szCs w:val="24"/>
            <w:lang w:bidi="ar-SA"/>
          </w:rPr>
          <w:t>lastExtractionTime</w:t>
        </w:r>
        <w:r w:rsidRPr="00DC5FFF">
          <w:rPr>
            <w:rFonts w:ascii="Times New Roman" w:eastAsia="Times New Roman" w:hAnsi="Times New Roman" w:cs="Times New Roman"/>
            <w:color w:val="0000FF"/>
            <w:szCs w:val="24"/>
            <w:lang w:bidi="ar-SA"/>
          </w:rPr>
          <w:t>&gt;</w:t>
        </w:r>
      </w:ins>
    </w:p>
    <w:p w14:paraId="3E08E8F2" w14:textId="77777777" w:rsidR="00D83CF7" w:rsidRDefault="00D83CF7" w:rsidP="00D83CF7">
      <w:pPr>
        <w:spacing w:after="0"/>
        <w:ind w:left="288"/>
        <w:rPr>
          <w:ins w:id="1447" w:author="Zac" w:date="2015-11-16T21:20:00Z"/>
          <w:rFonts w:ascii="Times New Roman" w:eastAsia="Times New Roman" w:hAnsi="Times New Roman" w:cs="Times New Roman"/>
          <w:szCs w:val="24"/>
          <w:lang w:bidi="ar-SA"/>
        </w:rPr>
      </w:pPr>
    </w:p>
    <w:p w14:paraId="76DD5604" w14:textId="77777777" w:rsidR="00D83CF7" w:rsidRPr="00CE028E" w:rsidRDefault="00D83CF7" w:rsidP="00D83CF7">
      <w:pPr>
        <w:spacing w:after="0" w:line="240" w:lineRule="auto"/>
        <w:ind w:firstLine="288"/>
        <w:rPr>
          <w:ins w:id="1448" w:author="Zac" w:date="2015-11-16T21:20:00Z"/>
          <w:rFonts w:ascii="Times New Roman" w:eastAsia="Times New Roman" w:hAnsi="Times New Roman" w:cs="Times New Roman"/>
          <w:szCs w:val="24"/>
          <w:lang w:bidi="ar-SA"/>
        </w:rPr>
      </w:pPr>
      <w:ins w:id="1449" w:author="Zac" w:date="2015-11-16T21:20:00Z">
        <w:r w:rsidRPr="00E06551">
          <w:rPr>
            <w:rFonts w:ascii="Times New Roman" w:eastAsia="Times New Roman" w:hAnsi="Times New Roman" w:cs="Times New Roman"/>
            <w:noProof/>
            <w:szCs w:val="24"/>
            <w:lang w:bidi="ar-SA"/>
            <w:rPrChange w:id="1450" w:author="Unknown">
              <w:rPr>
                <w:noProof/>
                <w:lang w:bidi="ar-SA"/>
              </w:rPr>
            </w:rPrChange>
          </w:rPr>
          <mc:AlternateContent>
            <mc:Choice Requires="wps">
              <w:drawing>
                <wp:anchor distT="0" distB="0" distL="114300" distR="114300" simplePos="0" relativeHeight="251719676" behindDoc="0" locked="0" layoutInCell="1" allowOverlap="1" wp14:anchorId="7775F853" wp14:editId="03C4904D">
                  <wp:simplePos x="0" y="0"/>
                  <wp:positionH relativeFrom="column">
                    <wp:posOffset>-589915</wp:posOffset>
                  </wp:positionH>
                  <wp:positionV relativeFrom="paragraph">
                    <wp:posOffset>81380</wp:posOffset>
                  </wp:positionV>
                  <wp:extent cx="580390" cy="268605"/>
                  <wp:effectExtent l="57150" t="38100" r="29210" b="112395"/>
                  <wp:wrapNone/>
                  <wp:docPr id="18" name="Right Arrow 18"/>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8" o:spid="_x0000_s1026" type="#_x0000_t13" style="position:absolute;margin-left:-46.45pt;margin-top:6.4pt;width:45.7pt;height:21.15pt;z-index:2517196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CE028E">
          <w:rPr>
            <w:rFonts w:ascii="Times New Roman" w:eastAsia="Times New Roman" w:hAnsi="Times New Roman" w:cs="Times New Roman"/>
            <w:szCs w:val="24"/>
            <w:lang w:bidi="ar-SA"/>
          </w:rPr>
          <w:t>&lt;</w:t>
        </w:r>
        <w:proofErr w:type="spellStart"/>
        <w:proofErr w:type="gramStart"/>
        <w:r w:rsidRPr="00E06551">
          <w:rPr>
            <w:rFonts w:ascii="Times New Roman" w:eastAsia="Times New Roman" w:hAnsi="Times New Roman" w:cs="Times New Roman"/>
            <w:color w:val="C00000"/>
            <w:szCs w:val="24"/>
            <w:lang w:bidi="ar-SA"/>
          </w:rPr>
          <w:t>apiUrl</w:t>
        </w:r>
        <w:proofErr w:type="spellEnd"/>
        <w:proofErr w:type="gramEnd"/>
        <w:r w:rsidRPr="00CE028E">
          <w:rPr>
            <w:rFonts w:ascii="Times New Roman" w:eastAsia="Times New Roman" w:hAnsi="Times New Roman" w:cs="Times New Roman"/>
            <w:szCs w:val="24"/>
            <w:lang w:bidi="ar-SA"/>
          </w:rPr>
          <w:t>&gt;</w:t>
        </w:r>
        <w:r>
          <w:rPr>
            <w:rFonts w:ascii="Times New Roman" w:eastAsia="Times New Roman" w:hAnsi="Times New Roman" w:cs="Times New Roman"/>
            <w:color w:val="0000FF"/>
            <w:szCs w:val="24"/>
            <w:u w:val="single"/>
            <w:lang w:bidi="ar-SA"/>
          </w:rPr>
          <w:fldChar w:fldCharType="begin"/>
        </w:r>
        <w:r>
          <w:rPr>
            <w:rFonts w:ascii="Times New Roman" w:eastAsia="Times New Roman" w:hAnsi="Times New Roman" w:cs="Times New Roman"/>
            <w:color w:val="0000FF"/>
            <w:szCs w:val="24"/>
            <w:u w:val="single"/>
            <w:lang w:bidi="ar-SA"/>
          </w:rPr>
          <w:instrText xml:space="preserve"> HYPERLINK "</w:instrText>
        </w:r>
        <w:r w:rsidRPr="00CE028E">
          <w:rPr>
            <w:rFonts w:ascii="Times New Roman" w:eastAsia="Times New Roman" w:hAnsi="Times New Roman" w:cs="Times New Roman"/>
            <w:color w:val="0000FF"/>
            <w:szCs w:val="24"/>
            <w:u w:val="single"/>
            <w:lang w:bidi="ar-SA"/>
          </w:rPr>
          <w:instrText>https://www.t</w:instrText>
        </w:r>
        <w:r>
          <w:rPr>
            <w:rFonts w:ascii="Times New Roman" w:eastAsia="Times New Roman" w:hAnsi="Times New Roman" w:cs="Times New Roman"/>
            <w:color w:val="0000FF"/>
            <w:szCs w:val="24"/>
            <w:u w:val="single"/>
            <w:lang w:bidi="ar-SA"/>
          </w:rPr>
          <w:instrText>estsite.com</w:instrText>
        </w:r>
        <w:r w:rsidRPr="00CE028E">
          <w:rPr>
            <w:rFonts w:ascii="Times New Roman" w:eastAsia="Times New Roman" w:hAnsi="Times New Roman" w:cs="Times New Roman"/>
            <w:color w:val="0000FF"/>
            <w:szCs w:val="24"/>
            <w:u w:val="single"/>
            <w:lang w:bidi="ar-SA"/>
          </w:rPr>
          <w:instrText>/api/v2/</w:instrText>
        </w:r>
        <w:r>
          <w:rPr>
            <w:rFonts w:ascii="Times New Roman" w:eastAsia="Times New Roman" w:hAnsi="Times New Roman" w:cs="Times New Roman"/>
            <w:color w:val="0000FF"/>
            <w:szCs w:val="24"/>
            <w:u w:val="single"/>
            <w:lang w:bidi="ar-SA"/>
          </w:rPr>
          <w:instrText xml:space="preserve">" </w:instrText>
        </w:r>
        <w:r>
          <w:rPr>
            <w:rFonts w:ascii="Times New Roman" w:eastAsia="Times New Roman" w:hAnsi="Times New Roman" w:cs="Times New Roman"/>
            <w:color w:val="0000FF"/>
            <w:szCs w:val="24"/>
            <w:u w:val="single"/>
            <w:lang w:bidi="ar-SA"/>
          </w:rPr>
          <w:fldChar w:fldCharType="separate"/>
        </w:r>
        <w:r w:rsidRPr="00FF565E">
          <w:rPr>
            <w:rStyle w:val="Hyperlink"/>
            <w:rFonts w:ascii="Times New Roman" w:eastAsia="Times New Roman" w:hAnsi="Times New Roman" w:cs="Times New Roman"/>
            <w:szCs w:val="24"/>
            <w:lang w:bidi="ar-SA"/>
          </w:rPr>
          <w:t>https://www.testsite.com/api/v2/</w:t>
        </w:r>
        <w:r>
          <w:rPr>
            <w:rFonts w:ascii="Times New Roman" w:eastAsia="Times New Roman" w:hAnsi="Times New Roman" w:cs="Times New Roman"/>
            <w:color w:val="0000FF"/>
            <w:szCs w:val="24"/>
            <w:u w:val="single"/>
            <w:lang w:bidi="ar-SA"/>
          </w:rPr>
          <w:fldChar w:fldCharType="end"/>
        </w:r>
        <w:r w:rsidRPr="00CE028E">
          <w:rPr>
            <w:rFonts w:ascii="Times New Roman" w:eastAsia="Times New Roman" w:hAnsi="Times New Roman" w:cs="Times New Roman"/>
            <w:szCs w:val="24"/>
            <w:lang w:bidi="ar-SA"/>
          </w:rPr>
          <w:t>&lt;/</w:t>
        </w:r>
        <w:r w:rsidRPr="00E06551">
          <w:rPr>
            <w:rFonts w:ascii="Times New Roman" w:eastAsia="Times New Roman" w:hAnsi="Times New Roman" w:cs="Times New Roman"/>
            <w:color w:val="C00000"/>
            <w:szCs w:val="24"/>
            <w:lang w:bidi="ar-SA"/>
          </w:rPr>
          <w:t>apiUrl</w:t>
        </w:r>
        <w:r w:rsidRPr="00CE028E">
          <w:rPr>
            <w:rFonts w:ascii="Times New Roman" w:eastAsia="Times New Roman" w:hAnsi="Times New Roman" w:cs="Times New Roman"/>
            <w:szCs w:val="24"/>
            <w:lang w:bidi="ar-SA"/>
          </w:rPr>
          <w:t>&gt;</w:t>
        </w:r>
      </w:ins>
    </w:p>
    <w:p w14:paraId="2439C9F2" w14:textId="77777777" w:rsidR="00D83CF7" w:rsidRDefault="00D83CF7" w:rsidP="00D83CF7">
      <w:pPr>
        <w:spacing w:after="0"/>
        <w:ind w:left="288"/>
        <w:rPr>
          <w:ins w:id="1451" w:author="Zac" w:date="2015-11-16T21:20:00Z"/>
          <w:rFonts w:ascii="Times New Roman" w:eastAsia="Times New Roman" w:hAnsi="Times New Roman" w:cs="Times New Roman"/>
          <w:color w:val="0000FF"/>
          <w:szCs w:val="24"/>
          <w:lang w:bidi="ar-SA"/>
        </w:rPr>
      </w:pPr>
      <w:ins w:id="1452" w:author="Zac" w:date="2015-11-16T21:20:00Z">
        <w:r>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apiUserName</w:t>
        </w:r>
        <w:proofErr w:type="spellEnd"/>
        <w:r>
          <w:rPr>
            <w:rFonts w:ascii="Times New Roman" w:eastAsia="Times New Roman" w:hAnsi="Times New Roman" w:cs="Times New Roman"/>
            <w:szCs w:val="24"/>
            <w:lang w:bidi="ar-SA"/>
          </w:rPr>
          <w:t>&gt;</w:t>
        </w:r>
        <w:proofErr w:type="gramEnd"/>
        <w:r w:rsidRPr="00DD54CB">
          <w:rPr>
            <w:rFonts w:ascii="Times New Roman" w:eastAsia="Times New Roman" w:hAnsi="Times New Roman" w:cs="Times New Roman"/>
            <w:b/>
            <w:szCs w:val="24"/>
            <w:lang w:bidi="ar-SA"/>
          </w:rPr>
          <w:t>4tell</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apiUserName</w:t>
        </w:r>
        <w:proofErr w:type="spellEnd"/>
        <w:r w:rsidRPr="00DC5FFF">
          <w:rPr>
            <w:rFonts w:ascii="Times New Roman" w:eastAsia="Times New Roman" w:hAnsi="Times New Roman" w:cs="Times New Roman"/>
            <w:color w:val="0000FF"/>
            <w:szCs w:val="24"/>
            <w:lang w:bidi="ar-SA"/>
          </w:rPr>
          <w:t>&gt;</w:t>
        </w:r>
      </w:ins>
    </w:p>
    <w:p w14:paraId="5805115E" w14:textId="77777777" w:rsidR="00D83CF7" w:rsidRDefault="00D83CF7" w:rsidP="00D83CF7">
      <w:pPr>
        <w:spacing w:after="0"/>
        <w:ind w:left="288"/>
        <w:rPr>
          <w:ins w:id="1453" w:author="Zac" w:date="2015-11-16T21:20:00Z"/>
          <w:rFonts w:ascii="Times New Roman" w:eastAsia="Times New Roman" w:hAnsi="Times New Roman" w:cs="Times New Roman"/>
          <w:color w:val="0000FF"/>
          <w:szCs w:val="24"/>
          <w:lang w:bidi="ar-SA"/>
        </w:rPr>
      </w:pPr>
      <w:ins w:id="1454"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apiKey</w:t>
        </w:r>
        <w:proofErr w:type="spellEnd"/>
        <w:r w:rsidRPr="00DC5FFF">
          <w:rPr>
            <w:rFonts w:ascii="Times New Roman" w:eastAsia="Times New Roman" w:hAnsi="Times New Roman" w:cs="Times New Roman"/>
            <w:szCs w:val="24"/>
            <w:lang w:bidi="ar-SA"/>
          </w:rPr>
          <w:t>&gt;</w:t>
        </w:r>
        <w:proofErr w:type="gramEnd"/>
        <w:r w:rsidRPr="002F324C">
          <w:rPr>
            <w:rFonts w:ascii="Times New Roman" w:eastAsia="Times New Roman" w:hAnsi="Times New Roman" w:cs="Times New Roman"/>
            <w:b/>
            <w:szCs w:val="24"/>
            <w:lang w:bidi="ar-SA"/>
          </w:rPr>
          <w:t>e0daafe159b9c20d2ab4244af00b5</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apiKey</w:t>
        </w:r>
        <w:proofErr w:type="spellEnd"/>
        <w:r w:rsidRPr="00DC5FFF">
          <w:rPr>
            <w:rFonts w:ascii="Times New Roman" w:eastAsia="Times New Roman" w:hAnsi="Times New Roman" w:cs="Times New Roman"/>
            <w:color w:val="0000FF"/>
            <w:szCs w:val="24"/>
            <w:lang w:bidi="ar-SA"/>
          </w:rPr>
          <w:t>&gt;</w:t>
        </w:r>
      </w:ins>
    </w:p>
    <w:p w14:paraId="557835CA" w14:textId="77777777" w:rsidR="00D83CF7" w:rsidRDefault="00D83CF7" w:rsidP="00D83CF7">
      <w:pPr>
        <w:spacing w:after="0"/>
        <w:ind w:left="288"/>
        <w:rPr>
          <w:ins w:id="1455" w:author="Zac" w:date="2015-11-16T21:20:00Z"/>
          <w:rFonts w:ascii="Times New Roman" w:eastAsia="Times New Roman" w:hAnsi="Times New Roman" w:cs="Times New Roman"/>
          <w:szCs w:val="24"/>
          <w:lang w:bidi="ar-SA"/>
        </w:rPr>
      </w:pPr>
    </w:p>
    <w:p w14:paraId="7FB45CC6" w14:textId="77777777" w:rsidR="00D83CF7" w:rsidRDefault="00D83CF7" w:rsidP="00D83CF7">
      <w:pPr>
        <w:spacing w:after="0"/>
        <w:ind w:left="288"/>
        <w:rPr>
          <w:ins w:id="1456" w:author="Zac" w:date="2015-11-16T21:20:00Z"/>
          <w:rFonts w:ascii="Times New Roman" w:eastAsia="Times New Roman" w:hAnsi="Times New Roman" w:cs="Times New Roman"/>
          <w:szCs w:val="24"/>
          <w:lang w:bidi="ar-SA"/>
        </w:rPr>
      </w:pPr>
      <w:ins w:id="1457" w:author="Zac" w:date="2015-11-16T21:20:00Z">
        <w:r w:rsidRPr="00E06551">
          <w:rPr>
            <w:rFonts w:ascii="Times New Roman" w:eastAsia="Times New Roman" w:hAnsi="Times New Roman" w:cs="Times New Roman"/>
            <w:noProof/>
            <w:szCs w:val="24"/>
            <w:lang w:bidi="ar-SA"/>
            <w:rPrChange w:id="1458" w:author="Unknown">
              <w:rPr>
                <w:noProof/>
                <w:lang w:bidi="ar-SA"/>
              </w:rPr>
            </w:rPrChange>
          </w:rPr>
          <mc:AlternateContent>
            <mc:Choice Requires="wps">
              <w:drawing>
                <wp:anchor distT="0" distB="0" distL="114300" distR="114300" simplePos="0" relativeHeight="251721724" behindDoc="0" locked="0" layoutInCell="1" allowOverlap="1" wp14:anchorId="26E08F19" wp14:editId="0FDE839B">
                  <wp:simplePos x="0" y="0"/>
                  <wp:positionH relativeFrom="column">
                    <wp:posOffset>-591820</wp:posOffset>
                  </wp:positionH>
                  <wp:positionV relativeFrom="paragraph">
                    <wp:posOffset>187960</wp:posOffset>
                  </wp:positionV>
                  <wp:extent cx="580390" cy="268605"/>
                  <wp:effectExtent l="57150" t="38100" r="29210" b="112395"/>
                  <wp:wrapNone/>
                  <wp:docPr id="30" name="Right Arrow 30"/>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0" o:spid="_x0000_s1026" type="#_x0000_t13" style="position:absolute;margin-left:-46.6pt;margin-top:14.8pt;width:45.7pt;height:21.15pt;z-index:2517217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DC5FFF">
          <w:rPr>
            <w:rFonts w:ascii="Times New Roman" w:eastAsia="Times New Roman" w:hAnsi="Times New Roman" w:cs="Times New Roman"/>
            <w:szCs w:val="24"/>
            <w:lang w:bidi="ar-SA"/>
          </w:rPr>
          <w:fldChar w:fldCharType="begin"/>
        </w:r>
        <w:r w:rsidRPr="00DC5FFF">
          <w:rPr>
            <w:rFonts w:ascii="Times New Roman" w:eastAsia="Times New Roman" w:hAnsi="Times New Roman" w:cs="Times New Roman"/>
            <w:szCs w:val="24"/>
            <w:lang w:bidi="ar-SA"/>
          </w:rPr>
          <w:instrText xml:space="preserve"> HYPERLINK "file:///C:\\Users\\Zac\\AppData\\Local\\Temp\\SiteRules.xml" </w:instrText>
        </w:r>
        <w:r w:rsidRPr="00DC5FFF">
          <w:rPr>
            <w:rFonts w:ascii="Times New Roman" w:eastAsia="Times New Roman" w:hAnsi="Times New Roman" w:cs="Times New Roman"/>
            <w:szCs w:val="24"/>
            <w:lang w:bidi="ar-SA"/>
          </w:rPr>
          <w:fldChar w:fldCharType="separate"/>
        </w:r>
        <w:r w:rsidRPr="00DC5FFF">
          <w:rPr>
            <w:rFonts w:ascii="Times New Roman" w:eastAsia="Times New Roman" w:hAnsi="Times New Roman" w:cs="Times New Roman"/>
            <w:color w:val="0000FF"/>
            <w:szCs w:val="24"/>
            <w:u w:val="single"/>
            <w:lang w:bidi="ar-SA"/>
          </w:rPr>
          <w:t>&lt;</w:t>
        </w:r>
        <w:proofErr w:type="spellStart"/>
        <w:proofErr w:type="gramStart"/>
        <w:r w:rsidRPr="00DC5FFF">
          <w:rPr>
            <w:rFonts w:ascii="Times New Roman" w:eastAsia="Times New Roman" w:hAnsi="Times New Roman" w:cs="Times New Roman"/>
            <w:color w:val="990000"/>
            <w:szCs w:val="24"/>
            <w:u w:val="single"/>
            <w:lang w:bidi="ar-SA"/>
          </w:rPr>
          <w:t>extractorCredentials</w:t>
        </w:r>
        <w:proofErr w:type="spellEnd"/>
        <w:proofErr w:type="gramEnd"/>
        <w:r w:rsidRPr="00DC5FFF">
          <w:rPr>
            <w:rFonts w:ascii="Times New Roman" w:eastAsia="Times New Roman" w:hAnsi="Times New Roman" w:cs="Times New Roman"/>
            <w:color w:val="0000FF"/>
            <w:szCs w:val="24"/>
            <w:u w:val="single"/>
            <w:lang w:bidi="ar-SA"/>
          </w:rPr>
          <w:t>&gt;</w:t>
        </w:r>
        <w:r w:rsidRPr="00DC5FFF">
          <w:rPr>
            <w:rFonts w:ascii="Times New Roman" w:eastAsia="Times New Roman" w:hAnsi="Times New Roman" w:cs="Times New Roman"/>
            <w:szCs w:val="24"/>
            <w:lang w:bidi="ar-SA"/>
          </w:rPr>
          <w:fldChar w:fldCharType="end"/>
        </w:r>
      </w:ins>
    </w:p>
    <w:p w14:paraId="45580254" w14:textId="77777777" w:rsidR="00D83CF7" w:rsidRDefault="00D83CF7" w:rsidP="00D83CF7">
      <w:pPr>
        <w:spacing w:after="0"/>
        <w:ind w:firstLine="720"/>
        <w:rPr>
          <w:ins w:id="1459" w:author="Zac" w:date="2015-11-16T21:20:00Z"/>
          <w:rFonts w:ascii="Times New Roman" w:eastAsia="Times New Roman" w:hAnsi="Times New Roman" w:cs="Times New Roman"/>
          <w:color w:val="0000FF"/>
          <w:szCs w:val="24"/>
          <w:lang w:bidi="ar-SA"/>
        </w:rPr>
      </w:pPr>
      <w:ins w:id="1460" w:author="Zac" w:date="2015-11-16T21:20:00Z">
        <w:r w:rsidRPr="00DC5FFF">
          <w:rPr>
            <w:rFonts w:ascii="Times New Roman" w:eastAsia="Times New Roman" w:hAnsi="Times New Roman" w:cs="Times New Roman"/>
            <w:szCs w:val="24"/>
            <w:lang w:bidi="ar-SA"/>
          </w:rPr>
          <w:t>&lt;</w:t>
        </w:r>
        <w:proofErr w:type="gramStart"/>
        <w:r w:rsidRPr="00DC5FFF">
          <w:rPr>
            <w:rFonts w:ascii="Times New Roman" w:eastAsia="Times New Roman" w:hAnsi="Times New Roman" w:cs="Times New Roman"/>
            <w:color w:val="990000"/>
            <w:szCs w:val="24"/>
            <w:lang w:bidi="ar-SA"/>
          </w:rPr>
          <w:t>type</w:t>
        </w:r>
        <w:r w:rsidRPr="00DC5FFF">
          <w:rPr>
            <w:rFonts w:ascii="Times New Roman" w:eastAsia="Times New Roman" w:hAnsi="Times New Roman" w:cs="Times New Roman"/>
            <w:szCs w:val="24"/>
            <w:lang w:bidi="ar-SA"/>
          </w:rPr>
          <w:t>&gt;</w:t>
        </w:r>
        <w:proofErr w:type="spellStart"/>
        <w:proofErr w:type="gramEnd"/>
        <w:r w:rsidRPr="00E06551">
          <w:rPr>
            <w:rFonts w:ascii="Times New Roman" w:eastAsia="Times New Roman" w:hAnsi="Times New Roman" w:cs="Times New Roman"/>
            <w:b/>
            <w:szCs w:val="24"/>
            <w:lang w:bidi="ar-SA"/>
          </w:rPr>
          <w:t>BasicAuth</w:t>
        </w:r>
        <w:proofErr w:type="spellEnd"/>
        <w:r w:rsidRPr="00DC5FFF">
          <w:rPr>
            <w:rFonts w:ascii="Times New Roman" w:eastAsia="Times New Roman" w:hAnsi="Times New Roman" w:cs="Times New Roman"/>
            <w:color w:val="0000FF"/>
            <w:szCs w:val="24"/>
            <w:lang w:bidi="ar-SA"/>
          </w:rPr>
          <w:t>&lt;/</w:t>
        </w:r>
        <w:r w:rsidRPr="00DC5FFF">
          <w:rPr>
            <w:rFonts w:ascii="Times New Roman" w:eastAsia="Times New Roman" w:hAnsi="Times New Roman" w:cs="Times New Roman"/>
            <w:color w:val="990000"/>
            <w:szCs w:val="24"/>
            <w:lang w:bidi="ar-SA"/>
          </w:rPr>
          <w:t>type</w:t>
        </w:r>
        <w:r w:rsidRPr="00DC5FFF">
          <w:rPr>
            <w:rFonts w:ascii="Times New Roman" w:eastAsia="Times New Roman" w:hAnsi="Times New Roman" w:cs="Times New Roman"/>
            <w:color w:val="0000FF"/>
            <w:szCs w:val="24"/>
            <w:lang w:bidi="ar-SA"/>
          </w:rPr>
          <w:t>&gt;</w:t>
        </w:r>
      </w:ins>
    </w:p>
    <w:p w14:paraId="5C5E27A8" w14:textId="77777777" w:rsidR="00D83CF7" w:rsidRDefault="00D83CF7" w:rsidP="00D83CF7">
      <w:pPr>
        <w:spacing w:after="0"/>
        <w:ind w:firstLine="720"/>
        <w:rPr>
          <w:ins w:id="1461" w:author="Zac" w:date="2015-11-16T21:20:00Z"/>
          <w:rFonts w:ascii="Times New Roman" w:eastAsia="Times New Roman" w:hAnsi="Times New Roman" w:cs="Times New Roman"/>
          <w:color w:val="0000FF"/>
          <w:szCs w:val="24"/>
          <w:lang w:bidi="ar-SA"/>
        </w:rPr>
      </w:pPr>
      <w:ins w:id="1462" w:author="Zac" w:date="2015-11-16T21:20:00Z">
        <w:r w:rsidRPr="00E06551">
          <w:rPr>
            <w:rFonts w:ascii="Times New Roman" w:eastAsia="Times New Roman" w:hAnsi="Times New Roman" w:cs="Times New Roman"/>
            <w:noProof/>
            <w:szCs w:val="24"/>
            <w:lang w:bidi="ar-SA"/>
            <w:rPrChange w:id="1463" w:author="Unknown">
              <w:rPr>
                <w:noProof/>
                <w:lang w:bidi="ar-SA"/>
              </w:rPr>
            </w:rPrChange>
          </w:rPr>
          <mc:AlternateContent>
            <mc:Choice Requires="wps">
              <w:drawing>
                <wp:anchor distT="0" distB="0" distL="114300" distR="114300" simplePos="0" relativeHeight="251711484" behindDoc="0" locked="0" layoutInCell="1" allowOverlap="1" wp14:anchorId="666B9CC2" wp14:editId="4969BB4F">
                  <wp:simplePos x="0" y="0"/>
                  <wp:positionH relativeFrom="column">
                    <wp:posOffset>-589915</wp:posOffset>
                  </wp:positionH>
                  <wp:positionV relativeFrom="paragraph">
                    <wp:posOffset>75565</wp:posOffset>
                  </wp:positionV>
                  <wp:extent cx="580390" cy="268605"/>
                  <wp:effectExtent l="57150" t="38100" r="29210" b="112395"/>
                  <wp:wrapNone/>
                  <wp:docPr id="19" name="Right Arrow 19"/>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9" o:spid="_x0000_s1026" type="#_x0000_t13" style="position:absolute;margin-left:-46.45pt;margin-top:5.95pt;width:45.7pt;height:21.15pt;z-index:2517114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userName</w:t>
        </w:r>
        <w:proofErr w:type="spellEnd"/>
        <w:r>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4Tell</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userName</w:t>
        </w:r>
        <w:proofErr w:type="spellEnd"/>
        <w:r w:rsidRPr="00DC5FFF">
          <w:rPr>
            <w:rFonts w:ascii="Times New Roman" w:eastAsia="Times New Roman" w:hAnsi="Times New Roman" w:cs="Times New Roman"/>
            <w:color w:val="0000FF"/>
            <w:szCs w:val="24"/>
            <w:lang w:bidi="ar-SA"/>
          </w:rPr>
          <w:t>&gt;</w:t>
        </w:r>
      </w:ins>
    </w:p>
    <w:p w14:paraId="23243B63" w14:textId="77777777" w:rsidR="00D83CF7" w:rsidRDefault="00D83CF7" w:rsidP="00D83CF7">
      <w:pPr>
        <w:spacing w:after="0"/>
        <w:ind w:firstLine="720"/>
        <w:rPr>
          <w:ins w:id="1464" w:author="Zac" w:date="2015-11-16T21:20:00Z"/>
          <w:rFonts w:ascii="Times New Roman" w:eastAsia="Times New Roman" w:hAnsi="Times New Roman" w:cs="Times New Roman"/>
          <w:color w:val="0000FF"/>
          <w:szCs w:val="24"/>
          <w:lang w:bidi="ar-SA"/>
        </w:rPr>
      </w:pPr>
      <w:ins w:id="1465" w:author="Zac" w:date="2015-11-16T21:20:00Z">
        <w:r w:rsidRPr="00E06551">
          <w:rPr>
            <w:rFonts w:ascii="Times New Roman" w:eastAsia="Times New Roman" w:hAnsi="Times New Roman" w:cs="Times New Roman"/>
            <w:noProof/>
            <w:szCs w:val="24"/>
            <w:lang w:bidi="ar-SA"/>
            <w:rPrChange w:id="1466" w:author="Unknown">
              <w:rPr>
                <w:noProof/>
                <w:lang w:bidi="ar-SA"/>
              </w:rPr>
            </w:rPrChange>
          </w:rPr>
          <mc:AlternateContent>
            <mc:Choice Requires="wps">
              <w:drawing>
                <wp:anchor distT="0" distB="0" distL="114300" distR="114300" simplePos="0" relativeHeight="251722748" behindDoc="0" locked="0" layoutInCell="1" allowOverlap="1" wp14:anchorId="784390B3" wp14:editId="53131C69">
                  <wp:simplePos x="0" y="0"/>
                  <wp:positionH relativeFrom="column">
                    <wp:posOffset>-590550</wp:posOffset>
                  </wp:positionH>
                  <wp:positionV relativeFrom="paragraph">
                    <wp:posOffset>147955</wp:posOffset>
                  </wp:positionV>
                  <wp:extent cx="580390" cy="268605"/>
                  <wp:effectExtent l="57150" t="38100" r="29210" b="112395"/>
                  <wp:wrapNone/>
                  <wp:docPr id="31" name="Right Arrow 31"/>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31" o:spid="_x0000_s1026" type="#_x0000_t13" style="position:absolute;margin-left:-46.5pt;margin-top:11.65pt;width:45.7pt;height:21.15pt;z-index:2517227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DC5FFF">
          <w:rPr>
            <w:rFonts w:ascii="Times New Roman" w:eastAsia="Times New Roman" w:hAnsi="Times New Roman" w:cs="Times New Roman"/>
            <w:szCs w:val="24"/>
            <w:lang w:bidi="ar-SA"/>
          </w:rPr>
          <w:t>&lt;</w:t>
        </w:r>
        <w:proofErr w:type="gramStart"/>
        <w:r w:rsidRPr="00DC5FFF">
          <w:rPr>
            <w:rFonts w:ascii="Times New Roman" w:eastAsia="Times New Roman" w:hAnsi="Times New Roman" w:cs="Times New Roman"/>
            <w:color w:val="990000"/>
            <w:szCs w:val="24"/>
            <w:lang w:bidi="ar-SA"/>
          </w:rPr>
          <w:t>password</w:t>
        </w:r>
        <w:r w:rsidRPr="00DC5FFF">
          <w:rPr>
            <w:rFonts w:ascii="Times New Roman" w:eastAsia="Times New Roman" w:hAnsi="Times New Roman" w:cs="Times New Roman"/>
            <w:szCs w:val="24"/>
            <w:lang w:bidi="ar-SA"/>
          </w:rPr>
          <w:t>&gt;</w:t>
        </w:r>
        <w:proofErr w:type="gramEnd"/>
        <w:r>
          <w:rPr>
            <w:rFonts w:ascii="Times New Roman" w:eastAsia="Times New Roman" w:hAnsi="Times New Roman" w:cs="Times New Roman"/>
            <w:b/>
            <w:szCs w:val="24"/>
            <w:lang w:bidi="ar-SA"/>
          </w:rPr>
          <w:t>e</w:t>
        </w:r>
        <w:r w:rsidRPr="00E06551">
          <w:rPr>
            <w:rFonts w:ascii="Times New Roman" w:eastAsia="Times New Roman" w:hAnsi="Times New Roman" w:cs="Times New Roman"/>
            <w:b/>
            <w:szCs w:val="24"/>
            <w:lang w:bidi="ar-SA"/>
          </w:rPr>
          <w:t>0daafe159b9c20d2ab4244af00b5</w:t>
        </w:r>
        <w:r w:rsidRPr="00DC5FFF">
          <w:rPr>
            <w:rFonts w:ascii="Times New Roman" w:eastAsia="Times New Roman" w:hAnsi="Times New Roman" w:cs="Times New Roman"/>
            <w:color w:val="0000FF"/>
            <w:szCs w:val="24"/>
            <w:lang w:bidi="ar-SA"/>
          </w:rPr>
          <w:t>&lt;/</w:t>
        </w:r>
        <w:r w:rsidRPr="00DC5FFF">
          <w:rPr>
            <w:rFonts w:ascii="Times New Roman" w:eastAsia="Times New Roman" w:hAnsi="Times New Roman" w:cs="Times New Roman"/>
            <w:color w:val="990000"/>
            <w:szCs w:val="24"/>
            <w:lang w:bidi="ar-SA"/>
          </w:rPr>
          <w:t>password</w:t>
        </w:r>
        <w:r w:rsidRPr="00DC5FFF">
          <w:rPr>
            <w:rFonts w:ascii="Times New Roman" w:eastAsia="Times New Roman" w:hAnsi="Times New Roman" w:cs="Times New Roman"/>
            <w:color w:val="0000FF"/>
            <w:szCs w:val="24"/>
            <w:lang w:bidi="ar-SA"/>
          </w:rPr>
          <w:t>&gt;</w:t>
        </w:r>
      </w:ins>
    </w:p>
    <w:p w14:paraId="40071942" w14:textId="77777777" w:rsidR="00D83CF7" w:rsidRDefault="00D83CF7" w:rsidP="00D83CF7">
      <w:pPr>
        <w:spacing w:after="0"/>
        <w:ind w:firstLine="720"/>
        <w:rPr>
          <w:ins w:id="1467" w:author="Zac" w:date="2015-11-16T21:20:00Z"/>
          <w:rFonts w:ascii="Times New Roman" w:eastAsia="Times New Roman" w:hAnsi="Times New Roman" w:cs="Times New Roman"/>
          <w:color w:val="0000FF"/>
          <w:szCs w:val="24"/>
          <w:lang w:bidi="ar-SA"/>
        </w:rPr>
      </w:pPr>
      <w:ins w:id="1468"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requireSsl</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true</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requireSsl</w:t>
        </w:r>
        <w:proofErr w:type="spellEnd"/>
        <w:r w:rsidRPr="00DC5FFF">
          <w:rPr>
            <w:rFonts w:ascii="Times New Roman" w:eastAsia="Times New Roman" w:hAnsi="Times New Roman" w:cs="Times New Roman"/>
            <w:color w:val="0000FF"/>
            <w:szCs w:val="24"/>
            <w:lang w:bidi="ar-SA"/>
          </w:rPr>
          <w:t>&gt;</w:t>
        </w:r>
      </w:ins>
    </w:p>
    <w:p w14:paraId="6B60E013" w14:textId="77777777" w:rsidR="00D83CF7" w:rsidRDefault="00D83CF7" w:rsidP="00D83CF7">
      <w:pPr>
        <w:spacing w:after="0"/>
        <w:ind w:left="288"/>
        <w:rPr>
          <w:ins w:id="1469" w:author="Zac" w:date="2015-11-16T21:20:00Z"/>
          <w:rFonts w:ascii="Times New Roman" w:eastAsia="Times New Roman" w:hAnsi="Times New Roman" w:cs="Times New Roman"/>
          <w:color w:val="0000FF"/>
          <w:szCs w:val="24"/>
          <w:lang w:bidi="ar-SA"/>
        </w:rPr>
      </w:pPr>
      <w:ins w:id="1470" w:author="Zac" w:date="2015-11-16T21:20:00Z">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extractorCredentials</w:t>
        </w:r>
        <w:proofErr w:type="spellEnd"/>
        <w:r w:rsidRPr="00DC5FFF">
          <w:rPr>
            <w:rFonts w:ascii="Times New Roman" w:eastAsia="Times New Roman" w:hAnsi="Times New Roman" w:cs="Times New Roman"/>
            <w:color w:val="0000FF"/>
            <w:szCs w:val="24"/>
            <w:lang w:bidi="ar-SA"/>
          </w:rPr>
          <w:t>&gt;</w:t>
        </w:r>
      </w:ins>
    </w:p>
    <w:p w14:paraId="7E8136B4" w14:textId="77777777" w:rsidR="00D83CF7" w:rsidRDefault="00D83CF7" w:rsidP="00D83CF7">
      <w:pPr>
        <w:spacing w:after="0" w:line="240" w:lineRule="auto"/>
        <w:rPr>
          <w:ins w:id="1471" w:author="Zac" w:date="2015-11-16T21:20:00Z"/>
          <w:rFonts w:ascii="Times New Roman" w:eastAsia="Times New Roman" w:hAnsi="Times New Roman" w:cs="Times New Roman"/>
          <w:szCs w:val="24"/>
          <w:lang w:bidi="ar-SA"/>
        </w:rPr>
      </w:pPr>
      <w:ins w:id="1472" w:author="Zac" w:date="2015-11-16T21:20:00Z">
        <w:r>
          <w:rPr>
            <w:rFonts w:ascii="Times New Roman" w:eastAsia="Times New Roman" w:hAnsi="Times New Roman" w:cs="Times New Roman"/>
            <w:szCs w:val="24"/>
            <w:lang w:bidi="ar-SA"/>
          </w:rPr>
          <w:t xml:space="preserve">    </w:t>
        </w:r>
      </w:ins>
    </w:p>
    <w:p w14:paraId="3E1C96B2" w14:textId="77777777" w:rsidR="00D83CF7" w:rsidRDefault="00D83CF7" w:rsidP="00D83CF7">
      <w:pPr>
        <w:spacing w:after="0" w:line="240" w:lineRule="auto"/>
        <w:rPr>
          <w:ins w:id="1473" w:author="Zac" w:date="2015-11-16T21:20:00Z"/>
          <w:rFonts w:ascii="Times New Roman" w:eastAsia="Times New Roman" w:hAnsi="Times New Roman" w:cs="Times New Roman"/>
          <w:szCs w:val="24"/>
          <w:lang w:bidi="ar-SA"/>
        </w:rPr>
      </w:pPr>
      <w:ins w:id="1474" w:author="Zac" w:date="2015-11-16T21:20:00Z">
        <w:r w:rsidRPr="00E06551">
          <w:rPr>
            <w:rFonts w:ascii="Times New Roman" w:eastAsia="Times New Roman" w:hAnsi="Times New Roman" w:cs="Times New Roman"/>
            <w:noProof/>
            <w:szCs w:val="24"/>
            <w:lang w:bidi="ar-SA"/>
            <w:rPrChange w:id="1475" w:author="Unknown">
              <w:rPr>
                <w:noProof/>
                <w:lang w:bidi="ar-SA"/>
              </w:rPr>
            </w:rPrChange>
          </w:rPr>
          <mc:AlternateContent>
            <mc:Choice Requires="wps">
              <w:drawing>
                <wp:anchor distT="0" distB="0" distL="114300" distR="114300" simplePos="0" relativeHeight="251723772" behindDoc="0" locked="0" layoutInCell="1" allowOverlap="1" wp14:anchorId="1F35CBE0" wp14:editId="6DDB2125">
                  <wp:simplePos x="0" y="0"/>
                  <wp:positionH relativeFrom="column">
                    <wp:posOffset>-584200</wp:posOffset>
                  </wp:positionH>
                  <wp:positionV relativeFrom="paragraph">
                    <wp:posOffset>142240</wp:posOffset>
                  </wp:positionV>
                  <wp:extent cx="580390" cy="268605"/>
                  <wp:effectExtent l="57150" t="38100" r="29210" b="112395"/>
                  <wp:wrapNone/>
                  <wp:docPr id="103" name="Right Arrow 103"/>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3" o:spid="_x0000_s1026" type="#_x0000_t13" style="position:absolute;margin-left:-46pt;margin-top:11.2pt;width:45.7pt;height:21.15pt;z-index:2517237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CE028E">
          <w:rPr>
            <w:rFonts w:ascii="Times New Roman" w:eastAsia="Times New Roman" w:hAnsi="Times New Roman" w:cs="Times New Roman"/>
            <w:szCs w:val="24"/>
            <w:lang w:bidi="ar-SA"/>
          </w:rPr>
          <w:t xml:space="preserve">  </w:t>
        </w:r>
        <w:r>
          <w:rPr>
            <w:rFonts w:ascii="Times New Roman" w:eastAsia="Times New Roman" w:hAnsi="Times New Roman" w:cs="Times New Roman"/>
            <w:szCs w:val="24"/>
            <w:lang w:bidi="ar-SA"/>
          </w:rPr>
          <w:t xml:space="preserve"> </w:t>
        </w:r>
        <w:r w:rsidRPr="00CE028E">
          <w:rPr>
            <w:rFonts w:ascii="Times New Roman" w:eastAsia="Times New Roman" w:hAnsi="Times New Roman" w:cs="Times New Roman"/>
            <w:szCs w:val="24"/>
            <w:lang w:bidi="ar-SA"/>
          </w:rPr>
          <w:t xml:space="preserve">  </w:t>
        </w:r>
      </w:ins>
    </w:p>
    <w:p w14:paraId="69CDF584" w14:textId="77777777" w:rsidR="00D83CF7" w:rsidRPr="00CE028E" w:rsidRDefault="00D83CF7" w:rsidP="00D83CF7">
      <w:pPr>
        <w:spacing w:after="0" w:line="240" w:lineRule="auto"/>
        <w:rPr>
          <w:ins w:id="1476" w:author="Zac" w:date="2015-11-16T21:20:00Z"/>
          <w:rFonts w:ascii="Times New Roman" w:eastAsia="Times New Roman" w:hAnsi="Times New Roman" w:cs="Times New Roman"/>
          <w:szCs w:val="24"/>
          <w:lang w:bidi="ar-SA"/>
        </w:rPr>
      </w:pPr>
      <w:ins w:id="1477" w:author="Zac" w:date="2015-11-16T21:20:00Z">
        <w:r>
          <w:rPr>
            <w:rFonts w:ascii="Times New Roman" w:eastAsia="Times New Roman" w:hAnsi="Times New Roman" w:cs="Times New Roman"/>
            <w:szCs w:val="24"/>
            <w:lang w:bidi="ar-SA"/>
          </w:rPr>
          <w:t xml:space="preserve">     </w:t>
        </w:r>
        <w:r w:rsidRPr="00CE028E">
          <w:rPr>
            <w:rFonts w:ascii="Times New Roman" w:eastAsia="Times New Roman" w:hAnsi="Times New Roman" w:cs="Times New Roman"/>
            <w:szCs w:val="24"/>
            <w:lang w:bidi="ar-SA"/>
          </w:rPr>
          <w:t>&lt;</w:t>
        </w:r>
        <w:proofErr w:type="spellStart"/>
        <w:proofErr w:type="gramStart"/>
        <w:r w:rsidRPr="00CE028E">
          <w:rPr>
            <w:rFonts w:ascii="Times New Roman" w:eastAsia="Times New Roman" w:hAnsi="Times New Roman" w:cs="Times New Roman"/>
            <w:szCs w:val="24"/>
            <w:lang w:bidi="ar-SA"/>
          </w:rPr>
          <w:t>apiAcceptHeader</w:t>
        </w:r>
        <w:proofErr w:type="spellEnd"/>
        <w:r w:rsidRPr="00CE028E">
          <w:rPr>
            <w:rFonts w:ascii="Times New Roman" w:eastAsia="Times New Roman" w:hAnsi="Times New Roman" w:cs="Times New Roman"/>
            <w:szCs w:val="24"/>
            <w:lang w:bidi="ar-SA"/>
          </w:rPr>
          <w:t>&gt;</w:t>
        </w:r>
        <w:proofErr w:type="gramEnd"/>
        <w:r w:rsidRPr="00CE028E">
          <w:rPr>
            <w:rFonts w:ascii="Times New Roman" w:eastAsia="Times New Roman" w:hAnsi="Times New Roman" w:cs="Times New Roman"/>
            <w:szCs w:val="24"/>
            <w:lang w:bidi="ar-SA"/>
          </w:rPr>
          <w:t>application/</w:t>
        </w:r>
        <w:proofErr w:type="spellStart"/>
        <w:r w:rsidRPr="00CE028E">
          <w:rPr>
            <w:rFonts w:ascii="Times New Roman" w:eastAsia="Times New Roman" w:hAnsi="Times New Roman" w:cs="Times New Roman"/>
            <w:szCs w:val="24"/>
            <w:lang w:bidi="ar-SA"/>
          </w:rPr>
          <w:t>json</w:t>
        </w:r>
        <w:proofErr w:type="spellEnd"/>
        <w:r w:rsidRPr="00CE028E">
          <w:rPr>
            <w:rFonts w:ascii="Times New Roman" w:eastAsia="Times New Roman" w:hAnsi="Times New Roman" w:cs="Times New Roman"/>
            <w:szCs w:val="24"/>
            <w:lang w:bidi="ar-SA"/>
          </w:rPr>
          <w:t>&lt;/</w:t>
        </w:r>
        <w:proofErr w:type="spellStart"/>
        <w:r w:rsidRPr="00CE028E">
          <w:rPr>
            <w:rFonts w:ascii="Times New Roman" w:eastAsia="Times New Roman" w:hAnsi="Times New Roman" w:cs="Times New Roman"/>
            <w:szCs w:val="24"/>
            <w:lang w:bidi="ar-SA"/>
          </w:rPr>
          <w:t>apiAcceptHeader</w:t>
        </w:r>
        <w:proofErr w:type="spellEnd"/>
        <w:r w:rsidRPr="00CE028E">
          <w:rPr>
            <w:rFonts w:ascii="Times New Roman" w:eastAsia="Times New Roman" w:hAnsi="Times New Roman" w:cs="Times New Roman"/>
            <w:szCs w:val="24"/>
            <w:lang w:bidi="ar-SA"/>
          </w:rPr>
          <w:t>&gt;</w:t>
        </w:r>
      </w:ins>
    </w:p>
    <w:p w14:paraId="1D50B467" w14:textId="77777777" w:rsidR="00D83CF7" w:rsidRDefault="00D83CF7" w:rsidP="00D83CF7">
      <w:pPr>
        <w:spacing w:after="0"/>
        <w:ind w:left="288"/>
        <w:rPr>
          <w:ins w:id="1478" w:author="Zac" w:date="2015-11-16T21:20:00Z"/>
          <w:rFonts w:ascii="Times New Roman" w:eastAsia="Times New Roman" w:hAnsi="Times New Roman" w:cs="Times New Roman"/>
          <w:szCs w:val="24"/>
          <w:lang w:bidi="ar-SA"/>
        </w:rPr>
      </w:pPr>
    </w:p>
    <w:p w14:paraId="3C259907" w14:textId="77777777" w:rsidR="00D83CF7" w:rsidRDefault="00D83CF7" w:rsidP="00D83CF7">
      <w:pPr>
        <w:spacing w:after="0"/>
        <w:ind w:left="288"/>
        <w:rPr>
          <w:ins w:id="1479" w:author="Zac" w:date="2015-11-16T21:20:00Z"/>
          <w:rFonts w:ascii="Times New Roman" w:eastAsia="Times New Roman" w:hAnsi="Times New Roman" w:cs="Times New Roman"/>
          <w:szCs w:val="24"/>
          <w:lang w:bidi="ar-SA"/>
        </w:rPr>
      </w:pPr>
      <w:ins w:id="1480" w:author="Zac" w:date="2015-11-16T21:20:00Z">
        <w:r w:rsidRPr="00DC5FFF">
          <w:rPr>
            <w:rFonts w:ascii="Times New Roman" w:eastAsia="Times New Roman" w:hAnsi="Times New Roman" w:cs="Times New Roman"/>
            <w:szCs w:val="24"/>
            <w:lang w:bidi="ar-SA"/>
          </w:rPr>
          <w:fldChar w:fldCharType="begin"/>
        </w:r>
        <w:r w:rsidRPr="00DC5FFF">
          <w:rPr>
            <w:rFonts w:ascii="Times New Roman" w:eastAsia="Times New Roman" w:hAnsi="Times New Roman" w:cs="Times New Roman"/>
            <w:szCs w:val="24"/>
            <w:lang w:bidi="ar-SA"/>
          </w:rPr>
          <w:instrText xml:space="preserve"> HYPERLINK "file:///C:\\Users\\Zac\\AppData\\Local\\Temp\\SiteRules.xml" </w:instrText>
        </w:r>
        <w:r w:rsidRPr="00DC5FFF">
          <w:rPr>
            <w:rFonts w:ascii="Times New Roman" w:eastAsia="Times New Roman" w:hAnsi="Times New Roman" w:cs="Times New Roman"/>
            <w:szCs w:val="24"/>
            <w:lang w:bidi="ar-SA"/>
          </w:rPr>
          <w:fldChar w:fldCharType="separate"/>
        </w:r>
        <w:r w:rsidRPr="00DC5FFF">
          <w:rPr>
            <w:rFonts w:ascii="Times New Roman" w:eastAsia="Times New Roman" w:hAnsi="Times New Roman" w:cs="Times New Roman"/>
            <w:color w:val="0000FF"/>
            <w:szCs w:val="24"/>
            <w:u w:val="single"/>
            <w:lang w:bidi="ar-SA"/>
          </w:rPr>
          <w:t>&lt;</w:t>
        </w:r>
        <w:proofErr w:type="spellStart"/>
        <w:proofErr w:type="gramStart"/>
        <w:r w:rsidRPr="00DC5FFF">
          <w:rPr>
            <w:rFonts w:ascii="Times New Roman" w:eastAsia="Times New Roman" w:hAnsi="Times New Roman" w:cs="Times New Roman"/>
            <w:color w:val="990000"/>
            <w:szCs w:val="24"/>
            <w:u w:val="single"/>
            <w:lang w:bidi="ar-SA"/>
          </w:rPr>
          <w:t>cartWebClientConfig</w:t>
        </w:r>
        <w:proofErr w:type="spellEnd"/>
        <w:proofErr w:type="gramEnd"/>
        <w:r w:rsidRPr="00DC5FFF">
          <w:rPr>
            <w:rFonts w:ascii="Times New Roman" w:eastAsia="Times New Roman" w:hAnsi="Times New Roman" w:cs="Times New Roman"/>
            <w:color w:val="0000FF"/>
            <w:szCs w:val="24"/>
            <w:u w:val="single"/>
            <w:lang w:bidi="ar-SA"/>
          </w:rPr>
          <w:t>&gt;</w:t>
        </w:r>
        <w:r w:rsidRPr="00DC5FFF">
          <w:rPr>
            <w:rFonts w:ascii="Times New Roman" w:eastAsia="Times New Roman" w:hAnsi="Times New Roman" w:cs="Times New Roman"/>
            <w:szCs w:val="24"/>
            <w:lang w:bidi="ar-SA"/>
          </w:rPr>
          <w:fldChar w:fldCharType="end"/>
        </w:r>
      </w:ins>
    </w:p>
    <w:p w14:paraId="096C7192" w14:textId="77777777" w:rsidR="00D83CF7" w:rsidRDefault="00D83CF7" w:rsidP="00D83CF7">
      <w:pPr>
        <w:spacing w:after="0"/>
        <w:ind w:firstLine="720"/>
        <w:rPr>
          <w:ins w:id="1481" w:author="Zac" w:date="2015-11-16T21:20:00Z"/>
          <w:rFonts w:ascii="Times New Roman" w:eastAsia="Times New Roman" w:hAnsi="Times New Roman" w:cs="Times New Roman"/>
          <w:color w:val="0000FF"/>
          <w:szCs w:val="24"/>
          <w:lang w:bidi="ar-SA"/>
        </w:rPr>
      </w:pPr>
      <w:ins w:id="1482"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sessionTimeout</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600</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sessionTimeout</w:t>
        </w:r>
        <w:proofErr w:type="spellEnd"/>
        <w:r w:rsidRPr="00DC5FFF">
          <w:rPr>
            <w:rFonts w:ascii="Times New Roman" w:eastAsia="Times New Roman" w:hAnsi="Times New Roman" w:cs="Times New Roman"/>
            <w:color w:val="0000FF"/>
            <w:szCs w:val="24"/>
            <w:lang w:bidi="ar-SA"/>
          </w:rPr>
          <w:t>&gt;</w:t>
        </w:r>
      </w:ins>
    </w:p>
    <w:p w14:paraId="204DA138" w14:textId="77777777" w:rsidR="00D83CF7" w:rsidRDefault="00D83CF7" w:rsidP="00D83CF7">
      <w:pPr>
        <w:spacing w:after="0"/>
        <w:ind w:firstLine="720"/>
        <w:rPr>
          <w:ins w:id="1483" w:author="Zac" w:date="2015-11-16T21:20:00Z"/>
          <w:rFonts w:ascii="Times New Roman" w:eastAsia="Times New Roman" w:hAnsi="Times New Roman" w:cs="Times New Roman"/>
          <w:color w:val="0000FF"/>
          <w:szCs w:val="24"/>
          <w:lang w:bidi="ar-SA"/>
        </w:rPr>
      </w:pPr>
      <w:ins w:id="1484"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responseTimeout</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600</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responseTimeout</w:t>
        </w:r>
        <w:proofErr w:type="spellEnd"/>
        <w:r w:rsidRPr="00DC5FFF">
          <w:rPr>
            <w:rFonts w:ascii="Times New Roman" w:eastAsia="Times New Roman" w:hAnsi="Times New Roman" w:cs="Times New Roman"/>
            <w:color w:val="0000FF"/>
            <w:szCs w:val="24"/>
            <w:lang w:bidi="ar-SA"/>
          </w:rPr>
          <w:t>&gt;</w:t>
        </w:r>
      </w:ins>
    </w:p>
    <w:p w14:paraId="5D2E9724" w14:textId="77777777" w:rsidR="00D83CF7" w:rsidRDefault="00D83CF7" w:rsidP="00D83CF7">
      <w:pPr>
        <w:spacing w:after="0"/>
        <w:ind w:firstLine="720"/>
        <w:rPr>
          <w:ins w:id="1485" w:author="Zac" w:date="2015-11-16T21:20:00Z"/>
          <w:rFonts w:ascii="Times New Roman" w:eastAsia="Times New Roman" w:hAnsi="Times New Roman" w:cs="Times New Roman"/>
          <w:color w:val="0000FF"/>
          <w:szCs w:val="24"/>
          <w:lang w:bidi="ar-SA"/>
        </w:rPr>
      </w:pPr>
      <w:ins w:id="1486"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retryDelay</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2000</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retryDelay</w:t>
        </w:r>
        <w:proofErr w:type="spellEnd"/>
        <w:r w:rsidRPr="00DC5FFF">
          <w:rPr>
            <w:rFonts w:ascii="Times New Roman" w:eastAsia="Times New Roman" w:hAnsi="Times New Roman" w:cs="Times New Roman"/>
            <w:color w:val="0000FF"/>
            <w:szCs w:val="24"/>
            <w:lang w:bidi="ar-SA"/>
          </w:rPr>
          <w:t>&gt;</w:t>
        </w:r>
      </w:ins>
    </w:p>
    <w:p w14:paraId="5F6929F3" w14:textId="77777777" w:rsidR="00D83CF7" w:rsidRDefault="00D83CF7" w:rsidP="00D83CF7">
      <w:pPr>
        <w:spacing w:after="0"/>
        <w:ind w:firstLine="720"/>
        <w:rPr>
          <w:ins w:id="1487" w:author="Zac" w:date="2015-11-16T21:20:00Z"/>
          <w:rFonts w:ascii="Times New Roman" w:eastAsia="Times New Roman" w:hAnsi="Times New Roman" w:cs="Times New Roman"/>
          <w:color w:val="0000FF"/>
          <w:szCs w:val="24"/>
          <w:lang w:bidi="ar-SA"/>
        </w:rPr>
      </w:pPr>
      <w:ins w:id="1488" w:author="Zac" w:date="2015-11-16T21:20:00Z">
        <w:r w:rsidRPr="00E06551">
          <w:rPr>
            <w:rFonts w:ascii="Times New Roman" w:eastAsia="Times New Roman" w:hAnsi="Times New Roman" w:cs="Times New Roman"/>
            <w:noProof/>
            <w:szCs w:val="24"/>
            <w:lang w:bidi="ar-SA"/>
            <w:rPrChange w:id="1489" w:author="Unknown">
              <w:rPr>
                <w:noProof/>
                <w:lang w:bidi="ar-SA"/>
              </w:rPr>
            </w:rPrChange>
          </w:rPr>
          <mc:AlternateContent>
            <mc:Choice Requires="wps">
              <w:drawing>
                <wp:anchor distT="0" distB="0" distL="114300" distR="114300" simplePos="0" relativeHeight="251712508" behindDoc="0" locked="0" layoutInCell="1" allowOverlap="1" wp14:anchorId="0A93814E" wp14:editId="57D4405C">
                  <wp:simplePos x="0" y="0"/>
                  <wp:positionH relativeFrom="column">
                    <wp:posOffset>-589915</wp:posOffset>
                  </wp:positionH>
                  <wp:positionV relativeFrom="paragraph">
                    <wp:posOffset>-635</wp:posOffset>
                  </wp:positionV>
                  <wp:extent cx="580390" cy="268605"/>
                  <wp:effectExtent l="57150" t="38100" r="29210" b="112395"/>
                  <wp:wrapNone/>
                  <wp:docPr id="20" name="Right Arrow 20"/>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0" o:spid="_x0000_s1026" type="#_x0000_t13" style="position:absolute;margin-left:-46.45pt;margin-top:-.05pt;width:45.7pt;height:21.15pt;z-index:2517125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maxTries</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3</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maxTries</w:t>
        </w:r>
        <w:proofErr w:type="spellEnd"/>
        <w:r w:rsidRPr="00DC5FFF">
          <w:rPr>
            <w:rFonts w:ascii="Times New Roman" w:eastAsia="Times New Roman" w:hAnsi="Times New Roman" w:cs="Times New Roman"/>
            <w:color w:val="0000FF"/>
            <w:szCs w:val="24"/>
            <w:lang w:bidi="ar-SA"/>
          </w:rPr>
          <w:t>&gt;</w:t>
        </w:r>
      </w:ins>
    </w:p>
    <w:p w14:paraId="607B425E" w14:textId="77777777" w:rsidR="00D83CF7" w:rsidRDefault="00D83CF7" w:rsidP="00D83CF7">
      <w:pPr>
        <w:spacing w:after="0"/>
        <w:ind w:firstLine="720"/>
        <w:rPr>
          <w:ins w:id="1490" w:author="Zac" w:date="2015-11-16T21:20:00Z"/>
          <w:rFonts w:ascii="Times New Roman" w:eastAsia="Times New Roman" w:hAnsi="Times New Roman" w:cs="Times New Roman"/>
          <w:color w:val="0000FF"/>
          <w:szCs w:val="24"/>
          <w:lang w:bidi="ar-SA"/>
        </w:rPr>
      </w:pPr>
      <w:ins w:id="1491"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connectionLimit</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48</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connectionLimit</w:t>
        </w:r>
        <w:proofErr w:type="spellEnd"/>
        <w:r w:rsidRPr="00DC5FFF">
          <w:rPr>
            <w:rFonts w:ascii="Times New Roman" w:eastAsia="Times New Roman" w:hAnsi="Times New Roman" w:cs="Times New Roman"/>
            <w:color w:val="0000FF"/>
            <w:szCs w:val="24"/>
            <w:lang w:bidi="ar-SA"/>
          </w:rPr>
          <w:t>&gt;</w:t>
        </w:r>
      </w:ins>
    </w:p>
    <w:p w14:paraId="73ADE9FC" w14:textId="77777777" w:rsidR="00D83CF7" w:rsidRDefault="00D83CF7" w:rsidP="00D83CF7">
      <w:pPr>
        <w:spacing w:after="0"/>
        <w:ind w:firstLine="720"/>
        <w:rPr>
          <w:ins w:id="1492" w:author="Zac" w:date="2015-11-16T21:20:00Z"/>
          <w:rFonts w:ascii="Times New Roman" w:eastAsia="Times New Roman" w:hAnsi="Times New Roman" w:cs="Times New Roman"/>
          <w:color w:val="0000FF"/>
          <w:szCs w:val="24"/>
          <w:lang w:bidi="ar-SA"/>
        </w:rPr>
      </w:pPr>
      <w:ins w:id="1493"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securityProtocol</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Ssl3,Tls</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securityProtocol</w:t>
        </w:r>
        <w:proofErr w:type="spellEnd"/>
        <w:r w:rsidRPr="00DC5FFF">
          <w:rPr>
            <w:rFonts w:ascii="Times New Roman" w:eastAsia="Times New Roman" w:hAnsi="Times New Roman" w:cs="Times New Roman"/>
            <w:color w:val="0000FF"/>
            <w:szCs w:val="24"/>
            <w:lang w:bidi="ar-SA"/>
          </w:rPr>
          <w:t>&gt;</w:t>
        </w:r>
      </w:ins>
    </w:p>
    <w:p w14:paraId="71F66094" w14:textId="77777777" w:rsidR="00D83CF7" w:rsidRDefault="00D83CF7" w:rsidP="00D83CF7">
      <w:pPr>
        <w:spacing w:after="0"/>
        <w:ind w:firstLine="720"/>
        <w:rPr>
          <w:ins w:id="1494" w:author="Zac" w:date="2015-11-16T21:20:00Z"/>
          <w:rFonts w:ascii="Times New Roman" w:eastAsia="Times New Roman" w:hAnsi="Times New Roman" w:cs="Times New Roman"/>
          <w:color w:val="0000FF"/>
          <w:szCs w:val="24"/>
          <w:lang w:bidi="ar-SA"/>
        </w:rPr>
      </w:pPr>
      <w:ins w:id="1495"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protocolVersion</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1.1</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protocolVersion</w:t>
        </w:r>
        <w:proofErr w:type="spellEnd"/>
        <w:r w:rsidRPr="00DC5FFF">
          <w:rPr>
            <w:rFonts w:ascii="Times New Roman" w:eastAsia="Times New Roman" w:hAnsi="Times New Roman" w:cs="Times New Roman"/>
            <w:color w:val="0000FF"/>
            <w:szCs w:val="24"/>
            <w:lang w:bidi="ar-SA"/>
          </w:rPr>
          <w:t>&gt;</w:t>
        </w:r>
      </w:ins>
    </w:p>
    <w:p w14:paraId="13E40D85" w14:textId="77777777" w:rsidR="00D83CF7" w:rsidRDefault="00D83CF7" w:rsidP="00D83CF7">
      <w:pPr>
        <w:spacing w:after="0"/>
        <w:ind w:firstLine="720"/>
        <w:rPr>
          <w:ins w:id="1496" w:author="Zac" w:date="2015-11-16T21:20:00Z"/>
          <w:rFonts w:ascii="Times New Roman" w:eastAsia="Times New Roman" w:hAnsi="Times New Roman" w:cs="Times New Roman"/>
          <w:color w:val="0000FF"/>
          <w:szCs w:val="24"/>
          <w:lang w:bidi="ar-SA"/>
        </w:rPr>
      </w:pPr>
      <w:ins w:id="1497"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keepAlive</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false</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keepAlive</w:t>
        </w:r>
        <w:proofErr w:type="spellEnd"/>
        <w:r w:rsidRPr="00DC5FFF">
          <w:rPr>
            <w:rFonts w:ascii="Times New Roman" w:eastAsia="Times New Roman" w:hAnsi="Times New Roman" w:cs="Times New Roman"/>
            <w:color w:val="0000FF"/>
            <w:szCs w:val="24"/>
            <w:lang w:bidi="ar-SA"/>
          </w:rPr>
          <w:t>&gt;</w:t>
        </w:r>
      </w:ins>
    </w:p>
    <w:p w14:paraId="2EE7759E" w14:textId="77777777" w:rsidR="00D83CF7" w:rsidRDefault="00D83CF7" w:rsidP="00D83CF7">
      <w:pPr>
        <w:spacing w:after="0"/>
        <w:ind w:firstLine="720"/>
        <w:rPr>
          <w:ins w:id="1498" w:author="Zac" w:date="2015-11-16T21:20:00Z"/>
          <w:rFonts w:ascii="Times New Roman" w:eastAsia="Times New Roman" w:hAnsi="Times New Roman" w:cs="Times New Roman"/>
          <w:color w:val="0000FF"/>
          <w:szCs w:val="24"/>
          <w:lang w:bidi="ar-SA"/>
        </w:rPr>
      </w:pPr>
      <w:ins w:id="1499" w:author="Zac" w:date="2015-11-16T21:20:00Z">
        <w:r w:rsidRPr="00DC5FFF">
          <w:rPr>
            <w:rFonts w:ascii="Times New Roman" w:eastAsia="Times New Roman" w:hAnsi="Times New Roman" w:cs="Times New Roman"/>
            <w:szCs w:val="24"/>
            <w:lang w:bidi="ar-SA"/>
          </w:rPr>
          <w:t>&lt;</w:t>
        </w:r>
        <w:r w:rsidRPr="00DC5FFF">
          <w:rPr>
            <w:rFonts w:ascii="Times New Roman" w:eastAsia="Times New Roman" w:hAnsi="Times New Roman" w:cs="Times New Roman"/>
            <w:color w:val="990000"/>
            <w:szCs w:val="24"/>
            <w:lang w:bidi="ar-SA"/>
          </w:rPr>
          <w:t>expect100Continue</w:t>
        </w:r>
        <w:r w:rsidRPr="00DC5FFF">
          <w:rPr>
            <w:rFonts w:ascii="Times New Roman" w:eastAsia="Times New Roman" w:hAnsi="Times New Roman" w:cs="Times New Roman"/>
            <w:szCs w:val="24"/>
            <w:lang w:bidi="ar-SA"/>
          </w:rPr>
          <w:t>&gt;</w:t>
        </w:r>
        <w:r w:rsidRPr="00E06551">
          <w:rPr>
            <w:rFonts w:ascii="Times New Roman" w:eastAsia="Times New Roman" w:hAnsi="Times New Roman" w:cs="Times New Roman"/>
            <w:b/>
            <w:szCs w:val="24"/>
            <w:lang w:bidi="ar-SA"/>
          </w:rPr>
          <w:t>false</w:t>
        </w:r>
        <w:r w:rsidRPr="00DC5FFF">
          <w:rPr>
            <w:rFonts w:ascii="Times New Roman" w:eastAsia="Times New Roman" w:hAnsi="Times New Roman" w:cs="Times New Roman"/>
            <w:color w:val="0000FF"/>
            <w:szCs w:val="24"/>
            <w:lang w:bidi="ar-SA"/>
          </w:rPr>
          <w:t>&lt;/</w:t>
        </w:r>
        <w:r w:rsidRPr="00DC5FFF">
          <w:rPr>
            <w:rFonts w:ascii="Times New Roman" w:eastAsia="Times New Roman" w:hAnsi="Times New Roman" w:cs="Times New Roman"/>
            <w:color w:val="990000"/>
            <w:szCs w:val="24"/>
            <w:lang w:bidi="ar-SA"/>
          </w:rPr>
          <w:t>expect100Continue</w:t>
        </w:r>
        <w:r w:rsidRPr="00DC5FFF">
          <w:rPr>
            <w:rFonts w:ascii="Times New Roman" w:eastAsia="Times New Roman" w:hAnsi="Times New Roman" w:cs="Times New Roman"/>
            <w:color w:val="0000FF"/>
            <w:szCs w:val="24"/>
            <w:lang w:bidi="ar-SA"/>
          </w:rPr>
          <w:t>&gt;</w:t>
        </w:r>
      </w:ins>
    </w:p>
    <w:p w14:paraId="00980120" w14:textId="77777777" w:rsidR="00D83CF7" w:rsidRDefault="00D83CF7" w:rsidP="00D83CF7">
      <w:pPr>
        <w:spacing w:after="0"/>
        <w:ind w:firstLine="720"/>
        <w:rPr>
          <w:ins w:id="1500" w:author="Zac" w:date="2015-11-16T21:20:00Z"/>
          <w:rFonts w:ascii="Times New Roman" w:eastAsia="Times New Roman" w:hAnsi="Times New Roman" w:cs="Times New Roman"/>
          <w:color w:val="0000FF"/>
          <w:szCs w:val="24"/>
          <w:lang w:bidi="ar-SA"/>
        </w:rPr>
      </w:pPr>
      <w:ins w:id="1501"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allowUnsafeHeaderParsing</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false</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allowUnsafeHeaderParsing</w:t>
        </w:r>
        <w:proofErr w:type="spellEnd"/>
        <w:r w:rsidRPr="00DC5FFF">
          <w:rPr>
            <w:rFonts w:ascii="Times New Roman" w:eastAsia="Times New Roman" w:hAnsi="Times New Roman" w:cs="Times New Roman"/>
            <w:color w:val="0000FF"/>
            <w:szCs w:val="24"/>
            <w:lang w:bidi="ar-SA"/>
          </w:rPr>
          <w:t>&gt;</w:t>
        </w:r>
      </w:ins>
    </w:p>
    <w:p w14:paraId="626FCA1E" w14:textId="77777777" w:rsidR="00D83CF7" w:rsidRDefault="00D83CF7" w:rsidP="00D83CF7">
      <w:pPr>
        <w:spacing w:after="0"/>
        <w:ind w:left="288"/>
        <w:rPr>
          <w:ins w:id="1502" w:author="Zac" w:date="2015-11-16T21:20:00Z"/>
          <w:rFonts w:ascii="Times New Roman" w:eastAsia="Times New Roman" w:hAnsi="Times New Roman" w:cs="Times New Roman"/>
          <w:color w:val="0000FF"/>
          <w:szCs w:val="24"/>
          <w:lang w:bidi="ar-SA"/>
        </w:rPr>
      </w:pPr>
      <w:ins w:id="1503" w:author="Zac" w:date="2015-11-16T21:20:00Z">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cartWebClientConfig</w:t>
        </w:r>
        <w:proofErr w:type="spellEnd"/>
        <w:r w:rsidRPr="00DC5FFF">
          <w:rPr>
            <w:rFonts w:ascii="Times New Roman" w:eastAsia="Times New Roman" w:hAnsi="Times New Roman" w:cs="Times New Roman"/>
            <w:color w:val="0000FF"/>
            <w:szCs w:val="24"/>
            <w:lang w:bidi="ar-SA"/>
          </w:rPr>
          <w:t>&gt;</w:t>
        </w:r>
      </w:ins>
    </w:p>
    <w:p w14:paraId="75A9C227" w14:textId="77777777" w:rsidR="00D83CF7" w:rsidRDefault="00D83CF7" w:rsidP="00D83CF7">
      <w:pPr>
        <w:spacing w:after="0"/>
        <w:ind w:left="288"/>
        <w:rPr>
          <w:ins w:id="1504" w:author="Zac" w:date="2015-11-16T21:20:00Z"/>
          <w:rFonts w:ascii="Times New Roman" w:eastAsia="Times New Roman" w:hAnsi="Times New Roman" w:cs="Times New Roman"/>
          <w:szCs w:val="24"/>
          <w:lang w:bidi="ar-SA"/>
        </w:rPr>
      </w:pPr>
    </w:p>
    <w:p w14:paraId="0C8A54FF" w14:textId="77777777" w:rsidR="00D83CF7" w:rsidRDefault="00D83CF7" w:rsidP="00D83CF7">
      <w:pPr>
        <w:spacing w:after="0"/>
        <w:ind w:left="288"/>
        <w:rPr>
          <w:ins w:id="1505" w:author="Zac" w:date="2015-11-16T21:20:00Z"/>
          <w:rFonts w:ascii="Times New Roman" w:eastAsia="Times New Roman" w:hAnsi="Times New Roman" w:cs="Times New Roman"/>
          <w:color w:val="0000FF"/>
          <w:szCs w:val="24"/>
          <w:lang w:bidi="ar-SA"/>
        </w:rPr>
      </w:pPr>
      <w:ins w:id="1506"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orderIdField</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id</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orderIdField</w:t>
        </w:r>
        <w:proofErr w:type="spellEnd"/>
        <w:r w:rsidRPr="00DC5FFF">
          <w:rPr>
            <w:rFonts w:ascii="Times New Roman" w:eastAsia="Times New Roman" w:hAnsi="Times New Roman" w:cs="Times New Roman"/>
            <w:color w:val="0000FF"/>
            <w:szCs w:val="24"/>
            <w:lang w:bidi="ar-SA"/>
          </w:rPr>
          <w:t>&gt;</w:t>
        </w:r>
      </w:ins>
    </w:p>
    <w:p w14:paraId="31EB73A9" w14:textId="77777777" w:rsidR="00D83CF7" w:rsidRDefault="00D83CF7" w:rsidP="00D83CF7">
      <w:pPr>
        <w:spacing w:after="0"/>
        <w:ind w:left="288"/>
        <w:rPr>
          <w:ins w:id="1507" w:author="Zac" w:date="2015-11-16T21:20:00Z"/>
          <w:rFonts w:ascii="Times New Roman" w:eastAsia="Times New Roman" w:hAnsi="Times New Roman" w:cs="Times New Roman"/>
          <w:color w:val="0000FF"/>
          <w:szCs w:val="24"/>
          <w:lang w:bidi="ar-SA"/>
        </w:rPr>
      </w:pPr>
      <w:ins w:id="1508" w:author="Zac" w:date="2015-11-16T21:20:00Z">
        <w:r w:rsidRPr="00E06551">
          <w:rPr>
            <w:rFonts w:ascii="Times New Roman" w:eastAsia="Times New Roman" w:hAnsi="Times New Roman" w:cs="Times New Roman"/>
            <w:noProof/>
            <w:szCs w:val="24"/>
            <w:lang w:bidi="ar-SA"/>
            <w:rPrChange w:id="1509" w:author="Unknown">
              <w:rPr>
                <w:noProof/>
                <w:lang w:bidi="ar-SA"/>
              </w:rPr>
            </w:rPrChange>
          </w:rPr>
          <mc:AlternateContent>
            <mc:Choice Requires="wps">
              <w:drawing>
                <wp:anchor distT="0" distB="0" distL="114300" distR="114300" simplePos="0" relativeHeight="251713532" behindDoc="0" locked="0" layoutInCell="1" allowOverlap="1" wp14:anchorId="04B5FE04" wp14:editId="54DE84D7">
                  <wp:simplePos x="0" y="0"/>
                  <wp:positionH relativeFrom="column">
                    <wp:posOffset>-591820</wp:posOffset>
                  </wp:positionH>
                  <wp:positionV relativeFrom="paragraph">
                    <wp:posOffset>195580</wp:posOffset>
                  </wp:positionV>
                  <wp:extent cx="580390" cy="268605"/>
                  <wp:effectExtent l="57150" t="38100" r="29210" b="112395"/>
                  <wp:wrapNone/>
                  <wp:docPr id="21" name="Right Arrow 21"/>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1" o:spid="_x0000_s1026" type="#_x0000_t13" style="position:absolute;margin-left:-46.6pt;margin-top:15.4pt;width:45.7pt;height:21.15pt;z-index:2517135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orderProductIdField</w:t>
        </w:r>
        <w:proofErr w:type="spellEnd"/>
        <w:r w:rsidRPr="00DC5FFF">
          <w:rPr>
            <w:rFonts w:ascii="Times New Roman" w:eastAsia="Times New Roman" w:hAnsi="Times New Roman" w:cs="Times New Roman"/>
            <w:szCs w:val="24"/>
            <w:lang w:bidi="ar-SA"/>
          </w:rPr>
          <w:t>&gt;</w:t>
        </w:r>
        <w:proofErr w:type="spellStart"/>
        <w:proofErr w:type="gramEnd"/>
        <w:r w:rsidRPr="00E06551">
          <w:rPr>
            <w:rFonts w:ascii="Times New Roman" w:eastAsia="Times New Roman" w:hAnsi="Times New Roman" w:cs="Times New Roman"/>
            <w:b/>
            <w:szCs w:val="24"/>
            <w:lang w:bidi="ar-SA"/>
          </w:rPr>
          <w:t>product_id</w:t>
        </w:r>
        <w:proofErr w:type="spellEnd"/>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orderProductIdField</w:t>
        </w:r>
        <w:proofErr w:type="spellEnd"/>
        <w:r w:rsidRPr="00DC5FFF">
          <w:rPr>
            <w:rFonts w:ascii="Times New Roman" w:eastAsia="Times New Roman" w:hAnsi="Times New Roman" w:cs="Times New Roman"/>
            <w:color w:val="0000FF"/>
            <w:szCs w:val="24"/>
            <w:lang w:bidi="ar-SA"/>
          </w:rPr>
          <w:t>&gt;</w:t>
        </w:r>
      </w:ins>
    </w:p>
    <w:p w14:paraId="30C0D6A3" w14:textId="77777777" w:rsidR="00D83CF7" w:rsidRDefault="00D83CF7" w:rsidP="00D83CF7">
      <w:pPr>
        <w:spacing w:after="0"/>
        <w:ind w:left="288"/>
        <w:rPr>
          <w:ins w:id="1510" w:author="Zac" w:date="2015-11-16T21:20:00Z"/>
          <w:rFonts w:ascii="Times New Roman" w:eastAsia="Times New Roman" w:hAnsi="Times New Roman" w:cs="Times New Roman"/>
          <w:color w:val="0000FF"/>
          <w:szCs w:val="24"/>
          <w:lang w:bidi="ar-SA"/>
        </w:rPr>
      </w:pPr>
      <w:ins w:id="1511"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orderCustomerIdField</w:t>
        </w:r>
        <w:proofErr w:type="spellEnd"/>
        <w:r w:rsidRPr="00DC5FFF">
          <w:rPr>
            <w:rFonts w:ascii="Times New Roman" w:eastAsia="Times New Roman" w:hAnsi="Times New Roman" w:cs="Times New Roman"/>
            <w:szCs w:val="24"/>
            <w:lang w:bidi="ar-SA"/>
          </w:rPr>
          <w:t>&gt;</w:t>
        </w:r>
        <w:proofErr w:type="spellStart"/>
        <w:proofErr w:type="gramEnd"/>
        <w:r w:rsidRPr="00E06551">
          <w:rPr>
            <w:rFonts w:ascii="Times New Roman" w:eastAsia="Times New Roman" w:hAnsi="Times New Roman" w:cs="Times New Roman"/>
            <w:b/>
            <w:szCs w:val="24"/>
            <w:lang w:bidi="ar-SA"/>
          </w:rPr>
          <w:t>customer_id</w:t>
        </w:r>
        <w:proofErr w:type="spellEnd"/>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orderCustomerIdField</w:t>
        </w:r>
        <w:proofErr w:type="spellEnd"/>
        <w:r w:rsidRPr="00DC5FFF">
          <w:rPr>
            <w:rFonts w:ascii="Times New Roman" w:eastAsia="Times New Roman" w:hAnsi="Times New Roman" w:cs="Times New Roman"/>
            <w:color w:val="0000FF"/>
            <w:szCs w:val="24"/>
            <w:lang w:bidi="ar-SA"/>
          </w:rPr>
          <w:t>&gt;</w:t>
        </w:r>
      </w:ins>
    </w:p>
    <w:p w14:paraId="70F7068D" w14:textId="77777777" w:rsidR="00D83CF7" w:rsidRDefault="00D83CF7" w:rsidP="00D83CF7">
      <w:pPr>
        <w:spacing w:after="0"/>
        <w:ind w:left="288"/>
        <w:rPr>
          <w:ins w:id="1512" w:author="Zac" w:date="2015-11-16T21:20:00Z"/>
          <w:rFonts w:ascii="Times New Roman" w:eastAsia="Times New Roman" w:hAnsi="Times New Roman" w:cs="Times New Roman"/>
          <w:color w:val="0000FF"/>
          <w:szCs w:val="24"/>
          <w:lang w:bidi="ar-SA"/>
        </w:rPr>
      </w:pPr>
      <w:ins w:id="1513"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orderQuantityField</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quantity</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orderQuantityField</w:t>
        </w:r>
        <w:proofErr w:type="spellEnd"/>
        <w:r w:rsidRPr="00DC5FFF">
          <w:rPr>
            <w:rFonts w:ascii="Times New Roman" w:eastAsia="Times New Roman" w:hAnsi="Times New Roman" w:cs="Times New Roman"/>
            <w:color w:val="0000FF"/>
            <w:szCs w:val="24"/>
            <w:lang w:bidi="ar-SA"/>
          </w:rPr>
          <w:t>&gt;</w:t>
        </w:r>
      </w:ins>
    </w:p>
    <w:p w14:paraId="4FC3392C" w14:textId="77777777" w:rsidR="00D83CF7" w:rsidRDefault="00D83CF7" w:rsidP="00D83CF7">
      <w:pPr>
        <w:spacing w:after="0"/>
        <w:ind w:left="288"/>
        <w:rPr>
          <w:ins w:id="1514" w:author="Zac" w:date="2015-11-16T21:20:00Z"/>
          <w:rFonts w:ascii="Times New Roman" w:eastAsia="Times New Roman" w:hAnsi="Times New Roman" w:cs="Times New Roman"/>
          <w:color w:val="0000FF"/>
          <w:szCs w:val="24"/>
          <w:lang w:bidi="ar-SA"/>
        </w:rPr>
      </w:pPr>
      <w:ins w:id="1515"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orderDateField</w:t>
        </w:r>
        <w:proofErr w:type="spellEnd"/>
        <w:r w:rsidRPr="00DC5FFF">
          <w:rPr>
            <w:rFonts w:ascii="Times New Roman" w:eastAsia="Times New Roman" w:hAnsi="Times New Roman" w:cs="Times New Roman"/>
            <w:szCs w:val="24"/>
            <w:lang w:bidi="ar-SA"/>
          </w:rPr>
          <w:t>&gt;</w:t>
        </w:r>
        <w:proofErr w:type="spellStart"/>
        <w:proofErr w:type="gramEnd"/>
        <w:r w:rsidRPr="00E06551">
          <w:rPr>
            <w:rFonts w:ascii="Times New Roman" w:eastAsia="Times New Roman" w:hAnsi="Times New Roman" w:cs="Times New Roman"/>
            <w:b/>
            <w:szCs w:val="24"/>
            <w:lang w:bidi="ar-SA"/>
          </w:rPr>
          <w:t>date_created</w:t>
        </w:r>
        <w:proofErr w:type="spellEnd"/>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orderDateField</w:t>
        </w:r>
        <w:proofErr w:type="spellEnd"/>
        <w:r w:rsidRPr="00DC5FFF">
          <w:rPr>
            <w:rFonts w:ascii="Times New Roman" w:eastAsia="Times New Roman" w:hAnsi="Times New Roman" w:cs="Times New Roman"/>
            <w:color w:val="0000FF"/>
            <w:szCs w:val="24"/>
            <w:lang w:bidi="ar-SA"/>
          </w:rPr>
          <w:t>&gt;</w:t>
        </w:r>
      </w:ins>
    </w:p>
    <w:p w14:paraId="0F7520AF" w14:textId="77777777" w:rsidR="00D83CF7" w:rsidRDefault="00D83CF7" w:rsidP="00D83CF7">
      <w:pPr>
        <w:spacing w:after="0"/>
        <w:ind w:left="288"/>
        <w:rPr>
          <w:ins w:id="1516" w:author="Zac" w:date="2015-11-16T21:20:00Z"/>
          <w:rFonts w:ascii="Times New Roman" w:eastAsia="Times New Roman" w:hAnsi="Times New Roman" w:cs="Times New Roman"/>
          <w:color w:val="0000FF"/>
          <w:szCs w:val="24"/>
          <w:lang w:bidi="ar-SA"/>
        </w:rPr>
      </w:pPr>
      <w:ins w:id="1517"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orderDateReversed</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false</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orderDateReversed</w:t>
        </w:r>
        <w:proofErr w:type="spellEnd"/>
        <w:r w:rsidRPr="00DC5FFF">
          <w:rPr>
            <w:rFonts w:ascii="Times New Roman" w:eastAsia="Times New Roman" w:hAnsi="Times New Roman" w:cs="Times New Roman"/>
            <w:color w:val="0000FF"/>
            <w:szCs w:val="24"/>
            <w:lang w:bidi="ar-SA"/>
          </w:rPr>
          <w:t>&gt;</w:t>
        </w:r>
      </w:ins>
    </w:p>
    <w:p w14:paraId="1B7388EE" w14:textId="77777777" w:rsidR="00D83CF7" w:rsidRDefault="00D83CF7" w:rsidP="00D83CF7">
      <w:pPr>
        <w:spacing w:after="0"/>
        <w:ind w:left="288"/>
        <w:rPr>
          <w:ins w:id="1518" w:author="Zac" w:date="2015-11-16T21:20:00Z"/>
          <w:rFonts w:ascii="Times New Roman" w:eastAsia="Times New Roman" w:hAnsi="Times New Roman" w:cs="Times New Roman"/>
          <w:szCs w:val="24"/>
          <w:lang w:bidi="ar-SA"/>
        </w:rPr>
      </w:pPr>
    </w:p>
    <w:p w14:paraId="3A58E482" w14:textId="77777777" w:rsidR="00D83CF7" w:rsidRDefault="00D83CF7" w:rsidP="00D83CF7">
      <w:pPr>
        <w:spacing w:after="0"/>
        <w:ind w:left="288"/>
        <w:rPr>
          <w:ins w:id="1519" w:author="Zac" w:date="2015-11-16T21:20:00Z"/>
          <w:rFonts w:ascii="Times New Roman" w:eastAsia="Times New Roman" w:hAnsi="Times New Roman" w:cs="Times New Roman"/>
          <w:szCs w:val="24"/>
          <w:lang w:bidi="ar-SA"/>
        </w:rPr>
      </w:pPr>
      <w:ins w:id="1520" w:author="Zac" w:date="2015-11-16T21:20:00Z">
        <w:r w:rsidRPr="00E06551">
          <w:rPr>
            <w:rFonts w:ascii="Times New Roman" w:eastAsia="Times New Roman" w:hAnsi="Times New Roman" w:cs="Times New Roman"/>
            <w:noProof/>
            <w:szCs w:val="24"/>
            <w:lang w:bidi="ar-SA"/>
            <w:rPrChange w:id="1521" w:author="Unknown">
              <w:rPr>
                <w:noProof/>
                <w:lang w:bidi="ar-SA"/>
              </w:rPr>
            </w:rPrChange>
          </w:rPr>
          <w:lastRenderedPageBreak/>
          <mc:AlternateContent>
            <mc:Choice Requires="wps">
              <w:drawing>
                <wp:anchor distT="0" distB="0" distL="114300" distR="114300" simplePos="0" relativeHeight="251714556" behindDoc="0" locked="0" layoutInCell="1" allowOverlap="1" wp14:anchorId="779B1E71" wp14:editId="14EBDC4D">
                  <wp:simplePos x="0" y="0"/>
                  <wp:positionH relativeFrom="column">
                    <wp:posOffset>-591820</wp:posOffset>
                  </wp:positionH>
                  <wp:positionV relativeFrom="paragraph">
                    <wp:posOffset>24130</wp:posOffset>
                  </wp:positionV>
                  <wp:extent cx="580390" cy="268605"/>
                  <wp:effectExtent l="57150" t="38100" r="29210" b="112395"/>
                  <wp:wrapNone/>
                  <wp:docPr id="24" name="Right Arrow 24"/>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4" o:spid="_x0000_s1026" type="#_x0000_t13" style="position:absolute;margin-left:-46.6pt;margin-top:1.9pt;width:45.7pt;height:21.15pt;z-index:2517145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DC5FFF">
          <w:rPr>
            <w:rFonts w:ascii="Times New Roman" w:eastAsia="Times New Roman" w:hAnsi="Times New Roman" w:cs="Times New Roman"/>
            <w:szCs w:val="24"/>
            <w:lang w:bidi="ar-SA"/>
          </w:rPr>
          <w:t>&lt;</w:t>
        </w:r>
        <w:r w:rsidRPr="00DC5FFF">
          <w:rPr>
            <w:rFonts w:ascii="Times New Roman" w:eastAsia="Times New Roman" w:hAnsi="Times New Roman" w:cs="Times New Roman"/>
            <w:color w:val="990000"/>
            <w:szCs w:val="24"/>
            <w:lang w:bidi="ar-SA"/>
          </w:rPr>
          <w:t>attribute1</w:t>
        </w:r>
        <w:r w:rsidRPr="00DC5FFF">
          <w:rPr>
            <w:rFonts w:ascii="Times New Roman" w:eastAsia="Times New Roman" w:hAnsi="Times New Roman" w:cs="Times New Roman"/>
            <w:szCs w:val="24"/>
            <w:lang w:bidi="ar-SA"/>
          </w:rPr>
          <w:t xml:space="preserve"> </w:t>
        </w:r>
        <w:proofErr w:type="spellStart"/>
        <w:r w:rsidRPr="00DC5FFF">
          <w:rPr>
            <w:rFonts w:ascii="Times New Roman" w:eastAsia="Times New Roman" w:hAnsi="Times New Roman" w:cs="Times New Roman"/>
            <w:color w:val="990000"/>
            <w:szCs w:val="24"/>
            <w:lang w:bidi="ar-SA"/>
          </w:rPr>
          <w:t>fieldName</w:t>
        </w:r>
        <w:proofErr w:type="spellEnd"/>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categories</w:t>
        </w:r>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name</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Category</w:t>
        </w:r>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enabled</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true</w:t>
        </w:r>
        <w:r w:rsidRPr="00DC5FFF">
          <w:rPr>
            <w:rFonts w:ascii="Times New Roman" w:eastAsia="Times New Roman" w:hAnsi="Times New Roman" w:cs="Times New Roman"/>
            <w:szCs w:val="24"/>
            <w:lang w:bidi="ar-SA"/>
          </w:rPr>
          <w:t>"/&gt;</w:t>
        </w:r>
      </w:ins>
    </w:p>
    <w:p w14:paraId="7F432517" w14:textId="77777777" w:rsidR="00D83CF7" w:rsidRDefault="00D83CF7" w:rsidP="00D83CF7">
      <w:pPr>
        <w:spacing w:after="0"/>
        <w:ind w:left="288"/>
        <w:rPr>
          <w:ins w:id="1522" w:author="Zac" w:date="2015-11-16T21:20:00Z"/>
          <w:rFonts w:ascii="Times New Roman" w:eastAsia="Times New Roman" w:hAnsi="Times New Roman" w:cs="Times New Roman"/>
          <w:szCs w:val="24"/>
          <w:lang w:bidi="ar-SA"/>
        </w:rPr>
      </w:pPr>
      <w:ins w:id="1523" w:author="Zac" w:date="2015-11-16T21:20:00Z">
        <w:r w:rsidRPr="00DC5FFF">
          <w:rPr>
            <w:rFonts w:ascii="Times New Roman" w:eastAsia="Times New Roman" w:hAnsi="Times New Roman" w:cs="Times New Roman"/>
            <w:szCs w:val="24"/>
            <w:lang w:bidi="ar-SA"/>
          </w:rPr>
          <w:t>&lt;</w:t>
        </w:r>
        <w:r w:rsidRPr="00DC5FFF">
          <w:rPr>
            <w:rFonts w:ascii="Times New Roman" w:eastAsia="Times New Roman" w:hAnsi="Times New Roman" w:cs="Times New Roman"/>
            <w:color w:val="990000"/>
            <w:szCs w:val="24"/>
            <w:lang w:bidi="ar-SA"/>
          </w:rPr>
          <w:t>attribute2</w:t>
        </w:r>
        <w:r w:rsidRPr="00DC5FFF">
          <w:rPr>
            <w:rFonts w:ascii="Times New Roman" w:eastAsia="Times New Roman" w:hAnsi="Times New Roman" w:cs="Times New Roman"/>
            <w:szCs w:val="24"/>
            <w:lang w:bidi="ar-SA"/>
          </w:rPr>
          <w:t xml:space="preserve"> </w:t>
        </w:r>
        <w:proofErr w:type="spellStart"/>
        <w:r w:rsidRPr="00DC5FFF">
          <w:rPr>
            <w:rFonts w:ascii="Times New Roman" w:eastAsia="Times New Roman" w:hAnsi="Times New Roman" w:cs="Times New Roman"/>
            <w:color w:val="990000"/>
            <w:szCs w:val="24"/>
            <w:lang w:bidi="ar-SA"/>
          </w:rPr>
          <w:t>fieldName</w:t>
        </w:r>
        <w:proofErr w:type="spellEnd"/>
        <w:r w:rsidRPr="00DC5FFF">
          <w:rPr>
            <w:rFonts w:ascii="Times New Roman" w:eastAsia="Times New Roman" w:hAnsi="Times New Roman" w:cs="Times New Roman"/>
            <w:szCs w:val="24"/>
            <w:lang w:bidi="ar-SA"/>
          </w:rPr>
          <w:t>="</w:t>
        </w:r>
        <w:proofErr w:type="spellStart"/>
        <w:r w:rsidRPr="00DC5FFF">
          <w:rPr>
            <w:rFonts w:ascii="Times New Roman" w:eastAsia="Times New Roman" w:hAnsi="Times New Roman" w:cs="Times New Roman"/>
            <w:b/>
            <w:bCs/>
            <w:color w:val="000000"/>
            <w:szCs w:val="24"/>
            <w:lang w:bidi="ar-SA"/>
          </w:rPr>
          <w:t>brand_id</w:t>
        </w:r>
        <w:proofErr w:type="spellEnd"/>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name</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Brand</w:t>
        </w:r>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enabled</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true</w:t>
        </w:r>
        <w:r w:rsidRPr="00DC5FFF">
          <w:rPr>
            <w:rFonts w:ascii="Times New Roman" w:eastAsia="Times New Roman" w:hAnsi="Times New Roman" w:cs="Times New Roman"/>
            <w:szCs w:val="24"/>
            <w:lang w:bidi="ar-SA"/>
          </w:rPr>
          <w:t>"/&gt;</w:t>
        </w:r>
      </w:ins>
    </w:p>
    <w:p w14:paraId="4DF2E9B4" w14:textId="77777777" w:rsidR="00D83CF7" w:rsidRDefault="00D83CF7" w:rsidP="00D83CF7">
      <w:pPr>
        <w:spacing w:after="0"/>
        <w:ind w:left="288"/>
        <w:rPr>
          <w:ins w:id="1524" w:author="Zac" w:date="2015-11-16T21:20:00Z"/>
          <w:rFonts w:ascii="Times New Roman" w:eastAsia="Times New Roman" w:hAnsi="Times New Roman" w:cs="Times New Roman"/>
          <w:szCs w:val="24"/>
          <w:lang w:bidi="ar-SA"/>
        </w:rPr>
      </w:pPr>
      <w:ins w:id="1525" w:author="Zac" w:date="2015-11-16T21:20:00Z">
        <w:r w:rsidRPr="00E06551">
          <w:rPr>
            <w:rFonts w:ascii="Times New Roman" w:eastAsia="Times New Roman" w:hAnsi="Times New Roman" w:cs="Times New Roman"/>
            <w:noProof/>
            <w:szCs w:val="24"/>
            <w:lang w:bidi="ar-SA"/>
            <w:rPrChange w:id="1526" w:author="Unknown">
              <w:rPr>
                <w:noProof/>
                <w:lang w:bidi="ar-SA"/>
              </w:rPr>
            </w:rPrChange>
          </w:rPr>
          <mc:AlternateContent>
            <mc:Choice Requires="wps">
              <w:drawing>
                <wp:anchor distT="0" distB="0" distL="114300" distR="114300" simplePos="0" relativeHeight="251715580" behindDoc="0" locked="0" layoutInCell="1" allowOverlap="1" wp14:anchorId="376F2434" wp14:editId="3DCCBB81">
                  <wp:simplePos x="0" y="0"/>
                  <wp:positionH relativeFrom="column">
                    <wp:posOffset>-584200</wp:posOffset>
                  </wp:positionH>
                  <wp:positionV relativeFrom="paragraph">
                    <wp:posOffset>148590</wp:posOffset>
                  </wp:positionV>
                  <wp:extent cx="580390" cy="268605"/>
                  <wp:effectExtent l="57150" t="38100" r="29210" b="112395"/>
                  <wp:wrapNone/>
                  <wp:docPr id="25" name="Right Arrow 25"/>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5" o:spid="_x0000_s1026" type="#_x0000_t13" style="position:absolute;margin-left:-46pt;margin-top:11.7pt;width:45.7pt;height:21.15pt;z-index:2517155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ins>
    </w:p>
    <w:p w14:paraId="7AFC6C17" w14:textId="77777777" w:rsidR="00D83CF7" w:rsidRDefault="00D83CF7" w:rsidP="00D83CF7">
      <w:pPr>
        <w:spacing w:after="0"/>
        <w:ind w:left="288"/>
        <w:rPr>
          <w:ins w:id="1527" w:author="Zac" w:date="2015-11-16T21:20:00Z"/>
          <w:rFonts w:ascii="Times New Roman" w:eastAsia="Times New Roman" w:hAnsi="Times New Roman" w:cs="Times New Roman"/>
          <w:color w:val="0000FF"/>
          <w:szCs w:val="24"/>
          <w:lang w:bidi="ar-SA"/>
        </w:rPr>
      </w:pPr>
      <w:ins w:id="1528"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imageLinkBaseUrl</w:t>
        </w:r>
        <w:proofErr w:type="spellEnd"/>
        <w:proofErr w:type="gramEnd"/>
        <w:r w:rsidRPr="00DC5FFF">
          <w:rPr>
            <w:rFonts w:ascii="Times New Roman" w:eastAsia="Times New Roman" w:hAnsi="Times New Roman" w:cs="Times New Roman"/>
            <w:szCs w:val="24"/>
            <w:lang w:bidi="ar-SA"/>
          </w:rPr>
          <w:t>&gt;/</w:t>
        </w:r>
        <w:proofErr w:type="spellStart"/>
        <w:r w:rsidRPr="00E06551">
          <w:rPr>
            <w:rFonts w:ascii="Times New Roman" w:eastAsia="Times New Roman" w:hAnsi="Times New Roman" w:cs="Times New Roman"/>
            <w:b/>
            <w:szCs w:val="24"/>
            <w:lang w:bidi="ar-SA"/>
          </w:rPr>
          <w:t>product_images</w:t>
        </w:r>
        <w:proofErr w:type="spellEnd"/>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imageLinkBaseUrl</w:t>
        </w:r>
        <w:proofErr w:type="spellEnd"/>
        <w:r w:rsidRPr="00DC5FFF">
          <w:rPr>
            <w:rFonts w:ascii="Times New Roman" w:eastAsia="Times New Roman" w:hAnsi="Times New Roman" w:cs="Times New Roman"/>
            <w:color w:val="0000FF"/>
            <w:szCs w:val="24"/>
            <w:lang w:bidi="ar-SA"/>
          </w:rPr>
          <w:t>&gt;</w:t>
        </w:r>
      </w:ins>
    </w:p>
    <w:p w14:paraId="40CB960E" w14:textId="77777777" w:rsidR="00D83CF7" w:rsidRDefault="00D83CF7" w:rsidP="00D83CF7">
      <w:pPr>
        <w:spacing w:after="0"/>
        <w:ind w:left="288"/>
        <w:rPr>
          <w:ins w:id="1529" w:author="Zac" w:date="2015-11-16T21:20:00Z"/>
          <w:rFonts w:ascii="Times New Roman" w:eastAsia="Times New Roman" w:hAnsi="Times New Roman" w:cs="Times New Roman"/>
          <w:szCs w:val="24"/>
          <w:lang w:bidi="ar-SA"/>
        </w:rPr>
      </w:pPr>
    </w:p>
    <w:p w14:paraId="5D487FE9" w14:textId="77777777" w:rsidR="00D83CF7" w:rsidRDefault="00D83CF7" w:rsidP="00D83CF7">
      <w:pPr>
        <w:spacing w:after="0"/>
        <w:ind w:left="288"/>
        <w:rPr>
          <w:ins w:id="1530" w:author="Zac" w:date="2015-11-16T21:20:00Z"/>
          <w:rFonts w:ascii="Times New Roman" w:eastAsia="Times New Roman" w:hAnsi="Times New Roman" w:cs="Times New Roman"/>
          <w:color w:val="0000FF"/>
          <w:szCs w:val="24"/>
          <w:lang w:bidi="ar-SA"/>
        </w:rPr>
      </w:pPr>
      <w:ins w:id="1531" w:author="Zac" w:date="2015-11-16T21:20:00Z">
        <w:r w:rsidRPr="00DC5FFF">
          <w:rPr>
            <w:rFonts w:ascii="Times New Roman" w:eastAsia="Times New Roman" w:hAnsi="Times New Roman" w:cs="Times New Roman"/>
            <w:szCs w:val="24"/>
            <w:lang w:bidi="ar-SA"/>
          </w:rPr>
          <w:t>&lt;</w:t>
        </w:r>
        <w:proofErr w:type="spellStart"/>
        <w:proofErr w:type="gramStart"/>
        <w:r w:rsidRPr="00DC5FFF">
          <w:rPr>
            <w:rFonts w:ascii="Times New Roman" w:eastAsia="Times New Roman" w:hAnsi="Times New Roman" w:cs="Times New Roman"/>
            <w:color w:val="990000"/>
            <w:szCs w:val="24"/>
            <w:lang w:bidi="ar-SA"/>
          </w:rPr>
          <w:t>rulesEnabled</w:t>
        </w:r>
        <w:proofErr w:type="spellEnd"/>
        <w:r w:rsidRPr="00DC5FFF">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b/>
            <w:szCs w:val="24"/>
            <w:lang w:bidi="ar-SA"/>
          </w:rPr>
          <w:t>Exclusions</w:t>
        </w:r>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rulesEnabled</w:t>
        </w:r>
        <w:proofErr w:type="spellEnd"/>
        <w:r w:rsidRPr="00DC5FFF">
          <w:rPr>
            <w:rFonts w:ascii="Times New Roman" w:eastAsia="Times New Roman" w:hAnsi="Times New Roman" w:cs="Times New Roman"/>
            <w:color w:val="0000FF"/>
            <w:szCs w:val="24"/>
            <w:lang w:bidi="ar-SA"/>
          </w:rPr>
          <w:t>&gt;</w:t>
        </w:r>
      </w:ins>
    </w:p>
    <w:p w14:paraId="415FEBE8" w14:textId="77777777" w:rsidR="00D83CF7" w:rsidRDefault="00D83CF7" w:rsidP="00D83CF7">
      <w:pPr>
        <w:spacing w:after="0"/>
        <w:ind w:left="288"/>
        <w:rPr>
          <w:ins w:id="1532" w:author="Zac" w:date="2015-11-16T21:20:00Z"/>
          <w:rFonts w:ascii="Times New Roman" w:eastAsia="Times New Roman" w:hAnsi="Times New Roman" w:cs="Times New Roman"/>
          <w:szCs w:val="24"/>
          <w:lang w:bidi="ar-SA"/>
        </w:rPr>
      </w:pPr>
      <w:ins w:id="1533" w:author="Zac" w:date="2015-11-16T21:20:00Z">
        <w:r w:rsidRPr="00DC5FFF">
          <w:rPr>
            <w:rFonts w:ascii="Times New Roman" w:eastAsia="Times New Roman" w:hAnsi="Times New Roman" w:cs="Times New Roman"/>
            <w:szCs w:val="24"/>
            <w:lang w:bidi="ar-SA"/>
          </w:rPr>
          <w:fldChar w:fldCharType="begin"/>
        </w:r>
        <w:r w:rsidRPr="00DC5FFF">
          <w:rPr>
            <w:rFonts w:ascii="Times New Roman" w:eastAsia="Times New Roman" w:hAnsi="Times New Roman" w:cs="Times New Roman"/>
            <w:szCs w:val="24"/>
            <w:lang w:bidi="ar-SA"/>
          </w:rPr>
          <w:instrText xml:space="preserve"> HYPERLINK "file:///C:\\Users\\Zac\\AppData\\Local\\Temp\\SiteRules.xml" </w:instrText>
        </w:r>
        <w:r w:rsidRPr="00DC5FFF">
          <w:rPr>
            <w:rFonts w:ascii="Times New Roman" w:eastAsia="Times New Roman" w:hAnsi="Times New Roman" w:cs="Times New Roman"/>
            <w:szCs w:val="24"/>
            <w:lang w:bidi="ar-SA"/>
          </w:rPr>
          <w:fldChar w:fldCharType="separate"/>
        </w:r>
        <w:r w:rsidRPr="00DC5FFF">
          <w:rPr>
            <w:rFonts w:ascii="Times New Roman" w:eastAsia="Times New Roman" w:hAnsi="Times New Roman" w:cs="Times New Roman"/>
            <w:color w:val="0000FF"/>
            <w:szCs w:val="24"/>
            <w:u w:val="single"/>
            <w:lang w:bidi="ar-SA"/>
          </w:rPr>
          <w:t>&lt;</w:t>
        </w:r>
        <w:proofErr w:type="spellStart"/>
        <w:proofErr w:type="gramStart"/>
        <w:r w:rsidRPr="00DC5FFF">
          <w:rPr>
            <w:rFonts w:ascii="Times New Roman" w:eastAsia="Times New Roman" w:hAnsi="Times New Roman" w:cs="Times New Roman"/>
            <w:color w:val="990000"/>
            <w:szCs w:val="24"/>
            <w:u w:val="single"/>
            <w:lang w:bidi="ar-SA"/>
          </w:rPr>
          <w:t>exclusionConditions</w:t>
        </w:r>
        <w:proofErr w:type="spellEnd"/>
        <w:proofErr w:type="gramEnd"/>
        <w:r w:rsidRPr="00DC5FFF">
          <w:rPr>
            <w:rFonts w:ascii="Times New Roman" w:eastAsia="Times New Roman" w:hAnsi="Times New Roman" w:cs="Times New Roman"/>
            <w:color w:val="0000FF"/>
            <w:szCs w:val="24"/>
            <w:u w:val="single"/>
            <w:lang w:bidi="ar-SA"/>
          </w:rPr>
          <w:t>&gt;</w:t>
        </w:r>
        <w:r w:rsidRPr="00DC5FFF">
          <w:rPr>
            <w:rFonts w:ascii="Times New Roman" w:eastAsia="Times New Roman" w:hAnsi="Times New Roman" w:cs="Times New Roman"/>
            <w:szCs w:val="24"/>
            <w:lang w:bidi="ar-SA"/>
          </w:rPr>
          <w:fldChar w:fldCharType="end"/>
        </w:r>
      </w:ins>
    </w:p>
    <w:p w14:paraId="17E9EA17" w14:textId="77777777" w:rsidR="00D83CF7" w:rsidRPr="00E06551" w:rsidRDefault="00D83CF7" w:rsidP="00D83CF7">
      <w:pPr>
        <w:spacing w:after="0"/>
        <w:ind w:firstLine="720"/>
        <w:rPr>
          <w:ins w:id="1534" w:author="Zac" w:date="2015-11-16T21:20:00Z"/>
          <w:rFonts w:ascii="Times New Roman" w:eastAsia="Times New Roman" w:hAnsi="Times New Roman" w:cs="Times New Roman"/>
          <w:sz w:val="22"/>
          <w:szCs w:val="22"/>
          <w:lang w:bidi="ar-SA"/>
        </w:rPr>
      </w:pPr>
      <w:ins w:id="1535" w:author="Zac" w:date="2015-11-16T21:20:00Z">
        <w:r w:rsidRPr="00E06551">
          <w:rPr>
            <w:rFonts w:ascii="Times New Roman" w:eastAsia="Times New Roman" w:hAnsi="Times New Roman" w:cs="Times New Roman"/>
            <w:noProof/>
            <w:szCs w:val="24"/>
            <w:lang w:bidi="ar-SA"/>
            <w:rPrChange w:id="1536" w:author="Unknown">
              <w:rPr>
                <w:noProof/>
                <w:lang w:bidi="ar-SA"/>
              </w:rPr>
            </w:rPrChange>
          </w:rPr>
          <mc:AlternateContent>
            <mc:Choice Requires="wps">
              <w:drawing>
                <wp:anchor distT="0" distB="0" distL="114300" distR="114300" simplePos="0" relativeHeight="251716604" behindDoc="0" locked="0" layoutInCell="1" allowOverlap="1" wp14:anchorId="72420AD1" wp14:editId="6AA5F4A6">
                  <wp:simplePos x="0" y="0"/>
                  <wp:positionH relativeFrom="column">
                    <wp:posOffset>-584200</wp:posOffset>
                  </wp:positionH>
                  <wp:positionV relativeFrom="paragraph">
                    <wp:posOffset>84823</wp:posOffset>
                  </wp:positionV>
                  <wp:extent cx="580390" cy="268605"/>
                  <wp:effectExtent l="57150" t="38100" r="29210" b="112395"/>
                  <wp:wrapNone/>
                  <wp:docPr id="26" name="Right Arrow 26"/>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6" o:spid="_x0000_s1026" type="#_x0000_t13" style="position:absolute;margin-left:-46pt;margin-top:6.7pt;width:45.7pt;height:21.15pt;z-index:2517166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E06551">
          <w:rPr>
            <w:rFonts w:ascii="Times New Roman" w:eastAsia="Times New Roman" w:hAnsi="Times New Roman" w:cs="Times New Roman"/>
            <w:sz w:val="22"/>
            <w:szCs w:val="22"/>
            <w:lang w:bidi="ar-SA"/>
          </w:rPr>
          <w:t>&lt;</w:t>
        </w:r>
        <w:r w:rsidRPr="00E06551">
          <w:rPr>
            <w:rFonts w:ascii="Times New Roman" w:eastAsia="Times New Roman" w:hAnsi="Times New Roman" w:cs="Times New Roman"/>
            <w:color w:val="990000"/>
            <w:sz w:val="22"/>
            <w:szCs w:val="22"/>
            <w:lang w:bidi="ar-SA"/>
          </w:rPr>
          <w:t>condition</w:t>
        </w:r>
        <w:r w:rsidRPr="00E06551">
          <w:rPr>
            <w:rFonts w:ascii="Times New Roman" w:eastAsia="Times New Roman" w:hAnsi="Times New Roman" w:cs="Times New Roman"/>
            <w:sz w:val="22"/>
            <w:szCs w:val="22"/>
            <w:lang w:bidi="ar-SA"/>
          </w:rPr>
          <w:t xml:space="preserve"> </w:t>
        </w:r>
        <w:proofErr w:type="spellStart"/>
        <w:r w:rsidRPr="00E06551">
          <w:rPr>
            <w:rFonts w:ascii="Times New Roman" w:eastAsia="Times New Roman" w:hAnsi="Times New Roman" w:cs="Times New Roman"/>
            <w:color w:val="990000"/>
            <w:sz w:val="22"/>
            <w:szCs w:val="22"/>
            <w:lang w:bidi="ar-SA"/>
          </w:rPr>
          <w:t>fieldName</w:t>
        </w:r>
        <w:proofErr w:type="spellEnd"/>
        <w:r w:rsidRPr="00E06551">
          <w:rPr>
            <w:rFonts w:ascii="Times New Roman" w:eastAsia="Times New Roman" w:hAnsi="Times New Roman" w:cs="Times New Roman"/>
            <w:sz w:val="22"/>
            <w:szCs w:val="22"/>
            <w:lang w:bidi="ar-SA"/>
          </w:rPr>
          <w:t>="</w:t>
        </w:r>
        <w:proofErr w:type="spellStart"/>
        <w:r w:rsidRPr="00E06551">
          <w:rPr>
            <w:rFonts w:ascii="Times New Roman" w:eastAsia="Times New Roman" w:hAnsi="Times New Roman" w:cs="Times New Roman"/>
            <w:b/>
            <w:bCs/>
            <w:color w:val="000000"/>
            <w:sz w:val="22"/>
            <w:szCs w:val="22"/>
            <w:lang w:bidi="ar-SA"/>
          </w:rPr>
          <w:t>is_visible</w:t>
        </w:r>
        <w:proofErr w:type="spellEnd"/>
        <w:r w:rsidRPr="00E06551">
          <w:rPr>
            <w:rFonts w:ascii="Times New Roman" w:eastAsia="Times New Roman" w:hAnsi="Times New Roman" w:cs="Times New Roman"/>
            <w:sz w:val="22"/>
            <w:szCs w:val="22"/>
            <w:lang w:bidi="ar-SA"/>
          </w:rPr>
          <w:t xml:space="preserve">" </w:t>
        </w:r>
        <w:r w:rsidRPr="00E06551">
          <w:rPr>
            <w:rFonts w:ascii="Times New Roman" w:eastAsia="Times New Roman" w:hAnsi="Times New Roman" w:cs="Times New Roman"/>
            <w:color w:val="990000"/>
            <w:sz w:val="22"/>
            <w:szCs w:val="22"/>
            <w:lang w:bidi="ar-SA"/>
          </w:rPr>
          <w:t>value</w:t>
        </w:r>
        <w:r w:rsidRPr="00E06551">
          <w:rPr>
            <w:rFonts w:ascii="Times New Roman" w:eastAsia="Times New Roman" w:hAnsi="Times New Roman" w:cs="Times New Roman"/>
            <w:sz w:val="22"/>
            <w:szCs w:val="22"/>
            <w:lang w:bidi="ar-SA"/>
          </w:rPr>
          <w:t>="</w:t>
        </w:r>
        <w:r w:rsidRPr="00E06551">
          <w:rPr>
            <w:rFonts w:ascii="Times New Roman" w:eastAsia="Times New Roman" w:hAnsi="Times New Roman" w:cs="Times New Roman"/>
            <w:b/>
            <w:bCs/>
            <w:color w:val="000000"/>
            <w:sz w:val="22"/>
            <w:szCs w:val="22"/>
            <w:lang w:bidi="ar-SA"/>
          </w:rPr>
          <w:t>false</w:t>
        </w:r>
        <w:r w:rsidRPr="00E06551">
          <w:rPr>
            <w:rFonts w:ascii="Times New Roman" w:eastAsia="Times New Roman" w:hAnsi="Times New Roman" w:cs="Times New Roman"/>
            <w:sz w:val="22"/>
            <w:szCs w:val="22"/>
            <w:lang w:bidi="ar-SA"/>
          </w:rPr>
          <w:t xml:space="preserve">" </w:t>
        </w:r>
        <w:r w:rsidRPr="00E06551">
          <w:rPr>
            <w:rFonts w:ascii="Times New Roman" w:eastAsia="Times New Roman" w:hAnsi="Times New Roman" w:cs="Times New Roman"/>
            <w:color w:val="990000"/>
            <w:sz w:val="22"/>
            <w:szCs w:val="22"/>
            <w:lang w:bidi="ar-SA"/>
          </w:rPr>
          <w:t>comparison</w:t>
        </w:r>
        <w:r w:rsidRPr="00E06551">
          <w:rPr>
            <w:rFonts w:ascii="Times New Roman" w:eastAsia="Times New Roman" w:hAnsi="Times New Roman" w:cs="Times New Roman"/>
            <w:sz w:val="22"/>
            <w:szCs w:val="22"/>
            <w:lang w:bidi="ar-SA"/>
          </w:rPr>
          <w:t>="</w:t>
        </w:r>
        <w:proofErr w:type="spellStart"/>
        <w:r w:rsidRPr="00E06551">
          <w:rPr>
            <w:rFonts w:ascii="Times New Roman" w:eastAsia="Times New Roman" w:hAnsi="Times New Roman" w:cs="Times New Roman"/>
            <w:b/>
            <w:bCs/>
            <w:color w:val="000000"/>
            <w:sz w:val="22"/>
            <w:szCs w:val="22"/>
            <w:lang w:bidi="ar-SA"/>
          </w:rPr>
          <w:t>Eq</w:t>
        </w:r>
        <w:proofErr w:type="spellEnd"/>
        <w:r w:rsidRPr="00E06551">
          <w:rPr>
            <w:rFonts w:ascii="Times New Roman" w:eastAsia="Times New Roman" w:hAnsi="Times New Roman" w:cs="Times New Roman"/>
            <w:sz w:val="22"/>
            <w:szCs w:val="22"/>
            <w:lang w:bidi="ar-SA"/>
          </w:rPr>
          <w:t xml:space="preserve">" </w:t>
        </w:r>
        <w:r w:rsidRPr="00E06551">
          <w:rPr>
            <w:rFonts w:ascii="Times New Roman" w:eastAsia="Times New Roman" w:hAnsi="Times New Roman" w:cs="Times New Roman"/>
            <w:color w:val="990000"/>
            <w:sz w:val="22"/>
            <w:szCs w:val="22"/>
            <w:lang w:bidi="ar-SA"/>
          </w:rPr>
          <w:t>name</w:t>
        </w:r>
        <w:r w:rsidRPr="00E06551">
          <w:rPr>
            <w:rFonts w:ascii="Times New Roman" w:eastAsia="Times New Roman" w:hAnsi="Times New Roman" w:cs="Times New Roman"/>
            <w:sz w:val="22"/>
            <w:szCs w:val="22"/>
            <w:lang w:bidi="ar-SA"/>
          </w:rPr>
          <w:t>="</w:t>
        </w:r>
        <w:r w:rsidRPr="00E06551">
          <w:rPr>
            <w:rFonts w:ascii="Times New Roman" w:eastAsia="Times New Roman" w:hAnsi="Times New Roman" w:cs="Times New Roman"/>
            <w:b/>
            <w:bCs/>
            <w:color w:val="000000"/>
            <w:sz w:val="22"/>
            <w:szCs w:val="22"/>
            <w:lang w:bidi="ar-SA"/>
          </w:rPr>
          <w:t>Not Visible</w:t>
        </w:r>
        <w:r w:rsidRPr="00E06551">
          <w:rPr>
            <w:rFonts w:ascii="Times New Roman" w:eastAsia="Times New Roman" w:hAnsi="Times New Roman" w:cs="Times New Roman"/>
            <w:sz w:val="22"/>
            <w:szCs w:val="22"/>
            <w:lang w:bidi="ar-SA"/>
          </w:rPr>
          <w:t>"/&gt;</w:t>
        </w:r>
      </w:ins>
    </w:p>
    <w:p w14:paraId="03C640C9" w14:textId="77777777" w:rsidR="00D83CF7" w:rsidRPr="00E06551" w:rsidRDefault="00D83CF7" w:rsidP="00D83CF7">
      <w:pPr>
        <w:spacing w:after="0"/>
        <w:ind w:firstLine="720"/>
        <w:rPr>
          <w:ins w:id="1537" w:author="Zac" w:date="2015-11-16T21:20:00Z"/>
          <w:rFonts w:ascii="Times New Roman" w:eastAsia="Times New Roman" w:hAnsi="Times New Roman" w:cs="Times New Roman"/>
          <w:sz w:val="22"/>
          <w:szCs w:val="22"/>
          <w:lang w:bidi="ar-SA"/>
        </w:rPr>
      </w:pPr>
      <w:ins w:id="1538" w:author="Zac" w:date="2015-11-16T21:20:00Z">
        <w:r w:rsidRPr="00E06551">
          <w:rPr>
            <w:rFonts w:ascii="Times New Roman" w:eastAsia="Times New Roman" w:hAnsi="Times New Roman" w:cs="Times New Roman"/>
            <w:sz w:val="22"/>
            <w:szCs w:val="22"/>
            <w:lang w:bidi="ar-SA"/>
          </w:rPr>
          <w:t>&lt;</w:t>
        </w:r>
        <w:r w:rsidRPr="00E06551">
          <w:rPr>
            <w:rFonts w:ascii="Times New Roman" w:eastAsia="Times New Roman" w:hAnsi="Times New Roman" w:cs="Times New Roman"/>
            <w:color w:val="990000"/>
            <w:sz w:val="22"/>
            <w:szCs w:val="22"/>
            <w:lang w:bidi="ar-SA"/>
          </w:rPr>
          <w:t>condition</w:t>
        </w:r>
        <w:r w:rsidRPr="00E06551">
          <w:rPr>
            <w:rFonts w:ascii="Times New Roman" w:eastAsia="Times New Roman" w:hAnsi="Times New Roman" w:cs="Times New Roman"/>
            <w:sz w:val="22"/>
            <w:szCs w:val="22"/>
            <w:lang w:bidi="ar-SA"/>
          </w:rPr>
          <w:t xml:space="preserve"> </w:t>
        </w:r>
        <w:proofErr w:type="spellStart"/>
        <w:r w:rsidRPr="00E06551">
          <w:rPr>
            <w:rFonts w:ascii="Times New Roman" w:eastAsia="Times New Roman" w:hAnsi="Times New Roman" w:cs="Times New Roman"/>
            <w:color w:val="990000"/>
            <w:sz w:val="22"/>
            <w:szCs w:val="22"/>
            <w:lang w:bidi="ar-SA"/>
          </w:rPr>
          <w:t>fieldName</w:t>
        </w:r>
        <w:proofErr w:type="spellEnd"/>
        <w:r w:rsidRPr="00E06551">
          <w:rPr>
            <w:rFonts w:ascii="Times New Roman" w:eastAsia="Times New Roman" w:hAnsi="Times New Roman" w:cs="Times New Roman"/>
            <w:sz w:val="22"/>
            <w:szCs w:val="22"/>
            <w:lang w:bidi="ar-SA"/>
          </w:rPr>
          <w:t>="</w:t>
        </w:r>
        <w:proofErr w:type="spellStart"/>
        <w:r w:rsidRPr="00E06551">
          <w:rPr>
            <w:rFonts w:ascii="Times New Roman" w:eastAsia="Times New Roman" w:hAnsi="Times New Roman" w:cs="Times New Roman"/>
            <w:b/>
            <w:bCs/>
            <w:color w:val="000000"/>
            <w:sz w:val="22"/>
            <w:szCs w:val="22"/>
            <w:lang w:bidi="ar-SA"/>
          </w:rPr>
          <w:t>inventory_level</w:t>
        </w:r>
        <w:proofErr w:type="spellEnd"/>
        <w:r w:rsidRPr="00E06551">
          <w:rPr>
            <w:rFonts w:ascii="Times New Roman" w:eastAsia="Times New Roman" w:hAnsi="Times New Roman" w:cs="Times New Roman"/>
            <w:sz w:val="22"/>
            <w:szCs w:val="22"/>
            <w:lang w:bidi="ar-SA"/>
          </w:rPr>
          <w:t xml:space="preserve">" </w:t>
        </w:r>
        <w:r w:rsidRPr="00E06551">
          <w:rPr>
            <w:rFonts w:ascii="Times New Roman" w:eastAsia="Times New Roman" w:hAnsi="Times New Roman" w:cs="Times New Roman"/>
            <w:color w:val="990000"/>
            <w:sz w:val="22"/>
            <w:szCs w:val="22"/>
            <w:lang w:bidi="ar-SA"/>
          </w:rPr>
          <w:t>value</w:t>
        </w:r>
        <w:r w:rsidRPr="00E06551">
          <w:rPr>
            <w:rFonts w:ascii="Times New Roman" w:eastAsia="Times New Roman" w:hAnsi="Times New Roman" w:cs="Times New Roman"/>
            <w:sz w:val="22"/>
            <w:szCs w:val="22"/>
            <w:lang w:bidi="ar-SA"/>
          </w:rPr>
          <w:t>="</w:t>
        </w:r>
        <w:r w:rsidRPr="00E06551">
          <w:rPr>
            <w:rFonts w:ascii="Times New Roman" w:eastAsia="Times New Roman" w:hAnsi="Times New Roman" w:cs="Times New Roman"/>
            <w:b/>
            <w:bCs/>
            <w:color w:val="000000"/>
            <w:sz w:val="22"/>
            <w:szCs w:val="22"/>
            <w:lang w:bidi="ar-SA"/>
          </w:rPr>
          <w:t>1</w:t>
        </w:r>
        <w:r w:rsidRPr="00E06551">
          <w:rPr>
            <w:rFonts w:ascii="Times New Roman" w:eastAsia="Times New Roman" w:hAnsi="Times New Roman" w:cs="Times New Roman"/>
            <w:sz w:val="22"/>
            <w:szCs w:val="22"/>
            <w:lang w:bidi="ar-SA"/>
          </w:rPr>
          <w:t xml:space="preserve">" </w:t>
        </w:r>
        <w:r w:rsidRPr="00E06551">
          <w:rPr>
            <w:rFonts w:ascii="Times New Roman" w:eastAsia="Times New Roman" w:hAnsi="Times New Roman" w:cs="Times New Roman"/>
            <w:color w:val="990000"/>
            <w:sz w:val="22"/>
            <w:szCs w:val="22"/>
            <w:lang w:bidi="ar-SA"/>
          </w:rPr>
          <w:t>comparison</w:t>
        </w:r>
        <w:r w:rsidRPr="00E06551">
          <w:rPr>
            <w:rFonts w:ascii="Times New Roman" w:eastAsia="Times New Roman" w:hAnsi="Times New Roman" w:cs="Times New Roman"/>
            <w:sz w:val="22"/>
            <w:szCs w:val="22"/>
            <w:lang w:bidi="ar-SA"/>
          </w:rPr>
          <w:t>="</w:t>
        </w:r>
        <w:r w:rsidRPr="00E06551">
          <w:rPr>
            <w:rFonts w:ascii="Times New Roman" w:eastAsia="Times New Roman" w:hAnsi="Times New Roman" w:cs="Times New Roman"/>
            <w:b/>
            <w:bCs/>
            <w:color w:val="000000"/>
            <w:sz w:val="22"/>
            <w:szCs w:val="22"/>
            <w:lang w:bidi="ar-SA"/>
          </w:rPr>
          <w:t>Lt</w:t>
        </w:r>
        <w:r w:rsidRPr="00E06551">
          <w:rPr>
            <w:rFonts w:ascii="Times New Roman" w:eastAsia="Times New Roman" w:hAnsi="Times New Roman" w:cs="Times New Roman"/>
            <w:sz w:val="22"/>
            <w:szCs w:val="22"/>
            <w:lang w:bidi="ar-SA"/>
          </w:rPr>
          <w:t xml:space="preserve">" </w:t>
        </w:r>
        <w:r w:rsidRPr="00E06551">
          <w:rPr>
            <w:rFonts w:ascii="Times New Roman" w:eastAsia="Times New Roman" w:hAnsi="Times New Roman" w:cs="Times New Roman"/>
            <w:color w:val="990000"/>
            <w:sz w:val="22"/>
            <w:szCs w:val="22"/>
            <w:lang w:bidi="ar-SA"/>
          </w:rPr>
          <w:t>name</w:t>
        </w:r>
        <w:r w:rsidRPr="00E06551">
          <w:rPr>
            <w:rFonts w:ascii="Times New Roman" w:eastAsia="Times New Roman" w:hAnsi="Times New Roman" w:cs="Times New Roman"/>
            <w:sz w:val="22"/>
            <w:szCs w:val="22"/>
            <w:lang w:bidi="ar-SA"/>
          </w:rPr>
          <w:t>="</w:t>
        </w:r>
        <w:r w:rsidRPr="00E06551">
          <w:rPr>
            <w:rFonts w:ascii="Times New Roman" w:eastAsia="Times New Roman" w:hAnsi="Times New Roman" w:cs="Times New Roman"/>
            <w:b/>
            <w:bCs/>
            <w:color w:val="000000"/>
            <w:sz w:val="22"/>
            <w:szCs w:val="22"/>
            <w:lang w:bidi="ar-SA"/>
          </w:rPr>
          <w:t>Out Of Stock</w:t>
        </w:r>
        <w:r w:rsidRPr="00E06551">
          <w:rPr>
            <w:rFonts w:ascii="Times New Roman" w:eastAsia="Times New Roman" w:hAnsi="Times New Roman" w:cs="Times New Roman"/>
            <w:sz w:val="22"/>
            <w:szCs w:val="22"/>
            <w:lang w:bidi="ar-SA"/>
          </w:rPr>
          <w:t>"/&gt;</w:t>
        </w:r>
      </w:ins>
    </w:p>
    <w:p w14:paraId="67B01CFC" w14:textId="77777777" w:rsidR="00D83CF7" w:rsidRPr="004E31BA" w:rsidRDefault="00D83CF7" w:rsidP="00D83CF7">
      <w:pPr>
        <w:spacing w:after="0"/>
        <w:ind w:firstLine="720"/>
        <w:rPr>
          <w:ins w:id="1539" w:author="Zac" w:date="2015-11-16T21:20:00Z"/>
          <w:rFonts w:ascii="Times New Roman" w:eastAsia="Times New Roman" w:hAnsi="Times New Roman" w:cs="Times New Roman"/>
          <w:szCs w:val="24"/>
          <w:lang w:bidi="ar-SA"/>
        </w:rPr>
      </w:pPr>
      <w:ins w:id="1540" w:author="Zac" w:date="2015-11-16T21:20:00Z">
        <w:r w:rsidRPr="00E06551">
          <w:rPr>
            <w:rFonts w:ascii="Times New Roman" w:eastAsia="Times New Roman" w:hAnsi="Times New Roman" w:cs="Times New Roman"/>
            <w:sz w:val="22"/>
            <w:szCs w:val="22"/>
            <w:lang w:bidi="ar-SA"/>
          </w:rPr>
          <w:t>&lt;</w:t>
        </w:r>
        <w:r w:rsidRPr="00E06551">
          <w:rPr>
            <w:rFonts w:ascii="Times New Roman" w:eastAsia="Times New Roman" w:hAnsi="Times New Roman" w:cs="Times New Roman"/>
            <w:color w:val="990000"/>
            <w:sz w:val="22"/>
            <w:szCs w:val="22"/>
            <w:lang w:bidi="ar-SA"/>
          </w:rPr>
          <w:t>condition</w:t>
        </w:r>
        <w:r w:rsidRPr="00E06551">
          <w:rPr>
            <w:rFonts w:ascii="Times New Roman" w:eastAsia="Times New Roman" w:hAnsi="Times New Roman" w:cs="Times New Roman"/>
            <w:sz w:val="22"/>
            <w:szCs w:val="22"/>
            <w:lang w:bidi="ar-SA"/>
          </w:rPr>
          <w:t xml:space="preserve"> </w:t>
        </w:r>
        <w:proofErr w:type="spellStart"/>
        <w:r w:rsidRPr="00E06551">
          <w:rPr>
            <w:rFonts w:ascii="Times New Roman" w:eastAsia="Times New Roman" w:hAnsi="Times New Roman" w:cs="Times New Roman"/>
            <w:color w:val="990000"/>
            <w:sz w:val="22"/>
            <w:szCs w:val="22"/>
            <w:lang w:bidi="ar-SA"/>
          </w:rPr>
          <w:t>fieldName</w:t>
        </w:r>
        <w:proofErr w:type="spellEnd"/>
        <w:r w:rsidRPr="00E06551">
          <w:rPr>
            <w:rFonts w:ascii="Times New Roman" w:eastAsia="Times New Roman" w:hAnsi="Times New Roman" w:cs="Times New Roman"/>
            <w:sz w:val="22"/>
            <w:szCs w:val="22"/>
            <w:lang w:bidi="ar-SA"/>
          </w:rPr>
          <w:t>="</w:t>
        </w:r>
        <w:r w:rsidRPr="00E06551">
          <w:rPr>
            <w:rFonts w:ascii="Times New Roman" w:eastAsia="Times New Roman" w:hAnsi="Times New Roman" w:cs="Times New Roman"/>
            <w:b/>
            <w:bCs/>
            <w:color w:val="000000"/>
            <w:sz w:val="22"/>
            <w:szCs w:val="22"/>
            <w:lang w:bidi="ar-SA"/>
          </w:rPr>
          <w:t>price</w:t>
        </w:r>
        <w:r w:rsidRPr="00E06551">
          <w:rPr>
            <w:rFonts w:ascii="Times New Roman" w:eastAsia="Times New Roman" w:hAnsi="Times New Roman" w:cs="Times New Roman"/>
            <w:sz w:val="22"/>
            <w:szCs w:val="22"/>
            <w:lang w:bidi="ar-SA"/>
          </w:rPr>
          <w:t xml:space="preserve">" </w:t>
        </w:r>
        <w:r w:rsidRPr="00E06551">
          <w:rPr>
            <w:rFonts w:ascii="Times New Roman" w:eastAsia="Times New Roman" w:hAnsi="Times New Roman" w:cs="Times New Roman"/>
            <w:color w:val="990000"/>
            <w:sz w:val="22"/>
            <w:szCs w:val="22"/>
            <w:lang w:bidi="ar-SA"/>
          </w:rPr>
          <w:t>value</w:t>
        </w:r>
        <w:r w:rsidRPr="00E06551">
          <w:rPr>
            <w:rFonts w:ascii="Times New Roman" w:eastAsia="Times New Roman" w:hAnsi="Times New Roman" w:cs="Times New Roman"/>
            <w:sz w:val="22"/>
            <w:szCs w:val="22"/>
            <w:lang w:bidi="ar-SA"/>
          </w:rPr>
          <w:t>="</w:t>
        </w:r>
        <w:r w:rsidRPr="00E06551">
          <w:rPr>
            <w:rFonts w:ascii="Times New Roman" w:eastAsia="Times New Roman" w:hAnsi="Times New Roman" w:cs="Times New Roman"/>
            <w:b/>
            <w:bCs/>
            <w:color w:val="000000"/>
            <w:sz w:val="22"/>
            <w:szCs w:val="22"/>
            <w:lang w:bidi="ar-SA"/>
          </w:rPr>
          <w:t>.01</w:t>
        </w:r>
        <w:r w:rsidRPr="00E06551">
          <w:rPr>
            <w:rFonts w:ascii="Times New Roman" w:eastAsia="Times New Roman" w:hAnsi="Times New Roman" w:cs="Times New Roman"/>
            <w:sz w:val="22"/>
            <w:szCs w:val="22"/>
            <w:lang w:bidi="ar-SA"/>
          </w:rPr>
          <w:t xml:space="preserve">" </w:t>
        </w:r>
        <w:r w:rsidRPr="00E06551">
          <w:rPr>
            <w:rFonts w:ascii="Times New Roman" w:eastAsia="Times New Roman" w:hAnsi="Times New Roman" w:cs="Times New Roman"/>
            <w:color w:val="990000"/>
            <w:sz w:val="22"/>
            <w:szCs w:val="22"/>
            <w:lang w:bidi="ar-SA"/>
          </w:rPr>
          <w:t>comparison</w:t>
        </w:r>
        <w:r w:rsidRPr="00E06551">
          <w:rPr>
            <w:rFonts w:ascii="Times New Roman" w:eastAsia="Times New Roman" w:hAnsi="Times New Roman" w:cs="Times New Roman"/>
            <w:sz w:val="22"/>
            <w:szCs w:val="22"/>
            <w:lang w:bidi="ar-SA"/>
          </w:rPr>
          <w:t>="</w:t>
        </w:r>
        <w:r w:rsidRPr="00E06551">
          <w:rPr>
            <w:rFonts w:ascii="Times New Roman" w:eastAsia="Times New Roman" w:hAnsi="Times New Roman" w:cs="Times New Roman"/>
            <w:b/>
            <w:bCs/>
            <w:color w:val="000000"/>
            <w:sz w:val="22"/>
            <w:szCs w:val="22"/>
            <w:lang w:bidi="ar-SA"/>
          </w:rPr>
          <w:t>Lt</w:t>
        </w:r>
        <w:r w:rsidRPr="00E06551">
          <w:rPr>
            <w:rFonts w:ascii="Times New Roman" w:eastAsia="Times New Roman" w:hAnsi="Times New Roman" w:cs="Times New Roman"/>
            <w:sz w:val="22"/>
            <w:szCs w:val="22"/>
            <w:lang w:bidi="ar-SA"/>
          </w:rPr>
          <w:t xml:space="preserve">" </w:t>
        </w:r>
        <w:r w:rsidRPr="00E06551">
          <w:rPr>
            <w:rFonts w:ascii="Times New Roman" w:eastAsia="Times New Roman" w:hAnsi="Times New Roman" w:cs="Times New Roman"/>
            <w:color w:val="990000"/>
            <w:sz w:val="22"/>
            <w:szCs w:val="22"/>
            <w:lang w:bidi="ar-SA"/>
          </w:rPr>
          <w:t>name</w:t>
        </w:r>
        <w:r w:rsidRPr="00E06551">
          <w:rPr>
            <w:rFonts w:ascii="Times New Roman" w:eastAsia="Times New Roman" w:hAnsi="Times New Roman" w:cs="Times New Roman"/>
            <w:sz w:val="22"/>
            <w:szCs w:val="22"/>
            <w:lang w:bidi="ar-SA"/>
          </w:rPr>
          <w:t>="</w:t>
        </w:r>
        <w:r w:rsidRPr="00E06551">
          <w:rPr>
            <w:rFonts w:ascii="Times New Roman" w:eastAsia="Times New Roman" w:hAnsi="Times New Roman" w:cs="Times New Roman"/>
            <w:b/>
            <w:bCs/>
            <w:color w:val="000000"/>
            <w:sz w:val="22"/>
            <w:szCs w:val="22"/>
            <w:lang w:bidi="ar-SA"/>
          </w:rPr>
          <w:t>Free</w:t>
        </w:r>
        <w:r w:rsidRPr="00E06551">
          <w:rPr>
            <w:rFonts w:ascii="Times New Roman" w:eastAsia="Times New Roman" w:hAnsi="Times New Roman" w:cs="Times New Roman"/>
            <w:sz w:val="22"/>
            <w:szCs w:val="22"/>
            <w:lang w:bidi="ar-SA"/>
          </w:rPr>
          <w:t>"/&gt;</w:t>
        </w:r>
      </w:ins>
    </w:p>
    <w:p w14:paraId="6A54D1B3" w14:textId="77777777" w:rsidR="00D83CF7" w:rsidRDefault="00D83CF7" w:rsidP="00D83CF7">
      <w:pPr>
        <w:spacing w:after="0"/>
        <w:ind w:left="288"/>
        <w:rPr>
          <w:ins w:id="1541" w:author="Zac" w:date="2015-11-16T21:20:00Z"/>
          <w:rFonts w:ascii="Times New Roman" w:eastAsia="Times New Roman" w:hAnsi="Times New Roman" w:cs="Times New Roman"/>
          <w:color w:val="0000FF"/>
          <w:szCs w:val="24"/>
          <w:lang w:bidi="ar-SA"/>
        </w:rPr>
      </w:pPr>
      <w:ins w:id="1542" w:author="Zac" w:date="2015-11-16T21:20:00Z">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exclusionConditions</w:t>
        </w:r>
        <w:proofErr w:type="spellEnd"/>
        <w:r w:rsidRPr="00DC5FFF">
          <w:rPr>
            <w:rFonts w:ascii="Times New Roman" w:eastAsia="Times New Roman" w:hAnsi="Times New Roman" w:cs="Times New Roman"/>
            <w:color w:val="0000FF"/>
            <w:szCs w:val="24"/>
            <w:lang w:bidi="ar-SA"/>
          </w:rPr>
          <w:t>&gt;</w:t>
        </w:r>
      </w:ins>
    </w:p>
    <w:p w14:paraId="52FDBE48" w14:textId="77777777" w:rsidR="00D83CF7" w:rsidRDefault="00D83CF7" w:rsidP="00D83CF7">
      <w:pPr>
        <w:spacing w:after="0"/>
        <w:ind w:left="288"/>
        <w:rPr>
          <w:ins w:id="1543" w:author="Zac" w:date="2015-11-16T21:20:00Z"/>
          <w:rFonts w:ascii="Times New Roman" w:eastAsia="Times New Roman" w:hAnsi="Times New Roman" w:cs="Times New Roman"/>
          <w:szCs w:val="24"/>
          <w:lang w:bidi="ar-SA"/>
        </w:rPr>
      </w:pPr>
    </w:p>
    <w:p w14:paraId="6B79AC77" w14:textId="77777777" w:rsidR="00D83CF7" w:rsidRDefault="00D83CF7" w:rsidP="00D83CF7">
      <w:pPr>
        <w:spacing w:after="0"/>
        <w:ind w:left="288"/>
        <w:rPr>
          <w:ins w:id="1544" w:author="Zac" w:date="2015-11-16T21:20:00Z"/>
          <w:rFonts w:ascii="Times New Roman" w:eastAsia="Times New Roman" w:hAnsi="Times New Roman" w:cs="Times New Roman"/>
          <w:szCs w:val="24"/>
          <w:lang w:bidi="ar-SA"/>
        </w:rPr>
      </w:pPr>
      <w:ins w:id="1545" w:author="Zac" w:date="2015-11-16T21:20:00Z">
        <w:r w:rsidRPr="00DC5FFF">
          <w:rPr>
            <w:rFonts w:ascii="Times New Roman" w:eastAsia="Times New Roman" w:hAnsi="Times New Roman" w:cs="Times New Roman"/>
            <w:szCs w:val="24"/>
            <w:lang w:bidi="ar-SA"/>
          </w:rPr>
          <w:fldChar w:fldCharType="begin"/>
        </w:r>
        <w:r w:rsidRPr="00DC5FFF">
          <w:rPr>
            <w:rFonts w:ascii="Times New Roman" w:eastAsia="Times New Roman" w:hAnsi="Times New Roman" w:cs="Times New Roman"/>
            <w:szCs w:val="24"/>
            <w:lang w:bidi="ar-SA"/>
          </w:rPr>
          <w:instrText xml:space="preserve"> HYPERLINK "file:///C:\\Users\\Zac\\AppData\\Local\\Temp\\SiteRules.xml" </w:instrText>
        </w:r>
        <w:r w:rsidRPr="00DC5FFF">
          <w:rPr>
            <w:rFonts w:ascii="Times New Roman" w:eastAsia="Times New Roman" w:hAnsi="Times New Roman" w:cs="Times New Roman"/>
            <w:szCs w:val="24"/>
            <w:lang w:bidi="ar-SA"/>
          </w:rPr>
          <w:fldChar w:fldCharType="separate"/>
        </w:r>
        <w:r w:rsidRPr="00DC5FFF">
          <w:rPr>
            <w:rFonts w:ascii="Times New Roman" w:eastAsia="Times New Roman" w:hAnsi="Times New Roman" w:cs="Times New Roman"/>
            <w:color w:val="0000FF"/>
            <w:szCs w:val="24"/>
            <w:u w:val="single"/>
            <w:lang w:bidi="ar-SA"/>
          </w:rPr>
          <w:t>&lt;</w:t>
        </w:r>
        <w:proofErr w:type="spellStart"/>
        <w:proofErr w:type="gramStart"/>
        <w:r w:rsidRPr="00DC5FFF">
          <w:rPr>
            <w:rFonts w:ascii="Times New Roman" w:eastAsia="Times New Roman" w:hAnsi="Times New Roman" w:cs="Times New Roman"/>
            <w:color w:val="990000"/>
            <w:szCs w:val="24"/>
            <w:u w:val="single"/>
            <w:lang w:bidi="ar-SA"/>
          </w:rPr>
          <w:t>exclusionStats</w:t>
        </w:r>
        <w:proofErr w:type="spellEnd"/>
        <w:proofErr w:type="gramEnd"/>
        <w:r w:rsidRPr="00DC5FFF">
          <w:rPr>
            <w:rFonts w:ascii="Times New Roman" w:eastAsia="Times New Roman" w:hAnsi="Times New Roman" w:cs="Times New Roman"/>
            <w:color w:val="0000FF"/>
            <w:szCs w:val="24"/>
            <w:u w:val="single"/>
            <w:lang w:bidi="ar-SA"/>
          </w:rPr>
          <w:t>&gt;</w:t>
        </w:r>
        <w:r w:rsidRPr="00DC5FFF">
          <w:rPr>
            <w:rFonts w:ascii="Times New Roman" w:eastAsia="Times New Roman" w:hAnsi="Times New Roman" w:cs="Times New Roman"/>
            <w:szCs w:val="24"/>
            <w:lang w:bidi="ar-SA"/>
          </w:rPr>
          <w:fldChar w:fldCharType="end"/>
        </w:r>
      </w:ins>
    </w:p>
    <w:p w14:paraId="35DA490B" w14:textId="77777777" w:rsidR="00D83CF7" w:rsidRDefault="00D83CF7" w:rsidP="00D83CF7">
      <w:pPr>
        <w:spacing w:after="0"/>
        <w:ind w:left="576"/>
        <w:rPr>
          <w:ins w:id="1546" w:author="Zac" w:date="2015-11-16T21:20:00Z"/>
          <w:rFonts w:ascii="Times New Roman" w:eastAsia="Times New Roman" w:hAnsi="Times New Roman" w:cs="Times New Roman"/>
          <w:szCs w:val="24"/>
          <w:lang w:bidi="ar-SA"/>
        </w:rPr>
      </w:pPr>
      <w:ins w:id="1547" w:author="Zac" w:date="2015-11-16T21:20:00Z">
        <w:r w:rsidRPr="00E06551">
          <w:rPr>
            <w:rFonts w:ascii="Times New Roman" w:eastAsia="Times New Roman" w:hAnsi="Times New Roman" w:cs="Times New Roman"/>
            <w:noProof/>
            <w:szCs w:val="24"/>
            <w:lang w:bidi="ar-SA"/>
            <w:rPrChange w:id="1548" w:author="Unknown">
              <w:rPr>
                <w:noProof/>
                <w:lang w:bidi="ar-SA"/>
              </w:rPr>
            </w:rPrChange>
          </w:rPr>
          <mc:AlternateContent>
            <mc:Choice Requires="wps">
              <w:drawing>
                <wp:anchor distT="0" distB="0" distL="114300" distR="114300" simplePos="0" relativeHeight="251717628" behindDoc="0" locked="0" layoutInCell="1" allowOverlap="1" wp14:anchorId="7BA786C0" wp14:editId="64E97D04">
                  <wp:simplePos x="0" y="0"/>
                  <wp:positionH relativeFrom="column">
                    <wp:posOffset>-584200</wp:posOffset>
                  </wp:positionH>
                  <wp:positionV relativeFrom="paragraph">
                    <wp:posOffset>71120</wp:posOffset>
                  </wp:positionV>
                  <wp:extent cx="580390" cy="268605"/>
                  <wp:effectExtent l="57150" t="38100" r="29210" b="112395"/>
                  <wp:wrapNone/>
                  <wp:docPr id="27" name="Right Arrow 27"/>
                  <wp:cNvGraphicFramePr/>
                  <a:graphic xmlns:a="http://schemas.openxmlformats.org/drawingml/2006/main">
                    <a:graphicData uri="http://schemas.microsoft.com/office/word/2010/wordprocessingShape">
                      <wps:wsp>
                        <wps:cNvSpPr/>
                        <wps:spPr>
                          <a:xfrm>
                            <a:off x="0" y="0"/>
                            <a:ext cx="580390" cy="268605"/>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7" o:spid="_x0000_s1026" type="#_x0000_t13" style="position:absolute;margin-left:-46pt;margin-top:5.6pt;width:45.7pt;height:21.15pt;z-index:2517176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" adj="1660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DC5FFF">
          <w:rPr>
            <w:rFonts w:ascii="Times New Roman" w:eastAsia="Times New Roman" w:hAnsi="Times New Roman" w:cs="Times New Roman"/>
            <w:szCs w:val="24"/>
            <w:lang w:bidi="ar-SA"/>
          </w:rPr>
          <w:t>&lt;</w:t>
        </w:r>
        <w:r w:rsidRPr="00DC5FFF">
          <w:rPr>
            <w:rFonts w:ascii="Times New Roman" w:eastAsia="Times New Roman" w:hAnsi="Times New Roman" w:cs="Times New Roman"/>
            <w:color w:val="990000"/>
            <w:szCs w:val="24"/>
            <w:lang w:bidi="ar-SA"/>
          </w:rPr>
          <w:t>stat</w:t>
        </w:r>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value</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324</w:t>
        </w:r>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name</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Not Visible</w:t>
        </w:r>
        <w:r w:rsidRPr="00DC5FFF">
          <w:rPr>
            <w:rFonts w:ascii="Times New Roman" w:eastAsia="Times New Roman" w:hAnsi="Times New Roman" w:cs="Times New Roman"/>
            <w:szCs w:val="24"/>
            <w:lang w:bidi="ar-SA"/>
          </w:rPr>
          <w:t>"/&gt;</w:t>
        </w:r>
      </w:ins>
    </w:p>
    <w:p w14:paraId="1230EF8F" w14:textId="77777777" w:rsidR="00D83CF7" w:rsidRDefault="00D83CF7" w:rsidP="00D83CF7">
      <w:pPr>
        <w:spacing w:after="0"/>
        <w:ind w:left="576"/>
        <w:rPr>
          <w:ins w:id="1549" w:author="Zac" w:date="2015-11-16T21:20:00Z"/>
          <w:rFonts w:ascii="Times New Roman" w:eastAsia="Times New Roman" w:hAnsi="Times New Roman" w:cs="Times New Roman"/>
          <w:szCs w:val="24"/>
          <w:lang w:bidi="ar-SA"/>
        </w:rPr>
      </w:pPr>
      <w:ins w:id="1550" w:author="Zac" w:date="2015-11-16T21:20:00Z">
        <w:r w:rsidRPr="00DC5FFF">
          <w:rPr>
            <w:rFonts w:ascii="Times New Roman" w:eastAsia="Times New Roman" w:hAnsi="Times New Roman" w:cs="Times New Roman"/>
            <w:szCs w:val="24"/>
            <w:lang w:bidi="ar-SA"/>
          </w:rPr>
          <w:t>&lt;</w:t>
        </w:r>
        <w:r w:rsidRPr="00DC5FFF">
          <w:rPr>
            <w:rFonts w:ascii="Times New Roman" w:eastAsia="Times New Roman" w:hAnsi="Times New Roman" w:cs="Times New Roman"/>
            <w:color w:val="990000"/>
            <w:szCs w:val="24"/>
            <w:lang w:bidi="ar-SA"/>
          </w:rPr>
          <w:t>stat</w:t>
        </w:r>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value</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538</w:t>
        </w:r>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name</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Out Of Stock</w:t>
        </w:r>
        <w:r w:rsidRPr="00DC5FFF">
          <w:rPr>
            <w:rFonts w:ascii="Times New Roman" w:eastAsia="Times New Roman" w:hAnsi="Times New Roman" w:cs="Times New Roman"/>
            <w:szCs w:val="24"/>
            <w:lang w:bidi="ar-SA"/>
          </w:rPr>
          <w:t>"/&gt;</w:t>
        </w:r>
      </w:ins>
    </w:p>
    <w:p w14:paraId="7A62FC24" w14:textId="77777777" w:rsidR="00D83CF7" w:rsidRDefault="00D83CF7" w:rsidP="00D83CF7">
      <w:pPr>
        <w:spacing w:after="0"/>
        <w:ind w:left="576"/>
        <w:rPr>
          <w:ins w:id="1551" w:author="Zac" w:date="2015-11-16T21:20:00Z"/>
          <w:rFonts w:ascii="Times New Roman" w:eastAsia="Times New Roman" w:hAnsi="Times New Roman" w:cs="Times New Roman"/>
          <w:szCs w:val="24"/>
          <w:lang w:bidi="ar-SA"/>
        </w:rPr>
      </w:pPr>
      <w:ins w:id="1552" w:author="Zac" w:date="2015-11-16T21:20:00Z">
        <w:r w:rsidRPr="00DC5FFF">
          <w:rPr>
            <w:rFonts w:ascii="Times New Roman" w:eastAsia="Times New Roman" w:hAnsi="Times New Roman" w:cs="Times New Roman"/>
            <w:szCs w:val="24"/>
            <w:lang w:bidi="ar-SA"/>
          </w:rPr>
          <w:t>&lt;</w:t>
        </w:r>
        <w:r w:rsidRPr="00DC5FFF">
          <w:rPr>
            <w:rFonts w:ascii="Times New Roman" w:eastAsia="Times New Roman" w:hAnsi="Times New Roman" w:cs="Times New Roman"/>
            <w:color w:val="990000"/>
            <w:szCs w:val="24"/>
            <w:lang w:bidi="ar-SA"/>
          </w:rPr>
          <w:t>stat</w:t>
        </w:r>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value</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7</w:t>
        </w:r>
        <w:r w:rsidRPr="00DC5FFF">
          <w:rPr>
            <w:rFonts w:ascii="Times New Roman" w:eastAsia="Times New Roman" w:hAnsi="Times New Roman" w:cs="Times New Roman"/>
            <w:szCs w:val="24"/>
            <w:lang w:bidi="ar-SA"/>
          </w:rPr>
          <w:t xml:space="preserve">" </w:t>
        </w:r>
        <w:r w:rsidRPr="00DC5FFF">
          <w:rPr>
            <w:rFonts w:ascii="Times New Roman" w:eastAsia="Times New Roman" w:hAnsi="Times New Roman" w:cs="Times New Roman"/>
            <w:color w:val="990000"/>
            <w:szCs w:val="24"/>
            <w:lang w:bidi="ar-SA"/>
          </w:rPr>
          <w:t>name</w:t>
        </w:r>
        <w:r w:rsidRPr="00DC5FFF">
          <w:rPr>
            <w:rFonts w:ascii="Times New Roman" w:eastAsia="Times New Roman" w:hAnsi="Times New Roman" w:cs="Times New Roman"/>
            <w:szCs w:val="24"/>
            <w:lang w:bidi="ar-SA"/>
          </w:rPr>
          <w:t>="</w:t>
        </w:r>
        <w:r w:rsidRPr="00DC5FFF">
          <w:rPr>
            <w:rFonts w:ascii="Times New Roman" w:eastAsia="Times New Roman" w:hAnsi="Times New Roman" w:cs="Times New Roman"/>
            <w:b/>
            <w:bCs/>
            <w:color w:val="000000"/>
            <w:szCs w:val="24"/>
            <w:lang w:bidi="ar-SA"/>
          </w:rPr>
          <w:t>Missing Image</w:t>
        </w:r>
        <w:r w:rsidRPr="00DC5FFF">
          <w:rPr>
            <w:rFonts w:ascii="Times New Roman" w:eastAsia="Times New Roman" w:hAnsi="Times New Roman" w:cs="Times New Roman"/>
            <w:szCs w:val="24"/>
            <w:lang w:bidi="ar-SA"/>
          </w:rPr>
          <w:t>"/&gt;</w:t>
        </w:r>
      </w:ins>
    </w:p>
    <w:p w14:paraId="426FDDF3" w14:textId="77777777" w:rsidR="00D83CF7" w:rsidRDefault="00D83CF7" w:rsidP="00D83CF7">
      <w:pPr>
        <w:spacing w:after="0"/>
        <w:ind w:left="288"/>
        <w:rPr>
          <w:ins w:id="1553" w:author="Zac" w:date="2015-11-16T21:20:00Z"/>
          <w:rFonts w:ascii="Times New Roman" w:eastAsia="Times New Roman" w:hAnsi="Times New Roman" w:cs="Times New Roman"/>
          <w:color w:val="0000FF"/>
          <w:szCs w:val="24"/>
          <w:lang w:bidi="ar-SA"/>
        </w:rPr>
      </w:pPr>
      <w:ins w:id="1554" w:author="Zac" w:date="2015-11-16T21:20:00Z">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exclusionStats</w:t>
        </w:r>
        <w:proofErr w:type="spellEnd"/>
        <w:r w:rsidRPr="00DC5FFF">
          <w:rPr>
            <w:rFonts w:ascii="Times New Roman" w:eastAsia="Times New Roman" w:hAnsi="Times New Roman" w:cs="Times New Roman"/>
            <w:color w:val="0000FF"/>
            <w:szCs w:val="24"/>
            <w:lang w:bidi="ar-SA"/>
          </w:rPr>
          <w:t>&gt;</w:t>
        </w:r>
      </w:ins>
    </w:p>
    <w:p w14:paraId="58A28A45" w14:textId="77777777" w:rsidR="00D83CF7" w:rsidRPr="00E06551" w:rsidRDefault="00D83CF7" w:rsidP="00D83CF7">
      <w:pPr>
        <w:spacing w:after="0"/>
        <w:rPr>
          <w:ins w:id="1555" w:author="Zac" w:date="2015-11-16T21:20:00Z"/>
          <w:rFonts w:ascii="Times New Roman" w:eastAsia="Times New Roman" w:hAnsi="Times New Roman" w:cs="Times New Roman"/>
          <w:szCs w:val="24"/>
          <w:lang w:bidi="ar-SA"/>
        </w:rPr>
      </w:pPr>
      <w:ins w:id="1556" w:author="Zac" w:date="2015-11-16T21:20:00Z">
        <w:r w:rsidRPr="00DC5FFF">
          <w:rPr>
            <w:rFonts w:ascii="Times New Roman" w:eastAsia="Times New Roman" w:hAnsi="Times New Roman" w:cs="Times New Roman"/>
            <w:color w:val="0000FF"/>
            <w:szCs w:val="24"/>
            <w:lang w:bidi="ar-SA"/>
          </w:rPr>
          <w:t>&lt;/</w:t>
        </w:r>
        <w:proofErr w:type="spellStart"/>
        <w:r w:rsidRPr="00DC5FFF">
          <w:rPr>
            <w:rFonts w:ascii="Times New Roman" w:eastAsia="Times New Roman" w:hAnsi="Times New Roman" w:cs="Times New Roman"/>
            <w:color w:val="990000"/>
            <w:szCs w:val="24"/>
            <w:lang w:bidi="ar-SA"/>
          </w:rPr>
          <w:t>siteRules</w:t>
        </w:r>
        <w:proofErr w:type="spellEnd"/>
        <w:r w:rsidRPr="00DC5FFF">
          <w:rPr>
            <w:rFonts w:ascii="Times New Roman" w:eastAsia="Times New Roman" w:hAnsi="Times New Roman" w:cs="Times New Roman"/>
            <w:color w:val="0000FF"/>
            <w:szCs w:val="24"/>
            <w:lang w:bidi="ar-SA"/>
          </w:rPr>
          <w:t>&gt;</w:t>
        </w:r>
      </w:ins>
    </w:p>
    <w:p w14:paraId="6E9F4E7B" w14:textId="77777777" w:rsidR="00D83CF7" w:rsidRDefault="00D83CF7" w:rsidP="00D83CF7">
      <w:pPr>
        <w:rPr>
          <w:ins w:id="1557" w:author="Zac" w:date="2015-11-16T21:20:00Z"/>
          <w:rFonts w:ascii="Times New Roman" w:eastAsia="Times New Roman" w:hAnsi="Times New Roman" w:cs="Times New Roman"/>
          <w:color w:val="0000FF"/>
          <w:szCs w:val="24"/>
          <w:lang w:bidi="ar-SA"/>
        </w:rPr>
      </w:pPr>
    </w:p>
    <w:p w14:paraId="7092C795" w14:textId="77777777" w:rsidR="00D83CF7" w:rsidRDefault="00D83CF7" w:rsidP="00D83CF7">
      <w:pPr>
        <w:rPr>
          <w:ins w:id="1558" w:author="Zac" w:date="2015-11-16T21:20:00Z"/>
        </w:rPr>
      </w:pPr>
      <w:commentRangeStart w:id="1559"/>
      <w:ins w:id="1560" w:author="Zac" w:date="2015-11-16T21:20:00Z">
        <w:r>
          <w:t>Relative to extraction for a specific site, the Site Rules keep the following information (highlighted by arrows above according to the sequence below):</w:t>
        </w:r>
        <w:commentRangeEnd w:id="1559"/>
        <w:r>
          <w:rPr>
            <w:rStyle w:val="CommentReference"/>
          </w:rPr>
          <w:commentReference w:id="1559"/>
        </w:r>
      </w:ins>
    </w:p>
    <w:p w14:paraId="49FF858E" w14:textId="77777777" w:rsidR="00D83CF7" w:rsidRDefault="00D83CF7" w:rsidP="00D83CF7">
      <w:pPr>
        <w:pStyle w:val="ListParagraph"/>
        <w:numPr>
          <w:ilvl w:val="1"/>
          <w:numId w:val="61"/>
        </w:numPr>
        <w:ind w:left="1080"/>
        <w:rPr>
          <w:ins w:id="1561" w:author="Zac" w:date="2015-11-16T21:20:00Z"/>
        </w:rPr>
      </w:pPr>
      <w:ins w:id="1562" w:author="Zac" w:date="2015-11-16T21:20:00Z">
        <w:r>
          <w:t>INPUT: Site alias.</w:t>
        </w:r>
      </w:ins>
    </w:p>
    <w:p w14:paraId="6AB37E1D" w14:textId="77777777" w:rsidR="00D83CF7" w:rsidRDefault="00D83CF7" w:rsidP="00D83CF7">
      <w:pPr>
        <w:pStyle w:val="ListParagraph"/>
        <w:numPr>
          <w:ilvl w:val="1"/>
          <w:numId w:val="61"/>
        </w:numPr>
        <w:ind w:left="1080"/>
        <w:rPr>
          <w:ins w:id="1563" w:author="Zac" w:date="2015-11-16T21:20:00Z"/>
        </w:rPr>
      </w:pPr>
      <w:ins w:id="1564" w:author="Zac" w:date="2015-11-16T21:20:00Z">
        <w:r>
          <w:t xml:space="preserve">INPUT: Site ecommerce platform type. </w:t>
        </w:r>
      </w:ins>
    </w:p>
    <w:p w14:paraId="02F9FD19" w14:textId="77777777" w:rsidR="00D83CF7" w:rsidRDefault="00D83CF7" w:rsidP="00D83CF7">
      <w:pPr>
        <w:pStyle w:val="ListParagraph"/>
        <w:numPr>
          <w:ilvl w:val="1"/>
          <w:numId w:val="61"/>
        </w:numPr>
        <w:ind w:left="1080"/>
        <w:rPr>
          <w:ins w:id="1565" w:author="Zac" w:date="2015-11-16T21:20:00Z"/>
        </w:rPr>
      </w:pPr>
      <w:ins w:id="1566" w:author="Zac" w:date="2015-11-16T21:20:00Z">
        <w:r>
          <w:t>INPUT: The extraction schedule and type of extraction to be made.</w:t>
        </w:r>
      </w:ins>
    </w:p>
    <w:p w14:paraId="4B6F6466" w14:textId="77777777" w:rsidR="00D83CF7" w:rsidRDefault="00D83CF7" w:rsidP="00D83CF7">
      <w:pPr>
        <w:pStyle w:val="ListParagraph"/>
        <w:numPr>
          <w:ilvl w:val="1"/>
          <w:numId w:val="61"/>
        </w:numPr>
        <w:ind w:left="1080"/>
        <w:rPr>
          <w:ins w:id="1567" w:author="Zac" w:date="2015-11-16T21:20:00Z"/>
        </w:rPr>
      </w:pPr>
      <w:ins w:id="1568" w:author="Zac" w:date="2015-11-16T21:20:00Z">
        <w:r>
          <w:t>OUTPUT: The last extraction data and type.</w:t>
        </w:r>
      </w:ins>
    </w:p>
    <w:p w14:paraId="0B6B7F5E" w14:textId="77777777" w:rsidR="00D83CF7" w:rsidRDefault="00D83CF7" w:rsidP="00D83CF7">
      <w:pPr>
        <w:pStyle w:val="ListParagraph"/>
        <w:numPr>
          <w:ilvl w:val="1"/>
          <w:numId w:val="61"/>
        </w:numPr>
        <w:ind w:left="1080"/>
        <w:rPr>
          <w:ins w:id="1569" w:author="Zac" w:date="2015-11-16T21:20:00Z"/>
        </w:rPr>
      </w:pPr>
      <w:ins w:id="1570" w:author="Zac" w:date="2015-11-16T21:20:00Z">
        <w:r>
          <w:t>INPUT: The credentials needed to access the platform API. Includes the base URL of the platform API, the site specific user name and key.</w:t>
        </w:r>
      </w:ins>
    </w:p>
    <w:p w14:paraId="3601E941" w14:textId="77777777" w:rsidR="00D83CF7" w:rsidRDefault="00D83CF7" w:rsidP="00D83CF7">
      <w:pPr>
        <w:pStyle w:val="ListParagraph"/>
        <w:numPr>
          <w:ilvl w:val="1"/>
          <w:numId w:val="61"/>
        </w:numPr>
        <w:ind w:left="1080"/>
        <w:rPr>
          <w:ins w:id="1571" w:author="Zac" w:date="2015-11-16T21:20:00Z"/>
        </w:rPr>
      </w:pPr>
      <w:ins w:id="1572" w:author="Zac" w:date="2015-11-16T21:20:00Z">
        <w:r>
          <w:t>INPUT/OUTPUT: The “</w:t>
        </w:r>
        <w:proofErr w:type="spellStart"/>
        <w:r>
          <w:t>extractorCredentials</w:t>
        </w:r>
        <w:proofErr w:type="spellEnd"/>
        <w:r>
          <w:t xml:space="preserve">” section is automatically generated by the extractor if it is not specified here. It provides the authentication type (which defaults to </w:t>
        </w:r>
        <w:proofErr w:type="spellStart"/>
        <w:r>
          <w:t>BasicAuth</w:t>
        </w:r>
        <w:proofErr w:type="spellEnd"/>
        <w:r>
          <w:t>), credential details (which depend on the authentication type), and SSL requirement.</w:t>
        </w:r>
      </w:ins>
    </w:p>
    <w:p w14:paraId="025E2D9F" w14:textId="77777777" w:rsidR="00D83CF7" w:rsidRDefault="00D83CF7" w:rsidP="00D83CF7">
      <w:pPr>
        <w:pStyle w:val="ListParagraph"/>
        <w:numPr>
          <w:ilvl w:val="1"/>
          <w:numId w:val="61"/>
        </w:numPr>
        <w:ind w:left="1080"/>
        <w:rPr>
          <w:ins w:id="1573" w:author="Zac" w:date="2015-11-16T21:20:00Z"/>
        </w:rPr>
      </w:pPr>
      <w:ins w:id="1574" w:author="Zac" w:date="2015-11-16T21:20:00Z">
        <w:r>
          <w:t>INPUT: “</w:t>
        </w:r>
        <w:proofErr w:type="spellStart"/>
        <w:r w:rsidRPr="00CE028E">
          <w:rPr>
            <w:rFonts w:ascii="Times New Roman" w:eastAsia="Times New Roman" w:hAnsi="Times New Roman" w:cs="Times New Roman"/>
            <w:szCs w:val="24"/>
            <w:lang w:bidi="ar-SA"/>
          </w:rPr>
          <w:t>apiAcceptHeader</w:t>
        </w:r>
        <w:proofErr w:type="spellEnd"/>
        <w:r>
          <w:rPr>
            <w:rFonts w:ascii="Times New Roman" w:eastAsia="Times New Roman" w:hAnsi="Times New Roman" w:cs="Times New Roman"/>
            <w:szCs w:val="24"/>
            <w:lang w:bidi="ar-SA"/>
          </w:rPr>
          <w:t xml:space="preserve">” specifies whether the API is </w:t>
        </w:r>
        <w:proofErr w:type="spellStart"/>
        <w:r>
          <w:rPr>
            <w:rFonts w:ascii="Times New Roman" w:eastAsia="Times New Roman" w:hAnsi="Times New Roman" w:cs="Times New Roman"/>
            <w:szCs w:val="24"/>
            <w:lang w:bidi="ar-SA"/>
          </w:rPr>
          <w:t>Json</w:t>
        </w:r>
        <w:proofErr w:type="spellEnd"/>
        <w:r>
          <w:rPr>
            <w:rFonts w:ascii="Times New Roman" w:eastAsia="Times New Roman" w:hAnsi="Times New Roman" w:cs="Times New Roman"/>
            <w:szCs w:val="24"/>
            <w:lang w:bidi="ar-SA"/>
          </w:rPr>
          <w:t xml:space="preserve"> or XML</w:t>
        </w:r>
        <w:r>
          <w:t>.</w:t>
        </w:r>
      </w:ins>
    </w:p>
    <w:p w14:paraId="7208D96B" w14:textId="77777777" w:rsidR="00D83CF7" w:rsidRDefault="00D83CF7" w:rsidP="00D83CF7">
      <w:pPr>
        <w:pStyle w:val="ListParagraph"/>
        <w:numPr>
          <w:ilvl w:val="1"/>
          <w:numId w:val="61"/>
        </w:numPr>
        <w:ind w:left="1080"/>
        <w:rPr>
          <w:ins w:id="1575" w:author="Zac" w:date="2015-11-16T21:20:00Z"/>
        </w:rPr>
      </w:pPr>
      <w:ins w:id="1576" w:author="Zac" w:date="2015-11-16T21:20:00Z">
        <w:r>
          <w:t>INPUT: Parameters controlling the web client configuration.</w:t>
        </w:r>
      </w:ins>
    </w:p>
    <w:p w14:paraId="5889C19A" w14:textId="77777777" w:rsidR="00D83CF7" w:rsidRDefault="00D83CF7" w:rsidP="00D83CF7">
      <w:pPr>
        <w:pStyle w:val="ListParagraph"/>
        <w:numPr>
          <w:ilvl w:val="1"/>
          <w:numId w:val="61"/>
        </w:numPr>
        <w:ind w:left="1080"/>
        <w:rPr>
          <w:ins w:id="1577" w:author="Zac" w:date="2015-11-16T21:20:00Z"/>
        </w:rPr>
      </w:pPr>
      <w:ins w:id="1578" w:author="Zac" w:date="2015-11-16T21:20:00Z">
        <w:r>
          <w:t xml:space="preserve">INPUT: The names of required fields for sales data within the API. </w:t>
        </w:r>
      </w:ins>
    </w:p>
    <w:p w14:paraId="37D518B9" w14:textId="77777777" w:rsidR="00D83CF7" w:rsidRDefault="00D83CF7" w:rsidP="00D83CF7">
      <w:pPr>
        <w:pStyle w:val="ListParagraph"/>
        <w:numPr>
          <w:ilvl w:val="1"/>
          <w:numId w:val="61"/>
        </w:numPr>
        <w:ind w:left="1080"/>
        <w:rPr>
          <w:ins w:id="1579" w:author="Zac" w:date="2015-11-16T21:20:00Z"/>
        </w:rPr>
      </w:pPr>
      <w:ins w:id="1580" w:author="Zac" w:date="2015-11-16T21:20:00Z">
        <w:r>
          <w:t>INPUT: The names of the categories and manufacturer (brand) within the API.</w:t>
        </w:r>
      </w:ins>
    </w:p>
    <w:p w14:paraId="05223AA4" w14:textId="77777777" w:rsidR="00D83CF7" w:rsidRDefault="00D83CF7" w:rsidP="00D83CF7">
      <w:pPr>
        <w:pStyle w:val="ListParagraph"/>
        <w:numPr>
          <w:ilvl w:val="1"/>
          <w:numId w:val="61"/>
        </w:numPr>
        <w:ind w:left="1080"/>
        <w:rPr>
          <w:ins w:id="1581" w:author="Zac" w:date="2015-11-16T21:20:00Z"/>
        </w:rPr>
      </w:pPr>
      <w:ins w:id="1582" w:author="Zac" w:date="2015-11-16T21:20:00Z">
        <w:r>
          <w:t>INPUT: The image link base used by the API for product images in the Catalog.</w:t>
        </w:r>
      </w:ins>
    </w:p>
    <w:p w14:paraId="0D30595B" w14:textId="77777777" w:rsidR="00D83CF7" w:rsidRDefault="00D83CF7" w:rsidP="00D83CF7">
      <w:pPr>
        <w:pStyle w:val="ListParagraph"/>
        <w:numPr>
          <w:ilvl w:val="1"/>
          <w:numId w:val="61"/>
        </w:numPr>
        <w:ind w:left="1080"/>
        <w:rPr>
          <w:ins w:id="1583" w:author="Zac" w:date="2015-11-16T21:20:00Z"/>
        </w:rPr>
      </w:pPr>
      <w:ins w:id="1584" w:author="Zac" w:date="2015-11-16T21:20:00Z">
        <w:r>
          <w:lastRenderedPageBreak/>
          <w:t>INPUT: Exclusion rules for products in the catalog.</w:t>
        </w:r>
      </w:ins>
    </w:p>
    <w:p w14:paraId="12E0BF3E" w14:textId="77777777" w:rsidR="00D83CF7" w:rsidRDefault="00D83CF7" w:rsidP="00D83CF7">
      <w:pPr>
        <w:pStyle w:val="ListParagraph"/>
        <w:numPr>
          <w:ilvl w:val="1"/>
          <w:numId w:val="61"/>
        </w:numPr>
        <w:ind w:left="1080"/>
        <w:rPr>
          <w:ins w:id="1585" w:author="Zac" w:date="2015-11-16T21:20:00Z"/>
        </w:rPr>
      </w:pPr>
      <w:ins w:id="1586" w:author="Zac" w:date="2015-11-16T21:20:00Z">
        <w:r>
          <w:t>OUTPUT: Exclusion results during last extraction.</w:t>
        </w:r>
      </w:ins>
    </w:p>
    <w:p w14:paraId="5315766E" w14:textId="77777777" w:rsidR="00D83CF7" w:rsidRDefault="00D83CF7" w:rsidP="00D83CF7">
      <w:pPr>
        <w:ind w:left="360"/>
        <w:rPr>
          <w:ins w:id="1587" w:author="Zac" w:date="2015-11-16T21:20:00Z"/>
        </w:rPr>
      </w:pPr>
      <w:ins w:id="1588" w:author="Zac" w:date="2015-11-16T21:20:00Z">
        <w:r>
          <w:t xml:space="preserve">The 4-Tell Integration Specialist will be responsible for modifying many of the site rules for a site during the Integration Process. He does that according to the requirements of the site and relative to the ecommerce platform type of the site. </w:t>
        </w:r>
      </w:ins>
    </w:p>
    <w:p w14:paraId="796D29AE" w14:textId="77777777" w:rsidR="00D83CF7" w:rsidRPr="0094528A" w:rsidRDefault="00D83CF7" w:rsidP="00D83CF7">
      <w:pPr>
        <w:ind w:left="360"/>
        <w:rPr>
          <w:ins w:id="1589" w:author="Zac" w:date="2015-11-16T21:20:00Z"/>
          <w:color w:val="00B050"/>
          <w:rPrChange w:id="1590" w:author="Zac" w:date="2015-11-16T21:41:00Z">
            <w:rPr>
              <w:ins w:id="1591" w:author="Zac" w:date="2015-11-16T21:20:00Z"/>
              <w:color w:val="FF0000"/>
            </w:rPr>
          </w:rPrChange>
        </w:rPr>
      </w:pPr>
      <w:ins w:id="1592" w:author="Zac" w:date="2015-11-16T21:20:00Z">
        <w:r w:rsidRPr="0094528A">
          <w:rPr>
            <w:color w:val="00B050"/>
            <w:rPrChange w:id="1593" w:author="Zac" w:date="2015-11-16T21:41:00Z">
              <w:rPr>
                <w:color w:val="FF0000"/>
              </w:rPr>
            </w:rPrChange>
          </w:rPr>
          <w:t>The Software Developer of a new extractor will provide an example SiteRules.xml that can be used as a template by the Integration Specialist when he brings up a site that is using the new extractor, i.e. one that has the same platform type as the extractor.</w:t>
        </w:r>
      </w:ins>
    </w:p>
    <w:p w14:paraId="6BE5029A" w14:textId="77777777" w:rsidR="00D83CF7" w:rsidRDefault="00D83CF7" w:rsidP="00D83CF7">
      <w:pPr>
        <w:ind w:left="360"/>
        <w:rPr>
          <w:ins w:id="1594" w:author="Zac" w:date="2015-11-16T21:20:00Z"/>
        </w:rPr>
      </w:pPr>
      <w:ins w:id="1595" w:author="Zac" w:date="2015-11-16T21:20:00Z">
        <w:r>
          <w:t>The Site Rules for a site are read in and written out during the extraction process by the base class of the extractor; (</w:t>
        </w:r>
        <w:proofErr w:type="spellStart"/>
        <w:r>
          <w:t>CartExtractorBase.cs</w:t>
        </w:r>
        <w:proofErr w:type="spellEnd"/>
        <w:r>
          <w:t>). This handling is self-contained and not the responsibility of the Software Developer bringing up a new extractor.</w:t>
        </w:r>
      </w:ins>
    </w:p>
    <w:p w14:paraId="4BA1BAAA" w14:textId="77777777" w:rsidR="00D83CF7" w:rsidRDefault="00D83CF7" w:rsidP="00D83CF7">
      <w:pPr>
        <w:ind w:left="360"/>
        <w:rPr>
          <w:ins w:id="1596" w:author="Zac" w:date="2015-11-16T21:20:00Z"/>
        </w:rPr>
      </w:pPr>
      <w:ins w:id="1597" w:author="Zac" w:date="2015-11-16T21:20:00Z">
        <w:r w:rsidRPr="0094528A">
          <w:rPr>
            <w:color w:val="00B050"/>
            <w:rPrChange w:id="1598" w:author="Zac" w:date="2015-11-16T21:41:00Z">
              <w:rPr>
                <w:color w:val="FF0000"/>
              </w:rPr>
            </w:rPrChange>
          </w:rPr>
          <w:t xml:space="preserve">What is the responsibility of the Software Developer is the utilization of the site rules themselves as he builds the extractor. </w:t>
        </w:r>
        <w:r>
          <w:t>By looking at an existing extractor that accesses an API similar to the one he is building, the Developer can see how the rules are used.</w:t>
        </w:r>
      </w:ins>
    </w:p>
    <w:p w14:paraId="1682FB2E" w14:textId="77777777" w:rsidR="00D83CF7" w:rsidRDefault="00D83CF7" w:rsidP="00D83CF7">
      <w:pPr>
        <w:ind w:left="360"/>
        <w:rPr>
          <w:ins w:id="1599" w:author="Zac" w:date="2015-11-16T21:20:00Z"/>
        </w:rPr>
      </w:pPr>
      <w:ins w:id="1600" w:author="Zac" w:date="2015-11-16T21:20:00Z">
        <w:r>
          <w:t xml:space="preserve">In addition to a site specific rules file there is a defaults file for each platform. For instance the following file holds the defaults for </w:t>
        </w:r>
        <w:proofErr w:type="spellStart"/>
        <w:r>
          <w:t>BigCommerce</w:t>
        </w:r>
        <w:proofErr w:type="spellEnd"/>
        <w:r>
          <w:t>. This file can be found in “C:/</w:t>
        </w:r>
        <w:proofErr w:type="spellStart"/>
        <w:r>
          <w:t>ProgramData</w:t>
        </w:r>
        <w:proofErr w:type="spellEnd"/>
        <w:r>
          <w:t>/4-Tell2.0/BigCommerceRules.xml”.</w:t>
        </w:r>
      </w:ins>
    </w:p>
    <w:p w14:paraId="39EACB02" w14:textId="77777777" w:rsidR="00D83CF7" w:rsidRDefault="00D83CF7" w:rsidP="00D83CF7">
      <w:pPr>
        <w:ind w:left="360"/>
        <w:rPr>
          <w:ins w:id="1601" w:author="Zac" w:date="2015-11-16T21:20:00Z"/>
        </w:rPr>
      </w:pPr>
      <w:ins w:id="1602" w:author="Zac" w:date="2015-11-16T21:20:00Z">
        <w:r>
          <w:rPr>
            <w:noProof/>
            <w:lang w:bidi="ar-SA"/>
          </w:rPr>
          <w:lastRenderedPageBreak/>
          <w:drawing>
            <wp:inline distT="0" distB="0" distL="0" distR="0" wp14:anchorId="6C6DF9A9" wp14:editId="520FC839">
              <wp:extent cx="5287113" cy="7440064"/>
              <wp:effectExtent l="0" t="0" r="8890" b="889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rules.png"/>
                      <pic:cNvPicPr/>
                    </pic:nvPicPr>
                    <pic:blipFill>
                      <a:blip r:embed="rId17">
                        <a:extLst>
                          <a:ext uri="{28A0092B-C50C-407E-A947-70E740481C1C}">
                            <a14:useLocalDpi xmlns:a14="http://schemas.microsoft.com/office/drawing/2010/main" val="0"/>
                          </a:ext>
                        </a:extLst>
                      </a:blip>
                      <a:stretch>
                        <a:fillRect/>
                      </a:stretch>
                    </pic:blipFill>
                    <pic:spPr>
                      <a:xfrm>
                        <a:off x="0" y="0"/>
                        <a:ext cx="5287113" cy="7440064"/>
                      </a:xfrm>
                      <a:prstGeom prst="rect">
                        <a:avLst/>
                      </a:prstGeom>
                    </pic:spPr>
                  </pic:pic>
                </a:graphicData>
              </a:graphic>
            </wp:inline>
          </w:drawing>
        </w:r>
      </w:ins>
    </w:p>
    <w:p w14:paraId="7F7AE783" w14:textId="77777777" w:rsidR="00D83CF7" w:rsidRPr="0094528A" w:rsidRDefault="00D83CF7" w:rsidP="00D83CF7">
      <w:pPr>
        <w:ind w:left="360"/>
        <w:rPr>
          <w:ins w:id="1603" w:author="Zac" w:date="2015-11-16T21:20:00Z"/>
          <w:color w:val="00B050"/>
          <w:rPrChange w:id="1604" w:author="Zac" w:date="2015-11-16T21:42:00Z">
            <w:rPr>
              <w:ins w:id="1605" w:author="Zac" w:date="2015-11-16T21:20:00Z"/>
            </w:rPr>
          </w:rPrChange>
        </w:rPr>
      </w:pPr>
      <w:ins w:id="1606" w:author="Zac" w:date="2015-11-16T21:20:00Z">
        <w:r w:rsidRPr="0094528A">
          <w:rPr>
            <w:color w:val="00B050"/>
            <w:rPrChange w:id="1607" w:author="Zac" w:date="2015-11-16T21:42:00Z">
              <w:rPr>
                <w:color w:val="FF0000"/>
              </w:rPr>
            </w:rPrChange>
          </w:rPr>
          <w:t>The Developer will need to create a file like this for the new extractor/platform.</w:t>
        </w:r>
      </w:ins>
    </w:p>
    <w:p w14:paraId="291079FD" w14:textId="77777777" w:rsidR="00D83CF7" w:rsidRDefault="00D83CF7" w:rsidP="00D83CF7">
      <w:pPr>
        <w:pStyle w:val="ListParagraph"/>
        <w:numPr>
          <w:ilvl w:val="0"/>
          <w:numId w:val="61"/>
        </w:numPr>
        <w:spacing w:after="0"/>
        <w:ind w:left="360"/>
        <w:rPr>
          <w:ins w:id="1608" w:author="Zac" w:date="2015-11-16T21:20:00Z"/>
        </w:rPr>
      </w:pPr>
      <w:ins w:id="1609" w:author="Zac" w:date="2015-11-16T21:20:00Z">
        <w:r>
          <w:rPr>
            <w:b/>
          </w:rPr>
          <w:lastRenderedPageBreak/>
          <w:t>Http Web Client Handling</w:t>
        </w:r>
        <w:r>
          <w:t xml:space="preserve">. The Site Rules provide the specifications for the client accessing the Platform API and they do need to be modified by the Developer accordingly, but the code that sets up the client and calls the API does not need to be re-implemented. Those setup and call routines exist in the base class and should be re-used in the new extractor. These calls are </w:t>
        </w:r>
        <w:proofErr w:type="spellStart"/>
        <w:proofErr w:type="gramStart"/>
        <w:r>
          <w:t>SetupDataFeed</w:t>
        </w:r>
        <w:proofErr w:type="spellEnd"/>
        <w:r>
          <w:t>(</w:t>
        </w:r>
        <w:proofErr w:type="gramEnd"/>
        <w:r>
          <w:t xml:space="preserve">) and </w:t>
        </w:r>
        <w:proofErr w:type="spellStart"/>
        <w:r>
          <w:t>GetQueryResponse</w:t>
        </w:r>
        <w:proofErr w:type="spellEnd"/>
        <w:r>
          <w:t>().</w:t>
        </w:r>
      </w:ins>
    </w:p>
    <w:p w14:paraId="782499E0" w14:textId="77777777" w:rsidR="00D83CF7" w:rsidRDefault="00D83CF7" w:rsidP="00D83CF7">
      <w:pPr>
        <w:spacing w:after="0"/>
        <w:rPr>
          <w:ins w:id="1610" w:author="Zac" w:date="2015-11-16T21:20:00Z"/>
        </w:rPr>
      </w:pPr>
    </w:p>
    <w:p w14:paraId="2F3024B5" w14:textId="77777777" w:rsidR="00D83CF7" w:rsidRPr="0094528A" w:rsidRDefault="00D83CF7" w:rsidP="00D83CF7">
      <w:pPr>
        <w:pStyle w:val="ListParagraph"/>
        <w:numPr>
          <w:ilvl w:val="0"/>
          <w:numId w:val="61"/>
        </w:numPr>
        <w:spacing w:after="0"/>
        <w:ind w:left="360"/>
        <w:rPr>
          <w:ins w:id="1611" w:author="Zac" w:date="2015-11-16T21:20:00Z"/>
          <w:color w:val="00B050"/>
          <w:rPrChange w:id="1612" w:author="Zac" w:date="2015-11-16T21:42:00Z">
            <w:rPr>
              <w:ins w:id="1613" w:author="Zac" w:date="2015-11-16T21:20:00Z"/>
            </w:rPr>
          </w:rPrChange>
        </w:rPr>
      </w:pPr>
      <w:ins w:id="1614" w:author="Zac" w:date="2015-11-16T21:20:00Z">
        <w:r w:rsidRPr="002F324C">
          <w:rPr>
            <w:b/>
          </w:rPr>
          <w:t xml:space="preserve">URL </w:t>
        </w:r>
        <w:r>
          <w:rPr>
            <w:b/>
          </w:rPr>
          <w:t>Request Assembly</w:t>
        </w:r>
        <w:r>
          <w:t xml:space="preserve">.  </w:t>
        </w:r>
        <w:proofErr w:type="spellStart"/>
        <w:r>
          <w:t>GetQueryResponse</w:t>
        </w:r>
        <w:proofErr w:type="spellEnd"/>
        <w:r>
          <w:t xml:space="preserve">() is the routine used to send a URL GET request to the API and get a JSON response back. This routine can be re-used as is (without modification by the Developer), </w:t>
        </w:r>
        <w:r w:rsidRPr="0094528A">
          <w:rPr>
            <w:color w:val="00B050"/>
            <w:rPrChange w:id="1615" w:author="Zac" w:date="2015-11-16T21:42:00Z">
              <w:rPr>
                <w:color w:val="FF0000"/>
              </w:rPr>
            </w:rPrChange>
          </w:rPr>
          <w:t>but the URL request itself must be assembled specifically according to the Platform API and the request being made.</w:t>
        </w:r>
      </w:ins>
    </w:p>
    <w:p w14:paraId="64FCF0AB" w14:textId="77777777" w:rsidR="00D83CF7" w:rsidRPr="00E06551" w:rsidRDefault="00D83CF7" w:rsidP="00D83CF7">
      <w:pPr>
        <w:spacing w:after="0"/>
        <w:rPr>
          <w:ins w:id="1616" w:author="Zac" w:date="2015-11-16T21:20:00Z"/>
        </w:rPr>
      </w:pPr>
    </w:p>
    <w:p w14:paraId="56A9C3CF" w14:textId="77777777" w:rsidR="00D83CF7" w:rsidRDefault="00D83CF7" w:rsidP="00D83CF7">
      <w:pPr>
        <w:pStyle w:val="ListParagraph"/>
        <w:numPr>
          <w:ilvl w:val="0"/>
          <w:numId w:val="61"/>
        </w:numPr>
        <w:spacing w:after="0"/>
        <w:ind w:left="360"/>
        <w:rPr>
          <w:ins w:id="1617" w:author="Zac" w:date="2015-11-16T21:20:00Z"/>
        </w:rPr>
      </w:pPr>
      <w:ins w:id="1618" w:author="Zac" w:date="2015-11-16T21:20:00Z">
        <w:r>
          <w:rPr>
            <w:b/>
          </w:rPr>
          <w:t>Extraction Routines</w:t>
        </w:r>
        <w:r>
          <w:t xml:space="preserve">.  The job of an extractor does not change based on the platform it is accessing. Because of this, the structure within the extractor base class does not change for a given extractor and the calls needed to support our system are well defined and general. The Software Developer in this case only needs to override this set of calls, </w:t>
        </w:r>
        <w:r w:rsidRPr="0094528A">
          <w:rPr>
            <w:color w:val="00B050"/>
            <w:rPrChange w:id="1619" w:author="Zac" w:date="2015-11-16T21:42:00Z">
              <w:rPr>
                <w:color w:val="FF0000"/>
              </w:rPr>
            </w:rPrChange>
          </w:rPr>
          <w:t xml:space="preserve">constructing the appropriate URLs, using </w:t>
        </w:r>
        <w:proofErr w:type="spellStart"/>
        <w:proofErr w:type="gramStart"/>
        <w:r w:rsidRPr="0094528A">
          <w:rPr>
            <w:color w:val="00B050"/>
            <w:rPrChange w:id="1620" w:author="Zac" w:date="2015-11-16T21:42:00Z">
              <w:rPr>
                <w:color w:val="FF0000"/>
              </w:rPr>
            </w:rPrChange>
          </w:rPr>
          <w:t>GetQueryResponse</w:t>
        </w:r>
        <w:proofErr w:type="spellEnd"/>
        <w:r w:rsidRPr="0094528A">
          <w:rPr>
            <w:color w:val="00B050"/>
            <w:rPrChange w:id="1621" w:author="Zac" w:date="2015-11-16T21:42:00Z">
              <w:rPr>
                <w:color w:val="FF0000"/>
              </w:rPr>
            </w:rPrChange>
          </w:rPr>
          <w:t>(</w:t>
        </w:r>
        <w:proofErr w:type="gramEnd"/>
        <w:r w:rsidRPr="0094528A">
          <w:rPr>
            <w:color w:val="00B050"/>
            <w:rPrChange w:id="1622" w:author="Zac" w:date="2015-11-16T21:42:00Z">
              <w:rPr>
                <w:color w:val="FF0000"/>
              </w:rPr>
            </w:rPrChange>
          </w:rPr>
          <w:t xml:space="preserve">) to post them to the client and manipulating the data response within the calls. </w:t>
        </w:r>
        <w:r>
          <w:t xml:space="preserve">This manipulation of data simply consists of parsing the data needed from the JSON response and formatting it as expected by the base extractor class. </w:t>
        </w:r>
      </w:ins>
    </w:p>
    <w:p w14:paraId="49C9C76C" w14:textId="77777777" w:rsidR="00D83CF7" w:rsidRPr="00E06551" w:rsidRDefault="00D83CF7" w:rsidP="00D83CF7">
      <w:pPr>
        <w:spacing w:after="0"/>
        <w:ind w:left="-360"/>
        <w:rPr>
          <w:ins w:id="1623" w:author="Zac" w:date="2015-11-16T21:20:00Z"/>
        </w:rPr>
      </w:pPr>
    </w:p>
    <w:p w14:paraId="5CF4514D" w14:textId="77777777" w:rsidR="00D83CF7" w:rsidRDefault="00D83CF7" w:rsidP="00D83CF7">
      <w:pPr>
        <w:pStyle w:val="ListParagraph"/>
        <w:numPr>
          <w:ilvl w:val="0"/>
          <w:numId w:val="61"/>
        </w:numPr>
        <w:spacing w:after="0"/>
        <w:ind w:left="360"/>
        <w:rPr>
          <w:ins w:id="1624" w:author="Zac" w:date="2015-11-16T21:20:00Z"/>
        </w:rPr>
      </w:pPr>
      <w:ins w:id="1625" w:author="Zac" w:date="2015-11-16T21:20:00Z">
        <w:r>
          <w:rPr>
            <w:b/>
          </w:rPr>
          <w:t>Final Processing</w:t>
        </w:r>
        <w:r>
          <w:t>. The final output from an extractor is the set of txt files containing the extracted data in the format understood by the generator. This format is covered in the “</w:t>
        </w:r>
        <w:r w:rsidRPr="00E06551">
          <w:rPr>
            <w:color w:val="0070C0"/>
          </w:rPr>
          <w:t>Output Format Specification</w:t>
        </w:r>
        <w:r>
          <w:t>” section below. The data returned by the extraction routines is converted into Tables during this processing and then written out as txt files. The routines that do this are called “</w:t>
        </w:r>
        <w:proofErr w:type="spellStart"/>
        <w:proofErr w:type="gramStart"/>
        <w:r>
          <w:t>ProcessData</w:t>
        </w:r>
        <w:proofErr w:type="spellEnd"/>
        <w:r>
          <w:t>(</w:t>
        </w:r>
        <w:proofErr w:type="gramEnd"/>
        <w:r>
          <w:t>)” and “</w:t>
        </w:r>
        <w:proofErr w:type="spellStart"/>
        <w:r>
          <w:t>WriteTable</w:t>
        </w:r>
        <w:proofErr w:type="spellEnd"/>
        <w:r>
          <w:t>()” and are generic to all extractors. The Developer does not need to re-implement these routines.</w:t>
        </w:r>
      </w:ins>
    </w:p>
    <w:p w14:paraId="23DFD35C" w14:textId="77777777" w:rsidR="00D83CF7" w:rsidRDefault="00D83CF7" w:rsidP="00D83CF7">
      <w:pPr>
        <w:rPr>
          <w:ins w:id="1626" w:author="Zac" w:date="2015-11-16T21:20:00Z"/>
        </w:rPr>
      </w:pPr>
    </w:p>
    <w:p w14:paraId="388DFF1D" w14:textId="77777777" w:rsidR="0094528A" w:rsidRDefault="0094528A">
      <w:pPr>
        <w:spacing w:before="200" w:after="200"/>
        <w:rPr>
          <w:ins w:id="1627" w:author="Zac" w:date="2015-11-16T21:43:00Z"/>
          <w:b/>
          <w:color w:val="0070C0"/>
          <w:sz w:val="32"/>
          <w:u w:val="single"/>
        </w:rPr>
      </w:pPr>
      <w:bookmarkStart w:id="1628" w:name="_Toc435434035"/>
      <w:ins w:id="1629" w:author="Zac" w:date="2015-11-16T21:43:00Z">
        <w:r>
          <w:rPr>
            <w:color w:val="0070C0"/>
          </w:rPr>
          <w:br w:type="page"/>
        </w:r>
      </w:ins>
    </w:p>
    <w:p w14:paraId="5CBC48D6" w14:textId="4BACA049" w:rsidR="00D83CF7" w:rsidRDefault="00D83CF7" w:rsidP="00D83CF7">
      <w:pPr>
        <w:pStyle w:val="Heading2"/>
        <w:keepNext/>
        <w:keepLines/>
        <w:spacing w:line="276" w:lineRule="auto"/>
        <w:rPr>
          <w:ins w:id="1630" w:author="Zac" w:date="2015-11-16T21:20:00Z"/>
          <w:color w:val="0070C0"/>
        </w:rPr>
      </w:pPr>
      <w:bookmarkStart w:id="1631" w:name="_Toc435596047"/>
      <w:ins w:id="1632" w:author="Zac" w:date="2015-11-16T21:20:00Z">
        <w:r>
          <w:rPr>
            <w:color w:val="0070C0"/>
          </w:rPr>
          <w:lastRenderedPageBreak/>
          <w:t>Extraction Routines</w:t>
        </w:r>
        <w:bookmarkEnd w:id="1628"/>
        <w:bookmarkEnd w:id="1631"/>
      </w:ins>
    </w:p>
    <w:p w14:paraId="3E432078" w14:textId="77777777" w:rsidR="00D83CF7" w:rsidRDefault="00D83CF7" w:rsidP="00D83CF7">
      <w:pPr>
        <w:rPr>
          <w:ins w:id="1633" w:author="Zac" w:date="2015-11-16T21:20:00Z"/>
        </w:rPr>
      </w:pPr>
      <w:ins w:id="1634" w:author="Zac" w:date="2015-11-16T21:20:00Z">
        <w:r>
          <w:t xml:space="preserve">When an extractor is called to get some data, the </w:t>
        </w:r>
        <w:proofErr w:type="spellStart"/>
        <w:r>
          <w:t>DataGroup</w:t>
        </w:r>
        <w:proofErr w:type="spellEnd"/>
        <w:r>
          <w:t xml:space="preserve"> (discussed in </w:t>
        </w:r>
        <w:r w:rsidRPr="005A600F">
          <w:rPr>
            <w:color w:val="0070C0"/>
            <w:szCs w:val="24"/>
          </w:rPr>
          <w:t>INSTALLED PLUGIN IMPLEMENTATION REQUIREMENTS</w:t>
        </w:r>
        <w:r>
          <w:t xml:space="preserve"> section below) is used to determine which call into the Base Extractor Class to make. These calls appear in </w:t>
        </w:r>
        <w:proofErr w:type="spellStart"/>
        <w:r>
          <w:t>CartExtractorBase</w:t>
        </w:r>
        <w:proofErr w:type="spellEnd"/>
        <w:r>
          <w:t xml:space="preserve"> as:</w:t>
        </w:r>
      </w:ins>
    </w:p>
    <w:p w14:paraId="3041768F" w14:textId="77777777" w:rsidR="00D83CF7" w:rsidRPr="007434C1" w:rsidRDefault="00D83CF7" w:rsidP="00D83CF7">
      <w:pPr>
        <w:spacing w:after="0" w:line="240" w:lineRule="auto"/>
        <w:rPr>
          <w:ins w:id="1635" w:author="Zac" w:date="2015-11-16T21:20:00Z"/>
          <w:rFonts w:ascii="Times New Roman" w:eastAsia="Times New Roman" w:hAnsi="Times New Roman" w:cs="Times New Roman"/>
          <w:szCs w:val="24"/>
          <w:lang w:bidi="ar-SA"/>
        </w:rPr>
      </w:pPr>
    </w:p>
    <w:p w14:paraId="5A6E130E" w14:textId="77777777" w:rsidR="00D83CF7" w:rsidRDefault="00D83CF7" w:rsidP="00D83CF7">
      <w:pPr>
        <w:pStyle w:val="ListParagraph"/>
        <w:numPr>
          <w:ilvl w:val="0"/>
          <w:numId w:val="54"/>
        </w:numPr>
        <w:spacing w:after="0" w:line="240" w:lineRule="auto"/>
        <w:rPr>
          <w:ins w:id="1636" w:author="Zac" w:date="2015-11-16T21:20:00Z"/>
          <w:rFonts w:ascii="Times New Roman" w:eastAsia="Times New Roman" w:hAnsi="Times New Roman" w:cs="Times New Roman"/>
          <w:szCs w:val="24"/>
          <w:lang w:bidi="ar-SA"/>
        </w:rPr>
      </w:pPr>
      <w:ins w:id="1637" w:author="Zac" w:date="2015-11-16T21:20:00Z">
        <w:r w:rsidRPr="002F324C">
          <w:rPr>
            <w:rFonts w:ascii="Times New Roman" w:eastAsia="Times New Roman" w:hAnsi="Times New Roman" w:cs="Times New Roman"/>
            <w:szCs w:val="24"/>
            <w:lang w:bidi="ar-SA"/>
          </w:rPr>
          <w:t xml:space="preserve">protected virtual string </w:t>
        </w:r>
        <w:proofErr w:type="spellStart"/>
        <w:r w:rsidRPr="00E06551">
          <w:rPr>
            <w:rFonts w:ascii="Times New Roman" w:eastAsia="Times New Roman" w:hAnsi="Times New Roman" w:cs="Times New Roman"/>
            <w:b/>
            <w:color w:val="FF0000"/>
            <w:szCs w:val="24"/>
            <w:lang w:bidi="ar-SA"/>
          </w:rPr>
          <w:t>GetCatalog</w:t>
        </w:r>
        <w:proofErr w:type="spellEnd"/>
        <w:r w:rsidRPr="002F324C">
          <w:rPr>
            <w:rFonts w:ascii="Times New Roman" w:eastAsia="Times New Roman" w:hAnsi="Times New Roman" w:cs="Times New Roman"/>
            <w:szCs w:val="24"/>
            <w:lang w:bidi="ar-SA"/>
          </w:rPr>
          <w:t>(</w:t>
        </w:r>
        <w:r>
          <w:rPr>
            <w:rFonts w:ascii="Times New Roman" w:eastAsia="Times New Roman" w:hAnsi="Times New Roman" w:cs="Times New Roman"/>
            <w:szCs w:val="24"/>
            <w:lang w:bidi="ar-SA"/>
          </w:rPr>
          <w:t xml:space="preserve">out </w:t>
        </w:r>
        <w:proofErr w:type="spellStart"/>
        <w:r>
          <w:rPr>
            <w:rFonts w:ascii="Times New Roman" w:eastAsia="Times New Roman" w:hAnsi="Times New Roman" w:cs="Times New Roman"/>
            <w:szCs w:val="24"/>
            <w:lang w:bidi="ar-SA"/>
          </w:rPr>
          <w:t>int</w:t>
        </w:r>
        <w:proofErr w:type="spellEnd"/>
        <w:r>
          <w:rPr>
            <w:rFonts w:ascii="Times New Roman" w:eastAsia="Times New Roman" w:hAnsi="Times New Roman" w:cs="Times New Roman"/>
            <w:szCs w:val="24"/>
            <w:lang w:bidi="ar-SA"/>
          </w:rPr>
          <w:t xml:space="preserve"> </w:t>
        </w:r>
        <w:proofErr w:type="spellStart"/>
        <w:r>
          <w:rPr>
            <w:rFonts w:ascii="Times New Roman" w:eastAsia="Times New Roman" w:hAnsi="Times New Roman" w:cs="Times New Roman"/>
            <w:szCs w:val="24"/>
            <w:lang w:bidi="ar-SA"/>
          </w:rPr>
          <w:t>itemCount</w:t>
        </w:r>
        <w:proofErr w:type="spellEnd"/>
        <w:r w:rsidRPr="002F324C">
          <w:rPr>
            <w:rFonts w:ascii="Times New Roman" w:eastAsia="Times New Roman" w:hAnsi="Times New Roman" w:cs="Times New Roman"/>
            <w:szCs w:val="24"/>
            <w:lang w:bidi="ar-SA"/>
          </w:rPr>
          <w:t>)</w:t>
        </w:r>
      </w:ins>
    </w:p>
    <w:p w14:paraId="4BDDE863" w14:textId="77777777" w:rsidR="00D83CF7" w:rsidRDefault="00D83CF7" w:rsidP="00D83CF7">
      <w:pPr>
        <w:spacing w:after="0" w:line="240" w:lineRule="auto"/>
        <w:rPr>
          <w:ins w:id="1638" w:author="Zac" w:date="2015-11-16T21:20:00Z"/>
          <w:rFonts w:ascii="Times New Roman" w:eastAsia="Times New Roman" w:hAnsi="Times New Roman" w:cs="Times New Roman"/>
          <w:szCs w:val="24"/>
          <w:lang w:bidi="ar-SA"/>
        </w:rPr>
      </w:pPr>
    </w:p>
    <w:p w14:paraId="1B28F1D0" w14:textId="77777777" w:rsidR="00D83CF7" w:rsidRPr="003C6884" w:rsidRDefault="00D83CF7" w:rsidP="00D83CF7">
      <w:pPr>
        <w:spacing w:after="0" w:line="240" w:lineRule="auto"/>
        <w:ind w:left="720"/>
        <w:rPr>
          <w:ins w:id="1639" w:author="Zac" w:date="2015-11-16T21:20:00Z"/>
          <w:rFonts w:eastAsia="Times New Roman" w:cs="Times New Roman"/>
          <w:szCs w:val="24"/>
          <w:lang w:bidi="ar-SA"/>
          <w:rPrChange w:id="1640" w:author="Zac" w:date="2015-11-16T21:53:00Z">
            <w:rPr>
              <w:ins w:id="1641" w:author="Zac" w:date="2015-11-16T21:20:00Z"/>
              <w:rFonts w:ascii="Times New Roman" w:eastAsia="Times New Roman" w:hAnsi="Times New Roman" w:cs="Times New Roman"/>
              <w:szCs w:val="24"/>
              <w:lang w:bidi="ar-SA"/>
            </w:rPr>
          </w:rPrChange>
        </w:rPr>
      </w:pPr>
      <w:proofErr w:type="gramStart"/>
      <w:ins w:id="1642" w:author="Zac" w:date="2015-11-16T21:20:00Z">
        <w:r w:rsidRPr="003C6884">
          <w:rPr>
            <w:rFonts w:eastAsia="Times New Roman" w:cs="Times New Roman"/>
            <w:szCs w:val="24"/>
            <w:lang w:bidi="ar-SA"/>
            <w:rPrChange w:id="1643" w:author="Zac" w:date="2015-11-16T21:53:00Z">
              <w:rPr>
                <w:rFonts w:ascii="Times New Roman" w:eastAsia="Times New Roman" w:hAnsi="Times New Roman" w:cs="Times New Roman"/>
                <w:szCs w:val="24"/>
                <w:lang w:bidi="ar-SA"/>
              </w:rPr>
            </w:rPrChange>
          </w:rPr>
          <w:t>Used to get the retailer’s catalog of products.</w:t>
        </w:r>
        <w:proofErr w:type="gramEnd"/>
        <w:r w:rsidRPr="003C6884">
          <w:rPr>
            <w:rFonts w:eastAsia="Times New Roman" w:cs="Times New Roman"/>
            <w:szCs w:val="24"/>
            <w:lang w:bidi="ar-SA"/>
            <w:rPrChange w:id="1644" w:author="Zac" w:date="2015-11-16T21:53:00Z">
              <w:rPr>
                <w:rFonts w:ascii="Times New Roman" w:eastAsia="Times New Roman" w:hAnsi="Times New Roman" w:cs="Times New Roman"/>
                <w:szCs w:val="24"/>
                <w:lang w:bidi="ar-SA"/>
              </w:rPr>
            </w:rPrChange>
          </w:rPr>
          <w:t xml:space="preserve"> Both parent and </w:t>
        </w:r>
        <w:proofErr w:type="gramStart"/>
        <w:r w:rsidRPr="003C6884">
          <w:rPr>
            <w:rFonts w:eastAsia="Times New Roman" w:cs="Times New Roman"/>
            <w:szCs w:val="24"/>
            <w:lang w:bidi="ar-SA"/>
            <w:rPrChange w:id="1645" w:author="Zac" w:date="2015-11-16T21:53:00Z">
              <w:rPr>
                <w:rFonts w:ascii="Times New Roman" w:eastAsia="Times New Roman" w:hAnsi="Times New Roman" w:cs="Times New Roman"/>
                <w:szCs w:val="24"/>
                <w:lang w:bidi="ar-SA"/>
              </w:rPr>
            </w:rPrChange>
          </w:rPr>
          <w:t>child  products</w:t>
        </w:r>
        <w:proofErr w:type="gramEnd"/>
        <w:r w:rsidRPr="003C6884">
          <w:rPr>
            <w:rFonts w:eastAsia="Times New Roman" w:cs="Times New Roman"/>
            <w:szCs w:val="24"/>
            <w:lang w:bidi="ar-SA"/>
            <w:rPrChange w:id="1646" w:author="Zac" w:date="2015-11-16T21:53:00Z">
              <w:rPr>
                <w:rFonts w:ascii="Times New Roman" w:eastAsia="Times New Roman" w:hAnsi="Times New Roman" w:cs="Times New Roman"/>
                <w:szCs w:val="24"/>
                <w:lang w:bidi="ar-SA"/>
              </w:rPr>
            </w:rPrChange>
          </w:rPr>
          <w:t xml:space="preserve"> (variants or options) are needed in the output. The output of this routine is saved to “upload/Catalog.txt”.</w:t>
        </w:r>
      </w:ins>
    </w:p>
    <w:p w14:paraId="0CD175DB" w14:textId="77777777" w:rsidR="00D83CF7" w:rsidRPr="002F324C" w:rsidRDefault="00D83CF7" w:rsidP="00D83CF7">
      <w:pPr>
        <w:spacing w:after="0" w:line="240" w:lineRule="auto"/>
        <w:rPr>
          <w:ins w:id="1647" w:author="Zac" w:date="2015-11-16T21:20:00Z"/>
          <w:rFonts w:ascii="Times New Roman" w:eastAsia="Times New Roman" w:hAnsi="Times New Roman" w:cs="Times New Roman"/>
          <w:szCs w:val="24"/>
          <w:lang w:bidi="ar-SA"/>
        </w:rPr>
      </w:pPr>
    </w:p>
    <w:p w14:paraId="5AA31C5D" w14:textId="77777777" w:rsidR="00D83CF7" w:rsidRDefault="00D83CF7" w:rsidP="00D83CF7">
      <w:pPr>
        <w:pStyle w:val="ListParagraph"/>
        <w:numPr>
          <w:ilvl w:val="0"/>
          <w:numId w:val="54"/>
        </w:numPr>
        <w:spacing w:after="0" w:line="240" w:lineRule="auto"/>
        <w:rPr>
          <w:ins w:id="1648" w:author="Zac" w:date="2015-11-16T21:20:00Z"/>
          <w:rFonts w:ascii="Times New Roman" w:eastAsia="Times New Roman" w:hAnsi="Times New Roman" w:cs="Times New Roman"/>
          <w:szCs w:val="24"/>
          <w:lang w:bidi="ar-SA"/>
        </w:rPr>
      </w:pPr>
      <w:ins w:id="1649" w:author="Zac" w:date="2015-11-16T21:20:00Z">
        <w:r w:rsidRPr="002F324C">
          <w:rPr>
            <w:rFonts w:ascii="Times New Roman" w:eastAsia="Times New Roman" w:hAnsi="Times New Roman" w:cs="Times New Roman"/>
            <w:szCs w:val="24"/>
            <w:lang w:bidi="ar-SA"/>
          </w:rPr>
          <w:t xml:space="preserve">protected virtual string </w:t>
        </w:r>
        <w:proofErr w:type="spellStart"/>
        <w:r w:rsidRPr="00E06551">
          <w:rPr>
            <w:rFonts w:ascii="Times New Roman" w:eastAsia="Times New Roman" w:hAnsi="Times New Roman" w:cs="Times New Roman"/>
            <w:b/>
            <w:color w:val="FF0000"/>
            <w:szCs w:val="24"/>
            <w:lang w:bidi="ar-SA"/>
          </w:rPr>
          <w:t>GetInventory</w:t>
        </w:r>
        <w:proofErr w:type="spellEnd"/>
        <w:r w:rsidRPr="002F324C">
          <w:rPr>
            <w:rFonts w:ascii="Times New Roman" w:eastAsia="Times New Roman" w:hAnsi="Times New Roman" w:cs="Times New Roman"/>
            <w:szCs w:val="24"/>
            <w:lang w:bidi="ar-SA"/>
          </w:rPr>
          <w:t>(</w:t>
        </w:r>
        <w:r>
          <w:rPr>
            <w:rFonts w:ascii="Times New Roman" w:eastAsia="Times New Roman" w:hAnsi="Times New Roman" w:cs="Times New Roman"/>
            <w:szCs w:val="24"/>
            <w:lang w:bidi="ar-SA"/>
          </w:rPr>
          <w:t xml:space="preserve">out </w:t>
        </w:r>
        <w:proofErr w:type="spellStart"/>
        <w:r>
          <w:rPr>
            <w:rFonts w:ascii="Times New Roman" w:eastAsia="Times New Roman" w:hAnsi="Times New Roman" w:cs="Times New Roman"/>
            <w:szCs w:val="24"/>
            <w:lang w:bidi="ar-SA"/>
          </w:rPr>
          <w:t>int</w:t>
        </w:r>
        <w:proofErr w:type="spellEnd"/>
        <w:r>
          <w:rPr>
            <w:rFonts w:ascii="Times New Roman" w:eastAsia="Times New Roman" w:hAnsi="Times New Roman" w:cs="Times New Roman"/>
            <w:szCs w:val="24"/>
            <w:lang w:bidi="ar-SA"/>
          </w:rPr>
          <w:t xml:space="preserve"> </w:t>
        </w:r>
        <w:proofErr w:type="spellStart"/>
        <w:r>
          <w:rPr>
            <w:rFonts w:ascii="Times New Roman" w:eastAsia="Times New Roman" w:hAnsi="Times New Roman" w:cs="Times New Roman"/>
            <w:szCs w:val="24"/>
            <w:lang w:bidi="ar-SA"/>
          </w:rPr>
          <w:t>itemCount</w:t>
        </w:r>
        <w:proofErr w:type="spellEnd"/>
        <w:r w:rsidRPr="002F324C">
          <w:rPr>
            <w:rFonts w:ascii="Times New Roman" w:eastAsia="Times New Roman" w:hAnsi="Times New Roman" w:cs="Times New Roman"/>
            <w:szCs w:val="24"/>
            <w:lang w:bidi="ar-SA"/>
          </w:rPr>
          <w:t>)</w:t>
        </w:r>
      </w:ins>
    </w:p>
    <w:p w14:paraId="3E83F267" w14:textId="77777777" w:rsidR="00D83CF7" w:rsidRPr="002F324C" w:rsidRDefault="00D83CF7" w:rsidP="00D83CF7">
      <w:pPr>
        <w:spacing w:after="0" w:line="240" w:lineRule="auto"/>
        <w:rPr>
          <w:ins w:id="1650" w:author="Zac" w:date="2015-11-16T21:20:00Z"/>
          <w:rFonts w:ascii="Times New Roman" w:eastAsia="Times New Roman" w:hAnsi="Times New Roman" w:cs="Times New Roman"/>
          <w:szCs w:val="24"/>
          <w:lang w:bidi="ar-SA"/>
        </w:rPr>
      </w:pPr>
    </w:p>
    <w:p w14:paraId="66F7325B" w14:textId="77777777" w:rsidR="00D83CF7" w:rsidRPr="003C6884" w:rsidRDefault="00D83CF7" w:rsidP="00D83CF7">
      <w:pPr>
        <w:spacing w:after="0" w:line="240" w:lineRule="auto"/>
        <w:ind w:left="720"/>
        <w:rPr>
          <w:ins w:id="1651" w:author="Zac" w:date="2015-11-16T21:20:00Z"/>
          <w:rFonts w:eastAsia="Times New Roman" w:cs="Times New Roman"/>
          <w:szCs w:val="24"/>
          <w:lang w:bidi="ar-SA"/>
          <w:rPrChange w:id="1652" w:author="Zac" w:date="2015-11-16T21:53:00Z">
            <w:rPr>
              <w:ins w:id="1653" w:author="Zac" w:date="2015-11-16T21:20:00Z"/>
              <w:rFonts w:ascii="Times New Roman" w:eastAsia="Times New Roman" w:hAnsi="Times New Roman" w:cs="Times New Roman"/>
              <w:szCs w:val="24"/>
              <w:lang w:bidi="ar-SA"/>
            </w:rPr>
          </w:rPrChange>
        </w:rPr>
      </w:pPr>
      <w:ins w:id="1654" w:author="Zac" w:date="2015-11-16T21:20:00Z">
        <w:r w:rsidRPr="003C6884">
          <w:rPr>
            <w:rFonts w:eastAsia="Times New Roman" w:cs="Times New Roman"/>
            <w:szCs w:val="24"/>
            <w:lang w:bidi="ar-SA"/>
            <w:rPrChange w:id="1655" w:author="Zac" w:date="2015-11-16T21:53:00Z">
              <w:rPr>
                <w:rFonts w:ascii="Times New Roman" w:eastAsia="Times New Roman" w:hAnsi="Times New Roman" w:cs="Times New Roman"/>
                <w:szCs w:val="24"/>
                <w:lang w:bidi="ar-SA"/>
              </w:rPr>
            </w:rPrChange>
          </w:rPr>
          <w:t xml:space="preserve">Get the product catalog for those products that have been modified since the last extraction time. </w:t>
        </w:r>
      </w:ins>
    </w:p>
    <w:p w14:paraId="3453BE34" w14:textId="77777777" w:rsidR="00D83CF7" w:rsidRPr="003C6884" w:rsidRDefault="00D83CF7" w:rsidP="00D83CF7">
      <w:pPr>
        <w:spacing w:after="0" w:line="240" w:lineRule="auto"/>
        <w:ind w:left="720"/>
        <w:rPr>
          <w:ins w:id="1656" w:author="Zac" w:date="2015-11-16T21:20:00Z"/>
          <w:rFonts w:eastAsia="Times New Roman" w:cs="Times New Roman"/>
          <w:szCs w:val="24"/>
          <w:lang w:bidi="ar-SA"/>
          <w:rPrChange w:id="1657" w:author="Zac" w:date="2015-11-16T21:53:00Z">
            <w:rPr>
              <w:ins w:id="1658" w:author="Zac" w:date="2015-11-16T21:20:00Z"/>
              <w:rFonts w:ascii="Times New Roman" w:eastAsia="Times New Roman" w:hAnsi="Times New Roman" w:cs="Times New Roman"/>
              <w:szCs w:val="24"/>
              <w:lang w:bidi="ar-SA"/>
            </w:rPr>
          </w:rPrChange>
        </w:rPr>
      </w:pPr>
    </w:p>
    <w:p w14:paraId="0BB48F02" w14:textId="77777777" w:rsidR="00D83CF7" w:rsidRPr="003C6884" w:rsidRDefault="00D83CF7" w:rsidP="00D83CF7">
      <w:pPr>
        <w:spacing w:after="0" w:line="240" w:lineRule="auto"/>
        <w:ind w:left="720"/>
        <w:rPr>
          <w:ins w:id="1659" w:author="Zac" w:date="2015-11-16T21:20:00Z"/>
          <w:rFonts w:eastAsia="Times New Roman" w:cs="Times New Roman"/>
          <w:szCs w:val="24"/>
          <w:lang w:bidi="ar-SA"/>
          <w:rPrChange w:id="1660" w:author="Zac" w:date="2015-11-16T21:53:00Z">
            <w:rPr>
              <w:ins w:id="1661" w:author="Zac" w:date="2015-11-16T21:20:00Z"/>
              <w:rFonts w:ascii="Times New Roman" w:eastAsia="Times New Roman" w:hAnsi="Times New Roman" w:cs="Times New Roman"/>
              <w:szCs w:val="24"/>
              <w:lang w:bidi="ar-SA"/>
            </w:rPr>
          </w:rPrChange>
        </w:rPr>
      </w:pPr>
      <w:ins w:id="1662" w:author="Zac" w:date="2015-11-16T21:20:00Z">
        <w:r w:rsidRPr="003C6884">
          <w:rPr>
            <w:rFonts w:eastAsia="Times New Roman" w:cs="Times New Roman"/>
            <w:szCs w:val="24"/>
            <w:lang w:bidi="ar-SA"/>
            <w:rPrChange w:id="1663" w:author="Zac" w:date="2015-11-16T21:53:00Z">
              <w:rPr>
                <w:rFonts w:ascii="Times New Roman" w:eastAsia="Times New Roman" w:hAnsi="Times New Roman" w:cs="Times New Roman"/>
                <w:szCs w:val="24"/>
                <w:lang w:bidi="ar-SA"/>
              </w:rPr>
            </w:rPrChange>
          </w:rPr>
          <w:t>Inventory vs catalog – Inventory refers to changes in product quantities and can be used to update the catalog to save time. Only the product id and inventory (stock count) fields of a product are saved to “upload/Inventory.txt”. In case of a large catalog that requires close inventory tracking, we pull the inventory on a more frequent schedule and only pull the entire catalog nightly or weekly.</w:t>
        </w:r>
      </w:ins>
    </w:p>
    <w:p w14:paraId="28DF0975" w14:textId="77777777" w:rsidR="00D83CF7" w:rsidRPr="007434C1" w:rsidRDefault="00D83CF7" w:rsidP="00D83CF7">
      <w:pPr>
        <w:spacing w:after="0" w:line="240" w:lineRule="auto"/>
        <w:rPr>
          <w:ins w:id="1664" w:author="Zac" w:date="2015-11-16T21:20:00Z"/>
          <w:rFonts w:ascii="Times New Roman" w:eastAsia="Times New Roman" w:hAnsi="Times New Roman" w:cs="Times New Roman"/>
          <w:szCs w:val="24"/>
          <w:lang w:bidi="ar-SA"/>
        </w:rPr>
      </w:pPr>
      <w:ins w:id="1665" w:author="Zac" w:date="2015-11-16T21:20:00Z">
        <w:r w:rsidRPr="007434C1">
          <w:rPr>
            <w:rFonts w:ascii="Times New Roman" w:eastAsia="Times New Roman" w:hAnsi="Times New Roman" w:cs="Times New Roman"/>
            <w:szCs w:val="24"/>
            <w:lang w:bidi="ar-SA"/>
          </w:rPr>
          <w:t>        </w:t>
        </w:r>
      </w:ins>
    </w:p>
    <w:p w14:paraId="0F7A9D28" w14:textId="77777777" w:rsidR="00D83CF7" w:rsidRPr="002F324C" w:rsidRDefault="00D83CF7" w:rsidP="00D83CF7">
      <w:pPr>
        <w:pStyle w:val="ListParagraph"/>
        <w:numPr>
          <w:ilvl w:val="0"/>
          <w:numId w:val="54"/>
        </w:numPr>
        <w:spacing w:after="0" w:line="240" w:lineRule="auto"/>
        <w:rPr>
          <w:ins w:id="1666" w:author="Zac" w:date="2015-11-16T21:20:00Z"/>
          <w:rFonts w:ascii="Times New Roman" w:eastAsia="Times New Roman" w:hAnsi="Times New Roman" w:cs="Times New Roman"/>
          <w:szCs w:val="24"/>
          <w:lang w:bidi="ar-SA"/>
        </w:rPr>
      </w:pPr>
      <w:ins w:id="1667" w:author="Zac" w:date="2015-11-16T21:20:00Z">
        <w:r w:rsidRPr="002F324C">
          <w:rPr>
            <w:rFonts w:ascii="Times New Roman" w:eastAsia="Times New Roman" w:hAnsi="Times New Roman" w:cs="Times New Roman"/>
            <w:szCs w:val="24"/>
            <w:lang w:bidi="ar-SA"/>
          </w:rPr>
          <w:t xml:space="preserve">protected virtual string </w:t>
        </w:r>
        <w:proofErr w:type="spellStart"/>
        <w:r w:rsidRPr="00E06551">
          <w:rPr>
            <w:rFonts w:ascii="Times New Roman" w:eastAsia="Times New Roman" w:hAnsi="Times New Roman" w:cs="Times New Roman"/>
            <w:b/>
            <w:color w:val="FF0000"/>
            <w:szCs w:val="24"/>
            <w:lang w:bidi="ar-SA"/>
          </w:rPr>
          <w:t>GetSalesMonth</w:t>
        </w:r>
        <w:proofErr w:type="spellEnd"/>
        <w:r w:rsidRPr="002F324C">
          <w:rPr>
            <w:rFonts w:ascii="Times New Roman" w:eastAsia="Times New Roman" w:hAnsi="Times New Roman" w:cs="Times New Roman"/>
            <w:szCs w:val="24"/>
            <w:lang w:bidi="ar-SA"/>
          </w:rPr>
          <w:t>(</w:t>
        </w:r>
        <w:proofErr w:type="spellStart"/>
        <w:r w:rsidRPr="002F324C">
          <w:rPr>
            <w:rFonts w:ascii="Times New Roman" w:eastAsia="Times New Roman" w:hAnsi="Times New Roman" w:cs="Times New Roman"/>
            <w:szCs w:val="24"/>
            <w:lang w:bidi="ar-SA"/>
          </w:rPr>
          <w:t>DateTime</w:t>
        </w:r>
        <w:proofErr w:type="spellEnd"/>
        <w:r w:rsidRPr="002F324C">
          <w:rPr>
            <w:rFonts w:ascii="Times New Roman" w:eastAsia="Times New Roman" w:hAnsi="Times New Roman" w:cs="Times New Roman"/>
            <w:szCs w:val="24"/>
            <w:lang w:bidi="ar-SA"/>
          </w:rPr>
          <w:t xml:space="preserve"> </w:t>
        </w:r>
        <w:proofErr w:type="spellStart"/>
        <w:r w:rsidRPr="002F324C">
          <w:rPr>
            <w:rFonts w:ascii="Times New Roman" w:eastAsia="Times New Roman" w:hAnsi="Times New Roman" w:cs="Times New Roman"/>
            <w:szCs w:val="24"/>
            <w:lang w:bidi="ar-SA"/>
          </w:rPr>
          <w:t>exportDate</w:t>
        </w:r>
        <w:proofErr w:type="spellEnd"/>
        <w:r w:rsidRPr="002F324C">
          <w:rPr>
            <w:rFonts w:ascii="Times New Roman" w:eastAsia="Times New Roman" w:hAnsi="Times New Roman" w:cs="Times New Roman"/>
            <w:szCs w:val="24"/>
            <w:lang w:bidi="ar-SA"/>
          </w:rPr>
          <w:t>, string filename</w:t>
        </w:r>
        <w:r>
          <w:rPr>
            <w:rFonts w:ascii="Times New Roman" w:eastAsia="Times New Roman" w:hAnsi="Times New Roman" w:cs="Times New Roman"/>
            <w:szCs w:val="24"/>
            <w:lang w:bidi="ar-SA"/>
          </w:rPr>
          <w:t>,</w:t>
        </w:r>
        <w:r w:rsidRPr="001D431B">
          <w:rPr>
            <w:rFonts w:ascii="Times New Roman" w:eastAsia="Times New Roman" w:hAnsi="Times New Roman" w:cs="Times New Roman"/>
            <w:szCs w:val="24"/>
            <w:lang w:bidi="ar-SA"/>
          </w:rPr>
          <w:t xml:space="preserve"> </w:t>
        </w:r>
        <w:r>
          <w:rPr>
            <w:rFonts w:ascii="Times New Roman" w:eastAsia="Times New Roman" w:hAnsi="Times New Roman" w:cs="Times New Roman"/>
            <w:szCs w:val="24"/>
            <w:lang w:bidi="ar-SA"/>
          </w:rPr>
          <w:t xml:space="preserve">out </w:t>
        </w:r>
        <w:proofErr w:type="spellStart"/>
        <w:r>
          <w:rPr>
            <w:rFonts w:ascii="Times New Roman" w:eastAsia="Times New Roman" w:hAnsi="Times New Roman" w:cs="Times New Roman"/>
            <w:szCs w:val="24"/>
            <w:lang w:bidi="ar-SA"/>
          </w:rPr>
          <w:t>int</w:t>
        </w:r>
        <w:proofErr w:type="spellEnd"/>
        <w:r>
          <w:rPr>
            <w:rFonts w:ascii="Times New Roman" w:eastAsia="Times New Roman" w:hAnsi="Times New Roman" w:cs="Times New Roman"/>
            <w:szCs w:val="24"/>
            <w:lang w:bidi="ar-SA"/>
          </w:rPr>
          <w:t xml:space="preserve"> </w:t>
        </w:r>
        <w:proofErr w:type="spellStart"/>
        <w:r>
          <w:rPr>
            <w:rFonts w:ascii="Times New Roman" w:eastAsia="Times New Roman" w:hAnsi="Times New Roman" w:cs="Times New Roman"/>
            <w:szCs w:val="24"/>
            <w:lang w:bidi="ar-SA"/>
          </w:rPr>
          <w:t>itemCount</w:t>
        </w:r>
        <w:proofErr w:type="spellEnd"/>
        <w:r w:rsidRPr="002F324C">
          <w:rPr>
            <w:rFonts w:ascii="Times New Roman" w:eastAsia="Times New Roman" w:hAnsi="Times New Roman" w:cs="Times New Roman"/>
            <w:szCs w:val="24"/>
            <w:lang w:bidi="ar-SA"/>
          </w:rPr>
          <w:t>)</w:t>
        </w:r>
      </w:ins>
    </w:p>
    <w:p w14:paraId="6DEBBE3A" w14:textId="77777777" w:rsidR="00D83CF7" w:rsidRDefault="00D83CF7" w:rsidP="00D83CF7">
      <w:pPr>
        <w:spacing w:after="0" w:line="240" w:lineRule="auto"/>
        <w:rPr>
          <w:ins w:id="1668" w:author="Zac" w:date="2015-11-16T21:20:00Z"/>
          <w:rFonts w:ascii="Times New Roman" w:eastAsia="Times New Roman" w:hAnsi="Times New Roman" w:cs="Times New Roman"/>
          <w:szCs w:val="24"/>
          <w:lang w:bidi="ar-SA"/>
        </w:rPr>
      </w:pPr>
    </w:p>
    <w:p w14:paraId="07EDA7D7" w14:textId="77777777" w:rsidR="00D83CF7" w:rsidRPr="003C6884" w:rsidRDefault="00D83CF7" w:rsidP="00D83CF7">
      <w:pPr>
        <w:spacing w:after="0" w:line="240" w:lineRule="auto"/>
        <w:ind w:left="720"/>
        <w:rPr>
          <w:ins w:id="1669" w:author="Zac" w:date="2015-11-16T21:20:00Z"/>
          <w:rFonts w:eastAsia="Times New Roman" w:cs="Times New Roman"/>
          <w:szCs w:val="24"/>
          <w:lang w:bidi="ar-SA"/>
          <w:rPrChange w:id="1670" w:author="Zac" w:date="2015-11-16T21:53:00Z">
            <w:rPr>
              <w:ins w:id="1671" w:author="Zac" w:date="2015-11-16T21:20:00Z"/>
              <w:rFonts w:ascii="Times New Roman" w:eastAsia="Times New Roman" w:hAnsi="Times New Roman" w:cs="Times New Roman"/>
              <w:szCs w:val="24"/>
              <w:lang w:bidi="ar-SA"/>
            </w:rPr>
          </w:rPrChange>
        </w:rPr>
      </w:pPr>
      <w:proofErr w:type="gramStart"/>
      <w:ins w:id="1672" w:author="Zac" w:date="2015-11-16T21:20:00Z">
        <w:r w:rsidRPr="003C6884">
          <w:rPr>
            <w:rFonts w:eastAsia="Times New Roman" w:cs="Times New Roman"/>
            <w:szCs w:val="24"/>
            <w:lang w:bidi="ar-SA"/>
            <w:rPrChange w:id="1673" w:author="Zac" w:date="2015-11-16T21:53:00Z">
              <w:rPr>
                <w:rFonts w:ascii="Times New Roman" w:eastAsia="Times New Roman" w:hAnsi="Times New Roman" w:cs="Times New Roman"/>
                <w:szCs w:val="24"/>
                <w:lang w:bidi="ar-SA"/>
              </w:rPr>
            </w:rPrChange>
          </w:rPr>
          <w:t>Used to get a single month of the retailer’s historical sales data (orders).</w:t>
        </w:r>
        <w:proofErr w:type="gramEnd"/>
        <w:r w:rsidRPr="003C6884">
          <w:rPr>
            <w:rFonts w:eastAsia="Times New Roman" w:cs="Times New Roman"/>
            <w:szCs w:val="24"/>
            <w:lang w:bidi="ar-SA"/>
            <w:rPrChange w:id="1674" w:author="Zac" w:date="2015-11-16T21:53:00Z">
              <w:rPr>
                <w:rFonts w:ascii="Times New Roman" w:eastAsia="Times New Roman" w:hAnsi="Times New Roman" w:cs="Times New Roman"/>
                <w:szCs w:val="24"/>
                <w:lang w:bidi="ar-SA"/>
              </w:rPr>
            </w:rPrChange>
          </w:rPr>
          <w:t xml:space="preserve"> The output of this routine is saved to “Sales-[Year-Month].txt”.</w:t>
        </w:r>
      </w:ins>
    </w:p>
    <w:p w14:paraId="434CA4D1" w14:textId="77777777" w:rsidR="00D83CF7" w:rsidRPr="007434C1" w:rsidRDefault="00D83CF7" w:rsidP="00D83CF7">
      <w:pPr>
        <w:spacing w:after="0" w:line="240" w:lineRule="auto"/>
        <w:rPr>
          <w:ins w:id="1675" w:author="Zac" w:date="2015-11-16T21:20:00Z"/>
          <w:rFonts w:ascii="Times New Roman" w:eastAsia="Times New Roman" w:hAnsi="Times New Roman" w:cs="Times New Roman"/>
          <w:szCs w:val="24"/>
          <w:lang w:bidi="ar-SA"/>
        </w:rPr>
      </w:pPr>
    </w:p>
    <w:p w14:paraId="6E5BCB3A" w14:textId="77777777" w:rsidR="00D83CF7" w:rsidRPr="002F324C" w:rsidRDefault="00D83CF7" w:rsidP="00D83CF7">
      <w:pPr>
        <w:pStyle w:val="ListParagraph"/>
        <w:numPr>
          <w:ilvl w:val="0"/>
          <w:numId w:val="54"/>
        </w:numPr>
        <w:spacing w:after="0" w:line="240" w:lineRule="auto"/>
        <w:rPr>
          <w:ins w:id="1676" w:author="Zac" w:date="2015-11-16T21:20:00Z"/>
          <w:rFonts w:ascii="Times New Roman" w:eastAsia="Times New Roman" w:hAnsi="Times New Roman" w:cs="Times New Roman"/>
          <w:szCs w:val="24"/>
          <w:lang w:bidi="ar-SA"/>
        </w:rPr>
      </w:pPr>
      <w:ins w:id="1677" w:author="Zac" w:date="2015-11-16T21:20:00Z">
        <w:r w:rsidRPr="002F324C">
          <w:rPr>
            <w:rFonts w:ascii="Times New Roman" w:eastAsia="Times New Roman" w:hAnsi="Times New Roman" w:cs="Times New Roman"/>
            <w:szCs w:val="24"/>
            <w:lang w:bidi="ar-SA"/>
          </w:rPr>
          <w:t xml:space="preserve">protected virtual string </w:t>
        </w:r>
        <w:proofErr w:type="spellStart"/>
        <w:r w:rsidRPr="00E06551">
          <w:rPr>
            <w:rFonts w:ascii="Times New Roman" w:eastAsia="Times New Roman" w:hAnsi="Times New Roman" w:cs="Times New Roman"/>
            <w:b/>
            <w:color w:val="FF0000"/>
            <w:szCs w:val="24"/>
            <w:lang w:bidi="ar-SA"/>
          </w:rPr>
          <w:t>GetCustomers</w:t>
        </w:r>
        <w:proofErr w:type="spellEnd"/>
        <w:r w:rsidRPr="002F324C">
          <w:rPr>
            <w:rFonts w:ascii="Times New Roman" w:eastAsia="Times New Roman" w:hAnsi="Times New Roman" w:cs="Times New Roman"/>
            <w:szCs w:val="24"/>
            <w:lang w:bidi="ar-SA"/>
          </w:rPr>
          <w:t>(</w:t>
        </w:r>
        <w:proofErr w:type="spellStart"/>
        <w:r w:rsidRPr="002F324C">
          <w:rPr>
            <w:rFonts w:ascii="Times New Roman" w:eastAsia="Times New Roman" w:hAnsi="Times New Roman" w:cs="Times New Roman"/>
            <w:szCs w:val="24"/>
            <w:lang w:bidi="ar-SA"/>
          </w:rPr>
          <w:t>DateTime</w:t>
        </w:r>
        <w:proofErr w:type="spellEnd"/>
        <w:r w:rsidRPr="002F324C">
          <w:rPr>
            <w:rFonts w:ascii="Times New Roman" w:eastAsia="Times New Roman" w:hAnsi="Times New Roman" w:cs="Times New Roman"/>
            <w:szCs w:val="24"/>
            <w:lang w:bidi="ar-SA"/>
          </w:rPr>
          <w:t xml:space="preserve"> </w:t>
        </w:r>
        <w:proofErr w:type="spellStart"/>
        <w:r w:rsidRPr="002F324C">
          <w:rPr>
            <w:rFonts w:ascii="Times New Roman" w:eastAsia="Times New Roman" w:hAnsi="Times New Roman" w:cs="Times New Roman"/>
            <w:szCs w:val="24"/>
            <w:lang w:bidi="ar-SA"/>
          </w:rPr>
          <w:t>exportDate</w:t>
        </w:r>
        <w:proofErr w:type="spellEnd"/>
        <w:r w:rsidRPr="002F324C">
          <w:rPr>
            <w:rFonts w:ascii="Times New Roman" w:eastAsia="Times New Roman" w:hAnsi="Times New Roman" w:cs="Times New Roman"/>
            <w:szCs w:val="24"/>
            <w:lang w:bidi="ar-SA"/>
          </w:rPr>
          <w:t>, string filename</w:t>
        </w:r>
        <w:r>
          <w:rPr>
            <w:rFonts w:ascii="Times New Roman" w:eastAsia="Times New Roman" w:hAnsi="Times New Roman" w:cs="Times New Roman"/>
            <w:szCs w:val="24"/>
            <w:lang w:bidi="ar-SA"/>
          </w:rPr>
          <w:t>,</w:t>
        </w:r>
        <w:r w:rsidRPr="001D431B">
          <w:rPr>
            <w:rFonts w:ascii="Times New Roman" w:eastAsia="Times New Roman" w:hAnsi="Times New Roman" w:cs="Times New Roman"/>
            <w:szCs w:val="24"/>
            <w:lang w:bidi="ar-SA"/>
          </w:rPr>
          <w:t xml:space="preserve"> </w:t>
        </w:r>
        <w:r>
          <w:rPr>
            <w:rFonts w:ascii="Times New Roman" w:eastAsia="Times New Roman" w:hAnsi="Times New Roman" w:cs="Times New Roman"/>
            <w:szCs w:val="24"/>
            <w:lang w:bidi="ar-SA"/>
          </w:rPr>
          <w:t xml:space="preserve">out </w:t>
        </w:r>
        <w:proofErr w:type="spellStart"/>
        <w:r>
          <w:rPr>
            <w:rFonts w:ascii="Times New Roman" w:eastAsia="Times New Roman" w:hAnsi="Times New Roman" w:cs="Times New Roman"/>
            <w:szCs w:val="24"/>
            <w:lang w:bidi="ar-SA"/>
          </w:rPr>
          <w:t>int</w:t>
        </w:r>
        <w:proofErr w:type="spellEnd"/>
        <w:r>
          <w:rPr>
            <w:rFonts w:ascii="Times New Roman" w:eastAsia="Times New Roman" w:hAnsi="Times New Roman" w:cs="Times New Roman"/>
            <w:szCs w:val="24"/>
            <w:lang w:bidi="ar-SA"/>
          </w:rPr>
          <w:t xml:space="preserve"> </w:t>
        </w:r>
        <w:proofErr w:type="spellStart"/>
        <w:r>
          <w:rPr>
            <w:rFonts w:ascii="Times New Roman" w:eastAsia="Times New Roman" w:hAnsi="Times New Roman" w:cs="Times New Roman"/>
            <w:szCs w:val="24"/>
            <w:lang w:bidi="ar-SA"/>
          </w:rPr>
          <w:t>itemCount</w:t>
        </w:r>
        <w:proofErr w:type="spellEnd"/>
        <w:r w:rsidRPr="002F324C">
          <w:rPr>
            <w:rFonts w:ascii="Times New Roman" w:eastAsia="Times New Roman" w:hAnsi="Times New Roman" w:cs="Times New Roman"/>
            <w:szCs w:val="24"/>
            <w:lang w:bidi="ar-SA"/>
          </w:rPr>
          <w:t>)</w:t>
        </w:r>
      </w:ins>
    </w:p>
    <w:p w14:paraId="52906016" w14:textId="77777777" w:rsidR="00D83CF7" w:rsidRDefault="00D83CF7" w:rsidP="00D83CF7">
      <w:pPr>
        <w:spacing w:after="0" w:line="240" w:lineRule="auto"/>
        <w:rPr>
          <w:ins w:id="1678" w:author="Zac" w:date="2015-11-16T21:20:00Z"/>
          <w:rFonts w:ascii="Times New Roman" w:eastAsia="Times New Roman" w:hAnsi="Times New Roman" w:cs="Times New Roman"/>
          <w:szCs w:val="24"/>
          <w:lang w:bidi="ar-SA"/>
        </w:rPr>
      </w:pPr>
    </w:p>
    <w:p w14:paraId="07C31B1D" w14:textId="77777777" w:rsidR="00D83CF7" w:rsidRPr="003C6884" w:rsidRDefault="00D83CF7" w:rsidP="00D83CF7">
      <w:pPr>
        <w:spacing w:after="0" w:line="240" w:lineRule="auto"/>
        <w:ind w:left="720"/>
        <w:rPr>
          <w:ins w:id="1679" w:author="Zac" w:date="2015-11-16T21:20:00Z"/>
          <w:rFonts w:eastAsia="Times New Roman" w:cs="Times New Roman"/>
          <w:szCs w:val="24"/>
          <w:lang w:bidi="ar-SA"/>
          <w:rPrChange w:id="1680" w:author="Zac" w:date="2015-11-16T21:54:00Z">
            <w:rPr>
              <w:ins w:id="1681" w:author="Zac" w:date="2015-11-16T21:20:00Z"/>
              <w:rFonts w:ascii="Times New Roman" w:eastAsia="Times New Roman" w:hAnsi="Times New Roman" w:cs="Times New Roman"/>
              <w:szCs w:val="24"/>
              <w:lang w:bidi="ar-SA"/>
            </w:rPr>
          </w:rPrChange>
        </w:rPr>
      </w:pPr>
      <w:ins w:id="1682" w:author="Zac" w:date="2015-11-16T21:20:00Z">
        <w:r w:rsidRPr="003C6884">
          <w:rPr>
            <w:rFonts w:eastAsia="Times New Roman" w:cs="Times New Roman"/>
            <w:szCs w:val="24"/>
            <w:lang w:bidi="ar-SA"/>
            <w:rPrChange w:id="1683" w:author="Zac" w:date="2015-11-16T21:54:00Z">
              <w:rPr>
                <w:rFonts w:ascii="Times New Roman" w:eastAsia="Times New Roman" w:hAnsi="Times New Roman" w:cs="Times New Roman"/>
                <w:szCs w:val="24"/>
                <w:lang w:bidi="ar-SA"/>
              </w:rPr>
            </w:rPrChange>
          </w:rPr>
          <w:t>Used to get and return the retailer’s Customer list. Output is saved to “upload/Customers_Year_Month.txt.</w:t>
        </w:r>
      </w:ins>
    </w:p>
    <w:p w14:paraId="62F3E952" w14:textId="77777777" w:rsidR="00D83CF7" w:rsidRPr="007434C1" w:rsidRDefault="00D83CF7" w:rsidP="00D83CF7">
      <w:pPr>
        <w:spacing w:after="0" w:line="240" w:lineRule="auto"/>
        <w:rPr>
          <w:ins w:id="1684" w:author="Zac" w:date="2015-11-16T21:20:00Z"/>
          <w:rFonts w:ascii="Times New Roman" w:eastAsia="Times New Roman" w:hAnsi="Times New Roman" w:cs="Times New Roman"/>
          <w:szCs w:val="24"/>
          <w:lang w:bidi="ar-SA"/>
        </w:rPr>
      </w:pPr>
    </w:p>
    <w:p w14:paraId="424ADB10" w14:textId="77777777" w:rsidR="00D83CF7" w:rsidRPr="002F324C" w:rsidRDefault="00D83CF7" w:rsidP="00D83CF7">
      <w:pPr>
        <w:pStyle w:val="ListParagraph"/>
        <w:numPr>
          <w:ilvl w:val="0"/>
          <w:numId w:val="54"/>
        </w:numPr>
        <w:spacing w:after="0" w:line="240" w:lineRule="auto"/>
        <w:rPr>
          <w:ins w:id="1685" w:author="Zac" w:date="2015-11-16T21:20:00Z"/>
          <w:rFonts w:ascii="Times New Roman" w:eastAsia="Times New Roman" w:hAnsi="Times New Roman" w:cs="Times New Roman"/>
          <w:szCs w:val="24"/>
          <w:lang w:bidi="ar-SA"/>
        </w:rPr>
      </w:pPr>
      <w:ins w:id="1686" w:author="Zac" w:date="2015-11-16T21:20:00Z">
        <w:r w:rsidRPr="002F324C">
          <w:rPr>
            <w:rFonts w:ascii="Times New Roman" w:eastAsia="Times New Roman" w:hAnsi="Times New Roman" w:cs="Times New Roman"/>
            <w:szCs w:val="24"/>
            <w:lang w:bidi="ar-SA"/>
          </w:rPr>
          <w:t xml:space="preserve">protected virtual string </w:t>
        </w:r>
        <w:r w:rsidRPr="00E06551">
          <w:rPr>
            <w:rFonts w:ascii="Times New Roman" w:eastAsia="Times New Roman" w:hAnsi="Times New Roman" w:cs="Times New Roman"/>
            <w:b/>
            <w:color w:val="FF0000"/>
            <w:szCs w:val="24"/>
            <w:lang w:bidi="ar-SA"/>
          </w:rPr>
          <w:t>GetAtt1Names</w:t>
        </w:r>
        <w:r w:rsidRPr="002F324C">
          <w:rPr>
            <w:rFonts w:ascii="Times New Roman" w:eastAsia="Times New Roman" w:hAnsi="Times New Roman" w:cs="Times New Roman"/>
            <w:szCs w:val="24"/>
            <w:lang w:bidi="ar-SA"/>
          </w:rPr>
          <w:t>(</w:t>
        </w:r>
        <w:r>
          <w:rPr>
            <w:rFonts w:ascii="Times New Roman" w:eastAsia="Times New Roman" w:hAnsi="Times New Roman" w:cs="Times New Roman"/>
            <w:szCs w:val="24"/>
            <w:lang w:bidi="ar-SA"/>
          </w:rPr>
          <w:t xml:space="preserve">out </w:t>
        </w:r>
        <w:proofErr w:type="spellStart"/>
        <w:r>
          <w:rPr>
            <w:rFonts w:ascii="Times New Roman" w:eastAsia="Times New Roman" w:hAnsi="Times New Roman" w:cs="Times New Roman"/>
            <w:szCs w:val="24"/>
            <w:lang w:bidi="ar-SA"/>
          </w:rPr>
          <w:t>int</w:t>
        </w:r>
        <w:proofErr w:type="spellEnd"/>
        <w:r>
          <w:rPr>
            <w:rFonts w:ascii="Times New Roman" w:eastAsia="Times New Roman" w:hAnsi="Times New Roman" w:cs="Times New Roman"/>
            <w:szCs w:val="24"/>
            <w:lang w:bidi="ar-SA"/>
          </w:rPr>
          <w:t xml:space="preserve"> </w:t>
        </w:r>
        <w:proofErr w:type="spellStart"/>
        <w:r>
          <w:rPr>
            <w:rFonts w:ascii="Times New Roman" w:eastAsia="Times New Roman" w:hAnsi="Times New Roman" w:cs="Times New Roman"/>
            <w:szCs w:val="24"/>
            <w:lang w:bidi="ar-SA"/>
          </w:rPr>
          <w:t>itemCount</w:t>
        </w:r>
        <w:proofErr w:type="spellEnd"/>
        <w:r w:rsidRPr="002F324C">
          <w:rPr>
            <w:rFonts w:ascii="Times New Roman" w:eastAsia="Times New Roman" w:hAnsi="Times New Roman" w:cs="Times New Roman"/>
            <w:szCs w:val="24"/>
            <w:lang w:bidi="ar-SA"/>
          </w:rPr>
          <w:t>)</w:t>
        </w:r>
      </w:ins>
    </w:p>
    <w:p w14:paraId="4CC2BA58" w14:textId="77777777" w:rsidR="00D83CF7" w:rsidRDefault="00D83CF7" w:rsidP="00D83CF7">
      <w:pPr>
        <w:spacing w:after="0" w:line="240" w:lineRule="auto"/>
        <w:rPr>
          <w:ins w:id="1687" w:author="Zac" w:date="2015-11-16T21:20:00Z"/>
          <w:rFonts w:ascii="Times New Roman" w:eastAsia="Times New Roman" w:hAnsi="Times New Roman" w:cs="Times New Roman"/>
          <w:szCs w:val="24"/>
          <w:lang w:bidi="ar-SA"/>
        </w:rPr>
      </w:pPr>
    </w:p>
    <w:p w14:paraId="6573B163" w14:textId="2897E8B4" w:rsidR="00D83CF7" w:rsidRPr="003C6884" w:rsidRDefault="00D83CF7">
      <w:pPr>
        <w:spacing w:after="0" w:line="240" w:lineRule="auto"/>
        <w:ind w:left="720"/>
        <w:rPr>
          <w:ins w:id="1688" w:author="Zac" w:date="2015-11-16T21:20:00Z"/>
          <w:rFonts w:eastAsia="Times New Roman" w:cs="Times New Roman"/>
          <w:szCs w:val="24"/>
          <w:lang w:bidi="ar-SA"/>
          <w:rPrChange w:id="1689" w:author="Zac" w:date="2015-11-16T21:54:00Z">
            <w:rPr>
              <w:ins w:id="1690" w:author="Zac" w:date="2015-11-16T21:20:00Z"/>
              <w:rFonts w:ascii="Times New Roman" w:eastAsia="Times New Roman" w:hAnsi="Times New Roman" w:cs="Times New Roman"/>
              <w:szCs w:val="24"/>
              <w:lang w:bidi="ar-SA"/>
            </w:rPr>
          </w:rPrChange>
        </w:rPr>
        <w:pPrChange w:id="1691" w:author="Zac" w:date="2015-11-16T21:55:00Z">
          <w:pPr>
            <w:spacing w:after="0" w:line="240" w:lineRule="auto"/>
          </w:pPr>
        </w:pPrChange>
      </w:pPr>
      <w:ins w:id="1692" w:author="Zac" w:date="2015-11-16T21:20:00Z">
        <w:r w:rsidRPr="003C6884">
          <w:rPr>
            <w:rFonts w:eastAsia="Times New Roman" w:cs="Times New Roman"/>
            <w:szCs w:val="24"/>
            <w:lang w:bidi="ar-SA"/>
            <w:rPrChange w:id="1693" w:author="Zac" w:date="2015-11-16T21:54:00Z">
              <w:rPr>
                <w:rFonts w:ascii="Times New Roman" w:eastAsia="Times New Roman" w:hAnsi="Times New Roman" w:cs="Times New Roman"/>
                <w:szCs w:val="24"/>
                <w:lang w:bidi="ar-SA"/>
              </w:rPr>
            </w:rPrChange>
          </w:rPr>
          <w:t xml:space="preserve">Used to get and return </w:t>
        </w:r>
        <w:proofErr w:type="spellStart"/>
        <w:r w:rsidRPr="003C6884">
          <w:rPr>
            <w:rFonts w:eastAsia="Times New Roman" w:cs="Times New Roman"/>
            <w:szCs w:val="24"/>
            <w:lang w:bidi="ar-SA"/>
            <w:rPrChange w:id="1694" w:author="Zac" w:date="2015-11-16T21:54:00Z">
              <w:rPr>
                <w:rFonts w:ascii="Times New Roman" w:eastAsia="Times New Roman" w:hAnsi="Times New Roman" w:cs="Times New Roman"/>
                <w:szCs w:val="24"/>
                <w:lang w:bidi="ar-SA"/>
              </w:rPr>
            </w:rPrChange>
          </w:rPr>
          <w:t>CategoryNames</w:t>
        </w:r>
        <w:proofErr w:type="spellEnd"/>
        <w:r w:rsidRPr="003C6884">
          <w:rPr>
            <w:rFonts w:eastAsia="Times New Roman" w:cs="Times New Roman"/>
            <w:szCs w:val="24"/>
            <w:lang w:bidi="ar-SA"/>
            <w:rPrChange w:id="1695" w:author="Zac" w:date="2015-11-16T21:54:00Z">
              <w:rPr>
                <w:rFonts w:ascii="Times New Roman" w:eastAsia="Times New Roman" w:hAnsi="Times New Roman" w:cs="Times New Roman"/>
                <w:szCs w:val="24"/>
                <w:lang w:bidi="ar-SA"/>
              </w:rPr>
            </w:rPrChange>
          </w:rPr>
          <w:t>.</w:t>
        </w:r>
        <w:r w:rsidR="003C6884">
          <w:rPr>
            <w:rFonts w:eastAsia="Times New Roman" w:cs="Times New Roman"/>
            <w:szCs w:val="24"/>
            <w:lang w:bidi="ar-SA"/>
          </w:rPr>
          <w:t xml:space="preserve"> Output is saved as</w:t>
        </w:r>
      </w:ins>
      <w:ins w:id="1696" w:author="Zac" w:date="2015-11-16T21:54:00Z">
        <w:r w:rsidR="003C6884">
          <w:rPr>
            <w:rFonts w:eastAsia="Times New Roman" w:cs="Times New Roman"/>
            <w:szCs w:val="24"/>
            <w:lang w:bidi="ar-SA"/>
          </w:rPr>
          <w:t xml:space="preserve"> “</w:t>
        </w:r>
      </w:ins>
      <w:ins w:id="1697" w:author="Zac" w:date="2015-11-16T21:20:00Z">
        <w:r w:rsidRPr="003C6884">
          <w:rPr>
            <w:rFonts w:eastAsia="Times New Roman" w:cs="Times New Roman"/>
            <w:szCs w:val="24"/>
            <w:lang w:bidi="ar-SA"/>
            <w:rPrChange w:id="1698" w:author="Zac" w:date="2015-11-16T21:54:00Z">
              <w:rPr>
                <w:rFonts w:ascii="Times New Roman" w:eastAsia="Times New Roman" w:hAnsi="Times New Roman" w:cs="Times New Roman"/>
                <w:szCs w:val="24"/>
                <w:lang w:bidi="ar-SA"/>
              </w:rPr>
            </w:rPrChange>
          </w:rPr>
          <w:t>upload/Attribute1Names.txt”.</w:t>
        </w:r>
      </w:ins>
    </w:p>
    <w:p w14:paraId="226900A1" w14:textId="77777777" w:rsidR="00D83CF7" w:rsidRPr="007434C1" w:rsidRDefault="00D83CF7" w:rsidP="00D83CF7">
      <w:pPr>
        <w:spacing w:after="0" w:line="240" w:lineRule="auto"/>
        <w:rPr>
          <w:ins w:id="1699" w:author="Zac" w:date="2015-11-16T21:20:00Z"/>
          <w:rFonts w:ascii="Times New Roman" w:eastAsia="Times New Roman" w:hAnsi="Times New Roman" w:cs="Times New Roman"/>
          <w:szCs w:val="24"/>
          <w:lang w:bidi="ar-SA"/>
        </w:rPr>
      </w:pPr>
    </w:p>
    <w:p w14:paraId="3149D5EA" w14:textId="77777777" w:rsidR="00D83CF7" w:rsidRPr="002F324C" w:rsidRDefault="00D83CF7" w:rsidP="00D83CF7">
      <w:pPr>
        <w:pStyle w:val="ListParagraph"/>
        <w:numPr>
          <w:ilvl w:val="0"/>
          <w:numId w:val="54"/>
        </w:numPr>
        <w:spacing w:after="0" w:line="240" w:lineRule="auto"/>
        <w:rPr>
          <w:ins w:id="1700" w:author="Zac" w:date="2015-11-16T21:20:00Z"/>
          <w:rFonts w:ascii="Times New Roman" w:eastAsia="Times New Roman" w:hAnsi="Times New Roman" w:cs="Times New Roman"/>
          <w:szCs w:val="24"/>
          <w:lang w:bidi="ar-SA"/>
        </w:rPr>
      </w:pPr>
      <w:ins w:id="1701" w:author="Zac" w:date="2015-11-16T21:20:00Z">
        <w:r w:rsidRPr="002F324C">
          <w:rPr>
            <w:rFonts w:ascii="Times New Roman" w:eastAsia="Times New Roman" w:hAnsi="Times New Roman" w:cs="Times New Roman"/>
            <w:szCs w:val="24"/>
            <w:lang w:bidi="ar-SA"/>
          </w:rPr>
          <w:t xml:space="preserve">protected virtual string </w:t>
        </w:r>
        <w:r w:rsidRPr="00E06551">
          <w:rPr>
            <w:rFonts w:ascii="Times New Roman" w:eastAsia="Times New Roman" w:hAnsi="Times New Roman" w:cs="Times New Roman"/>
            <w:b/>
            <w:color w:val="FF0000"/>
            <w:szCs w:val="24"/>
            <w:lang w:bidi="ar-SA"/>
          </w:rPr>
          <w:t>GetAtt2Names</w:t>
        </w:r>
        <w:r w:rsidRPr="002F324C">
          <w:rPr>
            <w:rFonts w:ascii="Times New Roman" w:eastAsia="Times New Roman" w:hAnsi="Times New Roman" w:cs="Times New Roman"/>
            <w:szCs w:val="24"/>
            <w:lang w:bidi="ar-SA"/>
          </w:rPr>
          <w:t>(</w:t>
        </w:r>
        <w:r>
          <w:rPr>
            <w:rFonts w:ascii="Times New Roman" w:eastAsia="Times New Roman" w:hAnsi="Times New Roman" w:cs="Times New Roman"/>
            <w:szCs w:val="24"/>
            <w:lang w:bidi="ar-SA"/>
          </w:rPr>
          <w:t xml:space="preserve">out </w:t>
        </w:r>
        <w:proofErr w:type="spellStart"/>
        <w:r>
          <w:rPr>
            <w:rFonts w:ascii="Times New Roman" w:eastAsia="Times New Roman" w:hAnsi="Times New Roman" w:cs="Times New Roman"/>
            <w:szCs w:val="24"/>
            <w:lang w:bidi="ar-SA"/>
          </w:rPr>
          <w:t>int</w:t>
        </w:r>
        <w:proofErr w:type="spellEnd"/>
        <w:r>
          <w:rPr>
            <w:rFonts w:ascii="Times New Roman" w:eastAsia="Times New Roman" w:hAnsi="Times New Roman" w:cs="Times New Roman"/>
            <w:szCs w:val="24"/>
            <w:lang w:bidi="ar-SA"/>
          </w:rPr>
          <w:t xml:space="preserve"> </w:t>
        </w:r>
        <w:proofErr w:type="spellStart"/>
        <w:r>
          <w:rPr>
            <w:rFonts w:ascii="Times New Roman" w:eastAsia="Times New Roman" w:hAnsi="Times New Roman" w:cs="Times New Roman"/>
            <w:szCs w:val="24"/>
            <w:lang w:bidi="ar-SA"/>
          </w:rPr>
          <w:t>itemCount</w:t>
        </w:r>
        <w:proofErr w:type="spellEnd"/>
        <w:r w:rsidRPr="002F324C">
          <w:rPr>
            <w:rFonts w:ascii="Times New Roman" w:eastAsia="Times New Roman" w:hAnsi="Times New Roman" w:cs="Times New Roman"/>
            <w:szCs w:val="24"/>
            <w:lang w:bidi="ar-SA"/>
          </w:rPr>
          <w:t>)</w:t>
        </w:r>
      </w:ins>
    </w:p>
    <w:p w14:paraId="78A03909" w14:textId="77777777" w:rsidR="00D83CF7" w:rsidRDefault="00D83CF7" w:rsidP="00D83CF7">
      <w:pPr>
        <w:spacing w:after="0" w:line="240" w:lineRule="auto"/>
        <w:rPr>
          <w:ins w:id="1702" w:author="Zac" w:date="2015-11-16T21:20:00Z"/>
          <w:rFonts w:ascii="Times New Roman" w:eastAsia="Times New Roman" w:hAnsi="Times New Roman" w:cs="Times New Roman"/>
          <w:szCs w:val="24"/>
          <w:lang w:bidi="ar-SA"/>
        </w:rPr>
      </w:pPr>
    </w:p>
    <w:p w14:paraId="35B915F7" w14:textId="77777777" w:rsidR="00D83CF7" w:rsidRPr="003C6884" w:rsidRDefault="00D83CF7" w:rsidP="00D83CF7">
      <w:pPr>
        <w:spacing w:after="0" w:line="240" w:lineRule="auto"/>
        <w:rPr>
          <w:ins w:id="1703" w:author="Zac" w:date="2015-11-16T21:20:00Z"/>
          <w:rFonts w:eastAsia="Times New Roman" w:cs="Times New Roman"/>
          <w:szCs w:val="24"/>
          <w:lang w:bidi="ar-SA"/>
          <w:rPrChange w:id="1704" w:author="Zac" w:date="2015-11-16T21:55:00Z">
            <w:rPr>
              <w:ins w:id="1705" w:author="Zac" w:date="2015-11-16T21:20:00Z"/>
              <w:rFonts w:ascii="Times New Roman" w:eastAsia="Times New Roman" w:hAnsi="Times New Roman" w:cs="Times New Roman"/>
              <w:szCs w:val="24"/>
              <w:lang w:bidi="ar-SA"/>
            </w:rPr>
          </w:rPrChange>
        </w:rPr>
      </w:pPr>
      <w:ins w:id="1706" w:author="Zac" w:date="2015-11-16T21:20:00Z">
        <w:r w:rsidRPr="003C6884">
          <w:rPr>
            <w:rFonts w:eastAsia="Times New Roman" w:cs="Times New Roman"/>
            <w:szCs w:val="24"/>
            <w:lang w:bidi="ar-SA"/>
            <w:rPrChange w:id="1707" w:author="Zac" w:date="2015-11-16T21:55:00Z">
              <w:rPr>
                <w:rFonts w:ascii="Times New Roman" w:eastAsia="Times New Roman" w:hAnsi="Times New Roman" w:cs="Times New Roman"/>
                <w:szCs w:val="24"/>
                <w:lang w:bidi="ar-SA"/>
              </w:rPr>
            </w:rPrChange>
          </w:rPr>
          <w:t xml:space="preserve">            Used to get and return </w:t>
        </w:r>
        <w:proofErr w:type="spellStart"/>
        <w:r w:rsidRPr="003C6884">
          <w:rPr>
            <w:rFonts w:eastAsia="Times New Roman" w:cs="Times New Roman"/>
            <w:szCs w:val="24"/>
            <w:lang w:bidi="ar-SA"/>
            <w:rPrChange w:id="1708" w:author="Zac" w:date="2015-11-16T21:55:00Z">
              <w:rPr>
                <w:rFonts w:ascii="Times New Roman" w:eastAsia="Times New Roman" w:hAnsi="Times New Roman" w:cs="Times New Roman"/>
                <w:szCs w:val="24"/>
                <w:lang w:bidi="ar-SA"/>
              </w:rPr>
            </w:rPrChange>
          </w:rPr>
          <w:t>BrandNames</w:t>
        </w:r>
        <w:proofErr w:type="spellEnd"/>
        <w:r w:rsidRPr="003C6884">
          <w:rPr>
            <w:rFonts w:eastAsia="Times New Roman" w:cs="Times New Roman"/>
            <w:szCs w:val="24"/>
            <w:lang w:bidi="ar-SA"/>
            <w:rPrChange w:id="1709" w:author="Zac" w:date="2015-11-16T21:55:00Z">
              <w:rPr>
                <w:rFonts w:ascii="Times New Roman" w:eastAsia="Times New Roman" w:hAnsi="Times New Roman" w:cs="Times New Roman"/>
                <w:szCs w:val="24"/>
                <w:lang w:bidi="ar-SA"/>
              </w:rPr>
            </w:rPrChange>
          </w:rPr>
          <w:t>. Output is saved as “upload/Attribute2Names.txt”.</w:t>
        </w:r>
      </w:ins>
    </w:p>
    <w:p w14:paraId="188C7CC6" w14:textId="77777777" w:rsidR="00D83CF7" w:rsidRPr="002F324C" w:rsidRDefault="00D83CF7" w:rsidP="00D83CF7">
      <w:pPr>
        <w:spacing w:after="0" w:line="240" w:lineRule="auto"/>
        <w:rPr>
          <w:ins w:id="1710" w:author="Zac" w:date="2015-11-16T21:20:00Z"/>
          <w:rFonts w:ascii="Times New Roman" w:eastAsia="Times New Roman" w:hAnsi="Times New Roman" w:cs="Times New Roman"/>
          <w:szCs w:val="24"/>
          <w:lang w:bidi="ar-SA"/>
        </w:rPr>
      </w:pPr>
    </w:p>
    <w:p w14:paraId="609B7BD0" w14:textId="77777777" w:rsidR="00D83CF7" w:rsidRPr="002F324C" w:rsidRDefault="00D83CF7" w:rsidP="00D83CF7">
      <w:pPr>
        <w:pStyle w:val="ListParagraph"/>
        <w:numPr>
          <w:ilvl w:val="0"/>
          <w:numId w:val="54"/>
        </w:numPr>
        <w:spacing w:after="0" w:line="240" w:lineRule="auto"/>
        <w:rPr>
          <w:ins w:id="1711" w:author="Zac" w:date="2015-11-16T21:20:00Z"/>
          <w:rFonts w:ascii="Times New Roman" w:eastAsia="Times New Roman" w:hAnsi="Times New Roman" w:cs="Times New Roman"/>
          <w:szCs w:val="24"/>
          <w:lang w:bidi="ar-SA"/>
        </w:rPr>
      </w:pPr>
      <w:ins w:id="1712" w:author="Zac" w:date="2015-11-16T21:20:00Z">
        <w:r w:rsidRPr="002F324C">
          <w:rPr>
            <w:rFonts w:ascii="Times New Roman" w:eastAsia="Times New Roman" w:hAnsi="Times New Roman" w:cs="Times New Roman"/>
            <w:szCs w:val="24"/>
            <w:lang w:bidi="ar-SA"/>
          </w:rPr>
          <w:t xml:space="preserve">protected virtual string </w:t>
        </w:r>
        <w:proofErr w:type="spellStart"/>
        <w:r w:rsidRPr="00E06551">
          <w:rPr>
            <w:rFonts w:ascii="Times New Roman" w:eastAsia="Times New Roman" w:hAnsi="Times New Roman" w:cs="Times New Roman"/>
            <w:b/>
            <w:color w:val="FF0000"/>
            <w:szCs w:val="24"/>
            <w:lang w:bidi="ar-SA"/>
          </w:rPr>
          <w:t>GetDepartmentNames</w:t>
        </w:r>
        <w:proofErr w:type="spellEnd"/>
        <w:r w:rsidRPr="002F324C">
          <w:rPr>
            <w:rFonts w:ascii="Times New Roman" w:eastAsia="Times New Roman" w:hAnsi="Times New Roman" w:cs="Times New Roman"/>
            <w:szCs w:val="24"/>
            <w:lang w:bidi="ar-SA"/>
          </w:rPr>
          <w:t>(</w:t>
        </w:r>
        <w:r>
          <w:rPr>
            <w:rFonts w:ascii="Times New Roman" w:eastAsia="Times New Roman" w:hAnsi="Times New Roman" w:cs="Times New Roman"/>
            <w:szCs w:val="24"/>
            <w:lang w:bidi="ar-SA"/>
          </w:rPr>
          <w:t xml:space="preserve">out </w:t>
        </w:r>
        <w:proofErr w:type="spellStart"/>
        <w:r>
          <w:rPr>
            <w:rFonts w:ascii="Times New Roman" w:eastAsia="Times New Roman" w:hAnsi="Times New Roman" w:cs="Times New Roman"/>
            <w:szCs w:val="24"/>
            <w:lang w:bidi="ar-SA"/>
          </w:rPr>
          <w:t>int</w:t>
        </w:r>
        <w:proofErr w:type="spellEnd"/>
        <w:r>
          <w:rPr>
            <w:rFonts w:ascii="Times New Roman" w:eastAsia="Times New Roman" w:hAnsi="Times New Roman" w:cs="Times New Roman"/>
            <w:szCs w:val="24"/>
            <w:lang w:bidi="ar-SA"/>
          </w:rPr>
          <w:t xml:space="preserve"> </w:t>
        </w:r>
        <w:proofErr w:type="spellStart"/>
        <w:r>
          <w:rPr>
            <w:rFonts w:ascii="Times New Roman" w:eastAsia="Times New Roman" w:hAnsi="Times New Roman" w:cs="Times New Roman"/>
            <w:szCs w:val="24"/>
            <w:lang w:bidi="ar-SA"/>
          </w:rPr>
          <w:t>itemCount</w:t>
        </w:r>
        <w:proofErr w:type="spellEnd"/>
        <w:r w:rsidRPr="002F324C">
          <w:rPr>
            <w:rFonts w:ascii="Times New Roman" w:eastAsia="Times New Roman" w:hAnsi="Times New Roman" w:cs="Times New Roman"/>
            <w:szCs w:val="24"/>
            <w:lang w:bidi="ar-SA"/>
          </w:rPr>
          <w:t>)</w:t>
        </w:r>
      </w:ins>
    </w:p>
    <w:p w14:paraId="47E9CA21" w14:textId="77777777" w:rsidR="00D83CF7" w:rsidRDefault="00D83CF7" w:rsidP="00D83CF7">
      <w:pPr>
        <w:spacing w:after="0" w:line="240" w:lineRule="auto"/>
        <w:rPr>
          <w:ins w:id="1713" w:author="Zac" w:date="2015-11-16T21:20:00Z"/>
          <w:rFonts w:ascii="Times New Roman" w:eastAsia="Times New Roman" w:hAnsi="Times New Roman" w:cs="Times New Roman"/>
          <w:szCs w:val="24"/>
          <w:lang w:bidi="ar-SA"/>
        </w:rPr>
      </w:pPr>
    </w:p>
    <w:p w14:paraId="6EFC3F95" w14:textId="77777777" w:rsidR="00D83CF7" w:rsidRPr="003C6884" w:rsidRDefault="00D83CF7" w:rsidP="00D83CF7">
      <w:pPr>
        <w:spacing w:after="0" w:line="240" w:lineRule="auto"/>
        <w:ind w:left="720"/>
        <w:rPr>
          <w:ins w:id="1714" w:author="Zac" w:date="2015-11-16T21:20:00Z"/>
          <w:rFonts w:eastAsia="Times New Roman" w:cs="Times New Roman"/>
          <w:szCs w:val="24"/>
          <w:lang w:bidi="ar-SA"/>
          <w:rPrChange w:id="1715" w:author="Zac" w:date="2015-11-16T21:55:00Z">
            <w:rPr>
              <w:ins w:id="1716" w:author="Zac" w:date="2015-11-16T21:20:00Z"/>
              <w:rFonts w:ascii="Times New Roman" w:eastAsia="Times New Roman" w:hAnsi="Times New Roman" w:cs="Times New Roman"/>
              <w:szCs w:val="24"/>
              <w:lang w:bidi="ar-SA"/>
            </w:rPr>
          </w:rPrChange>
        </w:rPr>
      </w:pPr>
      <w:proofErr w:type="gramStart"/>
      <w:ins w:id="1717" w:author="Zac" w:date="2015-11-16T21:20:00Z">
        <w:r w:rsidRPr="003C6884">
          <w:rPr>
            <w:rFonts w:eastAsia="Times New Roman" w:cs="Times New Roman"/>
            <w:szCs w:val="24"/>
            <w:lang w:bidi="ar-SA"/>
            <w:rPrChange w:id="1718" w:author="Zac" w:date="2015-11-16T21:55:00Z">
              <w:rPr>
                <w:rFonts w:ascii="Times New Roman" w:eastAsia="Times New Roman" w:hAnsi="Times New Roman" w:cs="Times New Roman"/>
                <w:szCs w:val="24"/>
                <w:lang w:bidi="ar-SA"/>
              </w:rPr>
            </w:rPrChange>
          </w:rPr>
          <w:t xml:space="preserve">Optional routine to get and return </w:t>
        </w:r>
        <w:proofErr w:type="spellStart"/>
        <w:r w:rsidRPr="003C6884">
          <w:rPr>
            <w:rFonts w:eastAsia="Times New Roman" w:cs="Times New Roman"/>
            <w:szCs w:val="24"/>
            <w:lang w:bidi="ar-SA"/>
            <w:rPrChange w:id="1719" w:author="Zac" w:date="2015-11-16T21:55:00Z">
              <w:rPr>
                <w:rFonts w:ascii="Times New Roman" w:eastAsia="Times New Roman" w:hAnsi="Times New Roman" w:cs="Times New Roman"/>
                <w:szCs w:val="24"/>
                <w:lang w:bidi="ar-SA"/>
              </w:rPr>
            </w:rPrChange>
          </w:rPr>
          <w:t>DepartmentNames</w:t>
        </w:r>
        <w:proofErr w:type="spellEnd"/>
        <w:r w:rsidRPr="003C6884">
          <w:rPr>
            <w:rFonts w:eastAsia="Times New Roman" w:cs="Times New Roman"/>
            <w:szCs w:val="24"/>
            <w:lang w:bidi="ar-SA"/>
            <w:rPrChange w:id="1720" w:author="Zac" w:date="2015-11-16T21:55:00Z">
              <w:rPr>
                <w:rFonts w:ascii="Times New Roman" w:eastAsia="Times New Roman" w:hAnsi="Times New Roman" w:cs="Times New Roman"/>
                <w:szCs w:val="24"/>
                <w:lang w:bidi="ar-SA"/>
              </w:rPr>
            </w:rPrChange>
          </w:rPr>
          <w:t>.</w:t>
        </w:r>
        <w:proofErr w:type="gramEnd"/>
        <w:r w:rsidRPr="003C6884">
          <w:rPr>
            <w:rFonts w:eastAsia="Times New Roman" w:cs="Times New Roman"/>
            <w:szCs w:val="24"/>
            <w:lang w:bidi="ar-SA"/>
            <w:rPrChange w:id="1721" w:author="Zac" w:date="2015-11-16T21:55:00Z">
              <w:rPr>
                <w:rFonts w:ascii="Times New Roman" w:eastAsia="Times New Roman" w:hAnsi="Times New Roman" w:cs="Times New Roman"/>
                <w:szCs w:val="24"/>
                <w:lang w:bidi="ar-SA"/>
              </w:rPr>
            </w:rPrChange>
          </w:rPr>
          <w:t xml:space="preserve"> . Output is saved as “upload/DepartmentNames.txt”.</w:t>
        </w:r>
      </w:ins>
    </w:p>
    <w:p w14:paraId="5E203109" w14:textId="77777777" w:rsidR="00D83CF7" w:rsidRDefault="00D83CF7" w:rsidP="00D83CF7">
      <w:pPr>
        <w:rPr>
          <w:ins w:id="1722" w:author="Zac" w:date="2015-11-16T21:20:00Z"/>
        </w:rPr>
      </w:pPr>
    </w:p>
    <w:p w14:paraId="1406147E" w14:textId="77777777" w:rsidR="00D83CF7" w:rsidRDefault="00D83CF7" w:rsidP="00D83CF7">
      <w:pPr>
        <w:rPr>
          <w:ins w:id="1723" w:author="Zac" w:date="2015-11-16T21:20:00Z"/>
        </w:rPr>
      </w:pPr>
      <w:ins w:id="1724" w:author="Zac" w:date="2015-11-16T21:20:00Z">
        <w:r>
          <w:t xml:space="preserve">These calls can be found in </w:t>
        </w:r>
        <w:proofErr w:type="spellStart"/>
        <w:r>
          <w:t>CartExtractorBase.cs</w:t>
        </w:r>
        <w:proofErr w:type="spellEnd"/>
        <w:r>
          <w:t xml:space="preserve"> and are </w:t>
        </w:r>
        <w:proofErr w:type="gramStart"/>
        <w:r>
          <w:t>virtual</w:t>
        </w:r>
        <w:proofErr w:type="gramEnd"/>
        <w:r>
          <w:t xml:space="preserve"> so they can be overridden under extreme circumstances</w:t>
        </w:r>
        <w:r w:rsidRPr="00E06551">
          <w:rPr>
            <w:color w:val="FF0000"/>
          </w:rPr>
          <w:t xml:space="preserve">, but should not be overridden for </w:t>
        </w:r>
        <w:r>
          <w:rPr>
            <w:color w:val="FF0000"/>
          </w:rPr>
          <w:t>most</w:t>
        </w:r>
        <w:r w:rsidRPr="00E06551">
          <w:rPr>
            <w:color w:val="FF0000"/>
          </w:rPr>
          <w:t xml:space="preserve"> Direct API Implementation</w:t>
        </w:r>
        <w:r>
          <w:rPr>
            <w:color w:val="FF0000"/>
          </w:rPr>
          <w:t>s</w:t>
        </w:r>
        <w:r>
          <w:t>. Instead, lower-level methods and site rules should be used as described below.</w:t>
        </w:r>
      </w:ins>
    </w:p>
    <w:p w14:paraId="484CE0AB" w14:textId="77777777" w:rsidR="00D83CF7" w:rsidRDefault="00D83CF7" w:rsidP="00D83CF7">
      <w:pPr>
        <w:rPr>
          <w:ins w:id="1725" w:author="Zac" w:date="2015-11-16T21:20:00Z"/>
        </w:rPr>
      </w:pPr>
      <w:ins w:id="1726" w:author="Zac" w:date="2015-11-16T21:20:00Z">
        <w:r>
          <w:t>The Extraction Routines use a set of helper classes called “</w:t>
        </w:r>
        <w:proofErr w:type="spellStart"/>
        <w:r w:rsidRPr="00E06551">
          <w:rPr>
            <w:b/>
          </w:rPr>
          <w:t>DataHandlers</w:t>
        </w:r>
        <w:proofErr w:type="spellEnd"/>
        <w:r>
          <w:t xml:space="preserve">”. There is one derived </w:t>
        </w:r>
        <w:proofErr w:type="spellStart"/>
        <w:r>
          <w:t>DataHandler</w:t>
        </w:r>
        <w:proofErr w:type="spellEnd"/>
        <w:r>
          <w:t xml:space="preserve"> class for each type of data being requested from the Platform API. The derived classes are:</w:t>
        </w:r>
      </w:ins>
    </w:p>
    <w:p w14:paraId="4853D11E" w14:textId="77777777" w:rsidR="00D83CF7" w:rsidRDefault="00D83CF7" w:rsidP="00D83CF7">
      <w:pPr>
        <w:ind w:left="720"/>
        <w:rPr>
          <w:ins w:id="1727" w:author="Zac" w:date="2015-11-16T21:20:00Z"/>
        </w:rPr>
      </w:pPr>
      <w:proofErr w:type="spellStart"/>
      <w:ins w:id="1728" w:author="Zac" w:date="2015-11-16T21:20:00Z">
        <w:r w:rsidRPr="00E06551">
          <w:rPr>
            <w:b/>
          </w:rPr>
          <w:t>CatalogHandler</w:t>
        </w:r>
        <w:proofErr w:type="spellEnd"/>
        <w:r>
          <w:t xml:space="preserve"> – used by </w:t>
        </w:r>
        <w:proofErr w:type="spellStart"/>
        <w:proofErr w:type="gramStart"/>
        <w:r>
          <w:t>GetCatalog</w:t>
        </w:r>
        <w:proofErr w:type="spellEnd"/>
        <w:r>
          <w:t>()</w:t>
        </w:r>
        <w:proofErr w:type="gramEnd"/>
      </w:ins>
    </w:p>
    <w:p w14:paraId="528A534C" w14:textId="77777777" w:rsidR="00D83CF7" w:rsidRDefault="00D83CF7" w:rsidP="00D83CF7">
      <w:pPr>
        <w:ind w:left="720"/>
        <w:rPr>
          <w:ins w:id="1729" w:author="Zac" w:date="2015-11-16T21:20:00Z"/>
        </w:rPr>
      </w:pPr>
      <w:proofErr w:type="spellStart"/>
      <w:ins w:id="1730" w:author="Zac" w:date="2015-11-16T21:20:00Z">
        <w:r w:rsidRPr="00E06551">
          <w:rPr>
            <w:b/>
          </w:rPr>
          <w:t>InventoryHandler</w:t>
        </w:r>
        <w:proofErr w:type="spellEnd"/>
        <w:r>
          <w:t xml:space="preserve"> – used by </w:t>
        </w:r>
        <w:proofErr w:type="spellStart"/>
        <w:proofErr w:type="gramStart"/>
        <w:r>
          <w:t>GetInventory</w:t>
        </w:r>
        <w:proofErr w:type="spellEnd"/>
        <w:r>
          <w:t>()</w:t>
        </w:r>
        <w:proofErr w:type="gramEnd"/>
      </w:ins>
    </w:p>
    <w:p w14:paraId="1FAA7DED" w14:textId="77777777" w:rsidR="00D83CF7" w:rsidRDefault="00D83CF7" w:rsidP="00D83CF7">
      <w:pPr>
        <w:ind w:left="720"/>
        <w:rPr>
          <w:ins w:id="1731" w:author="Zac" w:date="2015-11-16T21:20:00Z"/>
        </w:rPr>
      </w:pPr>
      <w:proofErr w:type="spellStart"/>
      <w:ins w:id="1732" w:author="Zac" w:date="2015-11-16T21:20:00Z">
        <w:r w:rsidRPr="00E06551">
          <w:rPr>
            <w:b/>
          </w:rPr>
          <w:t>SalesHandler</w:t>
        </w:r>
        <w:proofErr w:type="spellEnd"/>
        <w:r>
          <w:t xml:space="preserve"> – used by </w:t>
        </w:r>
        <w:proofErr w:type="spellStart"/>
        <w:proofErr w:type="gramStart"/>
        <w:r>
          <w:t>GetSalesMonth</w:t>
        </w:r>
        <w:proofErr w:type="spellEnd"/>
        <w:r>
          <w:t>()</w:t>
        </w:r>
        <w:proofErr w:type="gramEnd"/>
      </w:ins>
    </w:p>
    <w:p w14:paraId="6AADB57A" w14:textId="77777777" w:rsidR="00D83CF7" w:rsidRDefault="00D83CF7" w:rsidP="00D83CF7">
      <w:pPr>
        <w:ind w:left="720"/>
        <w:rPr>
          <w:ins w:id="1733" w:author="Zac" w:date="2015-11-16T21:20:00Z"/>
        </w:rPr>
      </w:pPr>
      <w:proofErr w:type="spellStart"/>
      <w:ins w:id="1734" w:author="Zac" w:date="2015-11-16T21:20:00Z">
        <w:r w:rsidRPr="00E06551">
          <w:rPr>
            <w:b/>
          </w:rPr>
          <w:t>CustomerHandler</w:t>
        </w:r>
        <w:proofErr w:type="spellEnd"/>
        <w:r>
          <w:t xml:space="preserve"> – used by </w:t>
        </w:r>
        <w:proofErr w:type="spellStart"/>
        <w:proofErr w:type="gramStart"/>
        <w:r>
          <w:t>GetCustomers</w:t>
        </w:r>
        <w:proofErr w:type="spellEnd"/>
        <w:r>
          <w:t>()</w:t>
        </w:r>
        <w:proofErr w:type="gramEnd"/>
      </w:ins>
    </w:p>
    <w:p w14:paraId="2517F4FF" w14:textId="77777777" w:rsidR="00D83CF7" w:rsidRDefault="00D83CF7" w:rsidP="00D83CF7">
      <w:pPr>
        <w:ind w:left="720"/>
        <w:rPr>
          <w:ins w:id="1735" w:author="Zac" w:date="2015-11-16T21:20:00Z"/>
        </w:rPr>
      </w:pPr>
      <w:proofErr w:type="spellStart"/>
      <w:ins w:id="1736" w:author="Zac" w:date="2015-11-16T21:20:00Z">
        <w:r>
          <w:rPr>
            <w:b/>
          </w:rPr>
          <w:t>AttributedHandler</w:t>
        </w:r>
        <w:proofErr w:type="spellEnd"/>
        <w:r>
          <w:rPr>
            <w:b/>
          </w:rPr>
          <w:t xml:space="preserve"> </w:t>
        </w:r>
        <w:r>
          <w:t xml:space="preserve">– used by </w:t>
        </w:r>
        <w:proofErr w:type="gramStart"/>
        <w:r>
          <w:t>GetAtt1Names(</w:t>
        </w:r>
        <w:proofErr w:type="gramEnd"/>
        <w:r>
          <w:t xml:space="preserve">), GetAtt2Names() and </w:t>
        </w:r>
        <w:proofErr w:type="spellStart"/>
        <w:r>
          <w:t>GetDepartments</w:t>
        </w:r>
        <w:proofErr w:type="spellEnd"/>
        <w:r>
          <w:t>.</w:t>
        </w:r>
      </w:ins>
    </w:p>
    <w:p w14:paraId="231E8ECA" w14:textId="77777777" w:rsidR="00D83CF7" w:rsidRDefault="00D83CF7" w:rsidP="00D83CF7">
      <w:pPr>
        <w:rPr>
          <w:ins w:id="1737" w:author="Zac" w:date="2015-11-16T21:20:00Z"/>
        </w:rPr>
      </w:pPr>
      <w:ins w:id="1738" w:author="Zac" w:date="2015-11-16T21:20:00Z">
        <w:r w:rsidRPr="00E06551">
          <w:rPr>
            <w:color w:val="FF0000"/>
          </w:rPr>
          <w:t xml:space="preserve">The </w:t>
        </w:r>
        <w:proofErr w:type="spellStart"/>
        <w:r w:rsidRPr="00E06551">
          <w:rPr>
            <w:color w:val="FF0000"/>
          </w:rPr>
          <w:t>DataHandlers</w:t>
        </w:r>
        <w:proofErr w:type="spellEnd"/>
        <w:r w:rsidRPr="00E06551">
          <w:rPr>
            <w:color w:val="FF0000"/>
          </w:rPr>
          <w:t xml:space="preserve"> are self-contained and platform agnostic and do not need to be modified by the Developer</w:t>
        </w:r>
        <w:r>
          <w:t>.</w:t>
        </w:r>
      </w:ins>
    </w:p>
    <w:p w14:paraId="66589F0B" w14:textId="77777777" w:rsidR="00D83CF7" w:rsidRDefault="00D83CF7" w:rsidP="00D83CF7">
      <w:pPr>
        <w:rPr>
          <w:ins w:id="1739" w:author="Zac" w:date="2015-11-16T21:20:00Z"/>
        </w:rPr>
      </w:pPr>
      <w:ins w:id="1740" w:author="Zac" w:date="2015-11-16T21:20:00Z">
        <w:r>
          <w:t xml:space="preserve">The Extraction Routines call the </w:t>
        </w:r>
        <w:proofErr w:type="spellStart"/>
        <w:proofErr w:type="gramStart"/>
        <w:r>
          <w:t>DataHandler.GetData</w:t>
        </w:r>
        <w:proofErr w:type="spellEnd"/>
        <w:r>
          <w:t>(</w:t>
        </w:r>
        <w:proofErr w:type="gramEnd"/>
        <w:r>
          <w:t xml:space="preserve">) routine which in turn adds </w:t>
        </w:r>
        <w:proofErr w:type="spellStart"/>
        <w:r>
          <w:t>DataRange</w:t>
        </w:r>
        <w:proofErr w:type="spellEnd"/>
        <w:r>
          <w:t xml:space="preserve"> and </w:t>
        </w:r>
        <w:proofErr w:type="spellStart"/>
        <w:r>
          <w:t>RowRange</w:t>
        </w:r>
        <w:proofErr w:type="spellEnd"/>
        <w:r>
          <w:t xml:space="preserve"> specifications as refinements as needed and calls back to the </w:t>
        </w:r>
        <w:proofErr w:type="spellStart"/>
        <w:r>
          <w:t>CartExtractorBase</w:t>
        </w:r>
        <w:proofErr w:type="spellEnd"/>
        <w:r>
          <w:t xml:space="preserve"> class routine called </w:t>
        </w:r>
        <w:proofErr w:type="spellStart"/>
        <w:r>
          <w:t>GetFeedData</w:t>
        </w:r>
        <w:proofErr w:type="spellEnd"/>
        <w:r>
          <w:t xml:space="preserve">() to create the URL and make the actual call to the client. </w:t>
        </w:r>
      </w:ins>
    </w:p>
    <w:p w14:paraId="70DA43A8" w14:textId="77777777" w:rsidR="00D83CF7" w:rsidRDefault="00D83CF7" w:rsidP="00D83CF7">
      <w:pPr>
        <w:rPr>
          <w:ins w:id="1741" w:author="Zac" w:date="2015-11-16T21:20:00Z"/>
        </w:rPr>
      </w:pPr>
      <w:ins w:id="1742" w:author="Zac" w:date="2015-11-16T21:20:00Z">
        <w:r>
          <w:t xml:space="preserve">The Software Developer will usually need to override </w:t>
        </w:r>
        <w:proofErr w:type="spellStart"/>
        <w:proofErr w:type="gramStart"/>
        <w:r>
          <w:t>GetFeedData</w:t>
        </w:r>
        <w:proofErr w:type="spellEnd"/>
        <w:r>
          <w:t>(</w:t>
        </w:r>
        <w:proofErr w:type="gramEnd"/>
        <w:r>
          <w:t xml:space="preserve">) in the new extractor. An example of overriding this routine can be found in the </w:t>
        </w:r>
        <w:proofErr w:type="spellStart"/>
        <w:r>
          <w:t>BigCommerce</w:t>
        </w:r>
        <w:proofErr w:type="spellEnd"/>
        <w:r>
          <w:t xml:space="preserve"> extractor. For example, when the call is made to get Catalog Data, the following call stack can be seen.</w:t>
        </w:r>
      </w:ins>
    </w:p>
    <w:p w14:paraId="00627BFF" w14:textId="77777777" w:rsidR="00D83CF7" w:rsidRDefault="00D83CF7" w:rsidP="00D83CF7">
      <w:pPr>
        <w:rPr>
          <w:ins w:id="1743" w:author="Zac" w:date="2015-11-16T21:20:00Z"/>
        </w:rPr>
      </w:pPr>
    </w:p>
    <w:p w14:paraId="5D3B91C5" w14:textId="77777777" w:rsidR="00D83CF7" w:rsidRDefault="00D83CF7" w:rsidP="00D83CF7">
      <w:pPr>
        <w:rPr>
          <w:ins w:id="1744" w:author="Zac" w:date="2015-11-16T21:20:00Z"/>
        </w:rPr>
      </w:pPr>
      <w:ins w:id="1745" w:author="Zac" w:date="2015-11-16T21:20:00Z">
        <w:r>
          <w:rPr>
            <w:noProof/>
            <w:lang w:bidi="ar-SA"/>
          </w:rPr>
          <w:lastRenderedPageBreak/>
          <mc:AlternateContent>
            <mc:Choice Requires="wps">
              <w:drawing>
                <wp:anchor distT="0" distB="0" distL="114300" distR="114300" simplePos="0" relativeHeight="251724796" behindDoc="0" locked="0" layoutInCell="1" allowOverlap="1" wp14:anchorId="428107E7" wp14:editId="6B18F08C">
                  <wp:simplePos x="0" y="0"/>
                  <wp:positionH relativeFrom="column">
                    <wp:posOffset>3661611</wp:posOffset>
                  </wp:positionH>
                  <wp:positionV relativeFrom="paragraph">
                    <wp:posOffset>245745</wp:posOffset>
                  </wp:positionV>
                  <wp:extent cx="644893" cy="356135"/>
                  <wp:effectExtent l="57150" t="19050" r="79375" b="120650"/>
                  <wp:wrapNone/>
                  <wp:docPr id="104" name="Left Arrow 104"/>
                  <wp:cNvGraphicFramePr/>
                  <a:graphic xmlns:a="http://schemas.openxmlformats.org/drawingml/2006/main">
                    <a:graphicData uri="http://schemas.microsoft.com/office/word/2010/wordprocessingShape">
                      <wps:wsp>
                        <wps:cNvSpPr/>
                        <wps:spPr>
                          <a:xfrm>
                            <a:off x="0" y="0"/>
                            <a:ext cx="644893" cy="356135"/>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04" o:spid="_x0000_s1026" type="#_x0000_t66" style="position:absolute;margin-left:288.3pt;margin-top:19.35pt;width:50.8pt;height:28.05pt;z-index:2517247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" adj="5964"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Pr>
            <w:noProof/>
            <w:lang w:bidi="ar-SA"/>
          </w:rPr>
          <w:drawing>
            <wp:inline distT="0" distB="0" distL="0" distR="0" wp14:anchorId="36D11D93" wp14:editId="0F686DD7">
              <wp:extent cx="5943600" cy="1557020"/>
              <wp:effectExtent l="0" t="0" r="0" b="508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Stack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inline>
          </w:drawing>
        </w:r>
      </w:ins>
    </w:p>
    <w:p w14:paraId="51540BE2" w14:textId="77777777" w:rsidR="00D83CF7" w:rsidRDefault="00D83CF7" w:rsidP="00D83CF7">
      <w:pPr>
        <w:rPr>
          <w:ins w:id="1746" w:author="Zac" w:date="2015-11-16T21:20:00Z"/>
        </w:rPr>
      </w:pPr>
    </w:p>
    <w:p w14:paraId="2058B2BF" w14:textId="77777777" w:rsidR="00D83CF7" w:rsidRDefault="00D83CF7" w:rsidP="00D83CF7">
      <w:pPr>
        <w:pStyle w:val="Heading2"/>
        <w:keepNext/>
        <w:keepLines/>
        <w:spacing w:line="276" w:lineRule="auto"/>
        <w:rPr>
          <w:ins w:id="1747" w:author="Zac" w:date="2015-11-16T21:20:00Z"/>
          <w:color w:val="0070C0"/>
        </w:rPr>
      </w:pPr>
      <w:bookmarkStart w:id="1748" w:name="_Toc435434036"/>
      <w:bookmarkStart w:id="1749" w:name="_Toc435596048"/>
      <w:ins w:id="1750" w:author="Zac" w:date="2015-11-16T21:20:00Z">
        <w:r>
          <w:rPr>
            <w:color w:val="0070C0"/>
          </w:rPr>
          <w:t xml:space="preserve">Overriding </w:t>
        </w:r>
        <w:proofErr w:type="spellStart"/>
        <w:proofErr w:type="gramStart"/>
        <w:r>
          <w:rPr>
            <w:color w:val="0070C0"/>
          </w:rPr>
          <w:t>GetFeedData</w:t>
        </w:r>
        <w:proofErr w:type="spellEnd"/>
        <w:r>
          <w:rPr>
            <w:color w:val="0070C0"/>
          </w:rPr>
          <w:t>()</w:t>
        </w:r>
        <w:bookmarkEnd w:id="1748"/>
        <w:bookmarkEnd w:id="1749"/>
        <w:proofErr w:type="gramEnd"/>
      </w:ins>
    </w:p>
    <w:p w14:paraId="05CE1478" w14:textId="77777777" w:rsidR="00D83CF7" w:rsidRDefault="00D83CF7" w:rsidP="00D83CF7">
      <w:pPr>
        <w:rPr>
          <w:ins w:id="1751" w:author="Zac" w:date="2015-11-16T21:20:00Z"/>
        </w:rPr>
      </w:pPr>
      <w:ins w:id="1752" w:author="Zac" w:date="2015-11-16T21:20:00Z">
        <w:r>
          <w:t xml:space="preserve">The following override of </w:t>
        </w:r>
        <w:proofErr w:type="spellStart"/>
        <w:proofErr w:type="gramStart"/>
        <w:r>
          <w:t>GetFeedData</w:t>
        </w:r>
        <w:proofErr w:type="spellEnd"/>
        <w:r>
          <w:t>(</w:t>
        </w:r>
        <w:proofErr w:type="gramEnd"/>
        <w:r>
          <w:t>) can be found in the example extractor you use as a template to build from. It is generic enough to use as is in your extractor.</w:t>
        </w:r>
      </w:ins>
    </w:p>
    <w:p w14:paraId="35CD83CA" w14:textId="77777777" w:rsidR="00D83CF7" w:rsidRDefault="00D83CF7" w:rsidP="00D83CF7">
      <w:pPr>
        <w:rPr>
          <w:ins w:id="1753" w:author="Zac" w:date="2015-11-16T21:20:00Z"/>
        </w:rPr>
      </w:pPr>
      <w:ins w:id="1754" w:author="Zac" w:date="2015-11-16T21:20:00Z">
        <w:r>
          <w:t xml:space="preserve">It calls </w:t>
        </w:r>
        <w:proofErr w:type="spellStart"/>
        <w:proofErr w:type="gramStart"/>
        <w:r>
          <w:t>GetGroupData</w:t>
        </w:r>
        <w:proofErr w:type="spellEnd"/>
        <w:r>
          <w:t>(</w:t>
        </w:r>
        <w:proofErr w:type="gramEnd"/>
        <w:r>
          <w:t xml:space="preserve">) as you can see in the call stack above. </w:t>
        </w:r>
        <w:proofErr w:type="spellStart"/>
        <w:proofErr w:type="gramStart"/>
        <w:r>
          <w:t>GetGroupData</w:t>
        </w:r>
        <w:proofErr w:type="spellEnd"/>
        <w:r>
          <w:t>(</w:t>
        </w:r>
        <w:proofErr w:type="gramEnd"/>
        <w:r>
          <w:t xml:space="preserve">) can be used almost entirely as is in your extractor. The modifications that are required are covered in the “Build an Extractor – Step by Step” section below. The main function of </w:t>
        </w:r>
        <w:proofErr w:type="spellStart"/>
        <w:proofErr w:type="gramStart"/>
        <w:r>
          <w:t>GetGroupData</w:t>
        </w:r>
        <w:proofErr w:type="spellEnd"/>
        <w:r>
          <w:t>(</w:t>
        </w:r>
        <w:proofErr w:type="gramEnd"/>
        <w:r>
          <w:t xml:space="preserve">) is to get the list of objects for a given group and walk that list processing each individual object. For instance it provides the loop to get the list of all orders and hands off processing of a particular order in the list. For generality we call a particular object an “entity” and call the routine that processes an entity, </w:t>
        </w:r>
        <w:proofErr w:type="spellStart"/>
        <w:proofErr w:type="gramStart"/>
        <w:r>
          <w:t>GetEntity</w:t>
        </w:r>
        <w:proofErr w:type="spellEnd"/>
        <w:r>
          <w:t>(</w:t>
        </w:r>
        <w:proofErr w:type="gramEnd"/>
        <w:r>
          <w:t>).  You can see the loop here:</w:t>
        </w:r>
      </w:ins>
    </w:p>
    <w:p w14:paraId="2845AB5C" w14:textId="77777777" w:rsidR="00D83CF7" w:rsidRDefault="00D83CF7" w:rsidP="00D83CF7">
      <w:pPr>
        <w:rPr>
          <w:ins w:id="1755" w:author="Zac" w:date="2015-11-16T21:20:00Z"/>
        </w:rPr>
      </w:pPr>
    </w:p>
    <w:p w14:paraId="13CBAD22" w14:textId="77777777" w:rsidR="00D83CF7" w:rsidRDefault="00D83CF7" w:rsidP="00D83CF7">
      <w:pPr>
        <w:rPr>
          <w:ins w:id="1756" w:author="Zac" w:date="2015-11-16T21:20:00Z"/>
          <w:szCs w:val="24"/>
        </w:rPr>
      </w:pPr>
      <w:ins w:id="1757" w:author="Zac" w:date="2015-11-16T21:20:00Z">
        <w:r w:rsidRPr="00834850">
          <w:rPr>
            <w:noProof/>
            <w:szCs w:val="24"/>
            <w:lang w:bidi="ar-SA"/>
          </w:rPr>
          <w:lastRenderedPageBreak/>
          <mc:AlternateContent>
            <mc:Choice Requires="wps">
              <w:drawing>
                <wp:anchor distT="0" distB="0" distL="114300" distR="114300" simplePos="0" relativeHeight="251726844" behindDoc="0" locked="0" layoutInCell="1" allowOverlap="1" wp14:anchorId="344A97FD" wp14:editId="2CB5984F">
                  <wp:simplePos x="0" y="0"/>
                  <wp:positionH relativeFrom="column">
                    <wp:posOffset>3262731</wp:posOffset>
                  </wp:positionH>
                  <wp:positionV relativeFrom="paragraph">
                    <wp:posOffset>1772986</wp:posOffset>
                  </wp:positionV>
                  <wp:extent cx="1078029" cy="327259"/>
                  <wp:effectExtent l="57150" t="19050" r="84455" b="111125"/>
                  <wp:wrapNone/>
                  <wp:docPr id="99" name="Left Arrow 99"/>
                  <wp:cNvGraphicFramePr/>
                  <a:graphic xmlns:a="http://schemas.openxmlformats.org/drawingml/2006/main">
                    <a:graphicData uri="http://schemas.microsoft.com/office/word/2010/wordprocessingShape">
                      <wps:wsp>
                        <wps:cNvSpPr/>
                        <wps:spPr>
                          <a:xfrm>
                            <a:off x="0" y="0"/>
                            <a:ext cx="1078029" cy="327259"/>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99" o:spid="_x0000_s1026" type="#_x0000_t66" style="position:absolute;margin-left:256.9pt;margin-top:139.6pt;width:84.9pt;height:25.75pt;z-index:2517268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" adj="3279"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733ACA">
          <w:rPr>
            <w:noProof/>
            <w:szCs w:val="24"/>
            <w:lang w:bidi="ar-SA"/>
            <w:rPrChange w:id="1758" w:author="Unknown">
              <w:rPr>
                <w:noProof/>
                <w:lang w:bidi="ar-SA"/>
              </w:rPr>
            </w:rPrChange>
          </w:rPr>
          <w:drawing>
            <wp:inline distT="0" distB="0" distL="0" distR="0" wp14:anchorId="4DA0C88B" wp14:editId="2C3A5F07">
              <wp:extent cx="5943600" cy="3654425"/>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ataloop.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654425"/>
                      </a:xfrm>
                      <a:prstGeom prst="rect">
                        <a:avLst/>
                      </a:prstGeom>
                    </pic:spPr>
                  </pic:pic>
                </a:graphicData>
              </a:graphic>
            </wp:inline>
          </w:drawing>
        </w:r>
      </w:ins>
    </w:p>
    <w:p w14:paraId="07BDBA7C" w14:textId="77777777" w:rsidR="00D83CF7" w:rsidRDefault="00D83CF7" w:rsidP="00D83CF7">
      <w:pPr>
        <w:rPr>
          <w:ins w:id="1759" w:author="Zac" w:date="2015-11-16T21:20:00Z"/>
          <w:szCs w:val="24"/>
        </w:rPr>
      </w:pPr>
    </w:p>
    <w:p w14:paraId="14A7E551" w14:textId="77777777" w:rsidR="00D83CF7" w:rsidRDefault="00D83CF7" w:rsidP="00D83CF7">
      <w:pPr>
        <w:pStyle w:val="Heading2"/>
        <w:keepNext/>
        <w:keepLines/>
        <w:spacing w:line="276" w:lineRule="auto"/>
        <w:rPr>
          <w:ins w:id="1760" w:author="Zac" w:date="2015-11-16T21:20:00Z"/>
          <w:color w:val="0070C0"/>
        </w:rPr>
      </w:pPr>
      <w:bookmarkStart w:id="1761" w:name="_Toc435434037"/>
      <w:bookmarkStart w:id="1762" w:name="_Toc435596049"/>
      <w:proofErr w:type="spellStart"/>
      <w:proofErr w:type="gramStart"/>
      <w:ins w:id="1763" w:author="Zac" w:date="2015-11-16T21:20:00Z">
        <w:r>
          <w:rPr>
            <w:color w:val="0070C0"/>
          </w:rPr>
          <w:t>GetEntity</w:t>
        </w:r>
        <w:proofErr w:type="spellEnd"/>
        <w:r>
          <w:rPr>
            <w:color w:val="0070C0"/>
          </w:rPr>
          <w:t>()</w:t>
        </w:r>
        <w:bookmarkEnd w:id="1761"/>
        <w:bookmarkEnd w:id="1762"/>
        <w:proofErr w:type="gramEnd"/>
      </w:ins>
    </w:p>
    <w:p w14:paraId="081505BB" w14:textId="3F2387D3" w:rsidR="00D83CF7" w:rsidRDefault="00D83CF7" w:rsidP="00D83CF7">
      <w:pPr>
        <w:rPr>
          <w:ins w:id="1764" w:author="Zac" w:date="2015-11-16T21:20:00Z"/>
        </w:rPr>
      </w:pPr>
      <w:proofErr w:type="spellStart"/>
      <w:proofErr w:type="gramStart"/>
      <w:ins w:id="1765" w:author="Zac" w:date="2015-11-16T21:20:00Z">
        <w:r>
          <w:t>GetEntity</w:t>
        </w:r>
        <w:proofErr w:type="spellEnd"/>
        <w:r>
          <w:t>(</w:t>
        </w:r>
        <w:proofErr w:type="gramEnd"/>
        <w:r>
          <w:t xml:space="preserve">) is where the bulk of the </w:t>
        </w:r>
      </w:ins>
      <w:ins w:id="1766" w:author="Zac" w:date="2015-11-16T21:44:00Z">
        <w:r w:rsidR="0094528A">
          <w:t>Developer</w:t>
        </w:r>
      </w:ins>
      <w:ins w:id="1767" w:author="Zac" w:date="2015-11-16T21:45:00Z">
        <w:r w:rsidR="0094528A">
          <w:t xml:space="preserve">’s </w:t>
        </w:r>
      </w:ins>
      <w:ins w:id="1768" w:author="Zac" w:date="2015-11-16T21:20:00Z">
        <w:r>
          <w:t xml:space="preserve">work is done for a given extractor. Fortunately, the example that the Developer will use </w:t>
        </w:r>
      </w:ins>
      <w:ins w:id="1769" w:author="Zac" w:date="2015-11-16T21:46:00Z">
        <w:r w:rsidR="0094528A">
          <w:t>should</w:t>
        </w:r>
      </w:ins>
      <w:ins w:id="1770" w:author="Zac" w:date="2015-11-16T21:20:00Z">
        <w:r>
          <w:t xml:space="preserve"> be close in structure to what needs to be produced.</w:t>
        </w:r>
      </w:ins>
    </w:p>
    <w:p w14:paraId="29899E58" w14:textId="77777777" w:rsidR="00D83CF7" w:rsidRDefault="00D83CF7" w:rsidP="00D83CF7">
      <w:pPr>
        <w:rPr>
          <w:ins w:id="1771" w:author="Zac" w:date="2015-11-16T21:20:00Z"/>
        </w:rPr>
      </w:pPr>
    </w:p>
    <w:p w14:paraId="1F8C4D6B" w14:textId="77777777" w:rsidR="00D83CF7" w:rsidRDefault="00D83CF7" w:rsidP="00D83CF7">
      <w:pPr>
        <w:pStyle w:val="Heading2"/>
        <w:keepNext/>
        <w:keepLines/>
        <w:spacing w:line="276" w:lineRule="auto"/>
        <w:rPr>
          <w:ins w:id="1772" w:author="Zac" w:date="2015-11-16T21:20:00Z"/>
          <w:color w:val="0070C0"/>
        </w:rPr>
      </w:pPr>
      <w:bookmarkStart w:id="1773" w:name="_Toc435434038"/>
      <w:bookmarkStart w:id="1774" w:name="_Toc435596050"/>
      <w:ins w:id="1775" w:author="Zac" w:date="2015-11-16T21:20:00Z">
        <w:r>
          <w:rPr>
            <w:color w:val="0070C0"/>
          </w:rPr>
          <w:t>Additional Base Class Overrides</w:t>
        </w:r>
        <w:bookmarkEnd w:id="1773"/>
        <w:bookmarkEnd w:id="1774"/>
      </w:ins>
    </w:p>
    <w:p w14:paraId="6482C53B" w14:textId="77777777" w:rsidR="00D83CF7" w:rsidRDefault="00D83CF7" w:rsidP="00D83CF7">
      <w:pPr>
        <w:rPr>
          <w:ins w:id="1776" w:author="Zac" w:date="2015-11-16T21:20:00Z"/>
          <w:szCs w:val="24"/>
        </w:rPr>
      </w:pPr>
      <w:ins w:id="1777" w:author="Zac" w:date="2015-11-16T21:20:00Z">
        <w:r>
          <w:rPr>
            <w:szCs w:val="24"/>
          </w:rPr>
          <w:t xml:space="preserve">In addition to the extraction routines the base class provides the following list of abstract functions that must be overridden in a specific extractor: </w:t>
        </w:r>
      </w:ins>
    </w:p>
    <w:p w14:paraId="07D54D97" w14:textId="77777777" w:rsidR="00D83CF7" w:rsidRDefault="00D83CF7" w:rsidP="00D83CF7">
      <w:pPr>
        <w:pStyle w:val="ListParagraph"/>
        <w:numPr>
          <w:ilvl w:val="0"/>
          <w:numId w:val="54"/>
        </w:numPr>
        <w:spacing w:after="0" w:line="240" w:lineRule="auto"/>
        <w:rPr>
          <w:ins w:id="1778" w:author="Zac" w:date="2015-11-16T21:20:00Z"/>
          <w:rFonts w:ascii="Times New Roman" w:eastAsia="Times New Roman" w:hAnsi="Times New Roman" w:cs="Times New Roman"/>
          <w:szCs w:val="24"/>
          <w:lang w:bidi="ar-SA"/>
        </w:rPr>
      </w:pPr>
      <w:ins w:id="1779" w:author="Zac" w:date="2015-11-16T21:20:00Z">
        <w:r w:rsidRPr="002F324C">
          <w:rPr>
            <w:rFonts w:ascii="Times New Roman" w:eastAsia="Times New Roman" w:hAnsi="Times New Roman" w:cs="Times New Roman"/>
            <w:szCs w:val="24"/>
            <w:lang w:bidi="ar-SA"/>
          </w:rPr>
          <w:t xml:space="preserve">public abstract </w:t>
        </w:r>
        <w:proofErr w:type="spellStart"/>
        <w:r w:rsidRPr="002F324C">
          <w:rPr>
            <w:rFonts w:ascii="Times New Roman" w:eastAsia="Times New Roman" w:hAnsi="Times New Roman" w:cs="Times New Roman"/>
            <w:szCs w:val="24"/>
            <w:lang w:bidi="ar-SA"/>
          </w:rPr>
          <w:t>bool</w:t>
        </w:r>
        <w:proofErr w:type="spellEnd"/>
        <w:r w:rsidRPr="002F324C">
          <w:rPr>
            <w:rFonts w:ascii="Times New Roman" w:eastAsia="Times New Roman" w:hAnsi="Times New Roman" w:cs="Times New Roman"/>
            <w:szCs w:val="24"/>
            <w:lang w:bidi="ar-SA"/>
          </w:rPr>
          <w:t xml:space="preserve"> </w:t>
        </w:r>
        <w:proofErr w:type="spellStart"/>
        <w:r w:rsidRPr="002F324C">
          <w:rPr>
            <w:rFonts w:ascii="Times New Roman" w:eastAsia="Times New Roman" w:hAnsi="Times New Roman" w:cs="Times New Roman"/>
            <w:szCs w:val="24"/>
            <w:lang w:bidi="ar-SA"/>
          </w:rPr>
          <w:t>ValidateCredentials</w:t>
        </w:r>
        <w:proofErr w:type="spellEnd"/>
        <w:r w:rsidRPr="002F324C">
          <w:rPr>
            <w:rFonts w:ascii="Times New Roman" w:eastAsia="Times New Roman" w:hAnsi="Times New Roman" w:cs="Times New Roman"/>
            <w:szCs w:val="24"/>
            <w:lang w:bidi="ar-SA"/>
          </w:rPr>
          <w:t xml:space="preserve">(out string status); </w:t>
        </w:r>
      </w:ins>
    </w:p>
    <w:p w14:paraId="1D0E5593" w14:textId="77777777" w:rsidR="00D83CF7" w:rsidRPr="002F324C" w:rsidRDefault="00D83CF7" w:rsidP="00D83CF7">
      <w:pPr>
        <w:spacing w:after="0" w:line="240" w:lineRule="auto"/>
        <w:rPr>
          <w:ins w:id="1780" w:author="Zac" w:date="2015-11-16T21:20:00Z"/>
          <w:rFonts w:ascii="Times New Roman" w:eastAsia="Times New Roman" w:hAnsi="Times New Roman" w:cs="Times New Roman"/>
          <w:szCs w:val="24"/>
          <w:lang w:bidi="ar-SA"/>
        </w:rPr>
      </w:pPr>
    </w:p>
    <w:p w14:paraId="49F5B953" w14:textId="77777777" w:rsidR="00D83CF7" w:rsidRPr="0094528A" w:rsidRDefault="00D83CF7" w:rsidP="00D83CF7">
      <w:pPr>
        <w:spacing w:after="0" w:line="240" w:lineRule="auto"/>
        <w:ind w:left="720"/>
        <w:rPr>
          <w:ins w:id="1781" w:author="Zac" w:date="2015-11-16T21:20:00Z"/>
          <w:rFonts w:eastAsia="Times New Roman" w:cs="Times New Roman"/>
          <w:szCs w:val="24"/>
          <w:lang w:bidi="ar-SA"/>
          <w:rPrChange w:id="1782" w:author="Zac" w:date="2015-11-16T21:47:00Z">
            <w:rPr>
              <w:ins w:id="1783" w:author="Zac" w:date="2015-11-16T21:20:00Z"/>
              <w:rFonts w:ascii="Times New Roman" w:eastAsia="Times New Roman" w:hAnsi="Times New Roman" w:cs="Times New Roman"/>
              <w:szCs w:val="24"/>
              <w:lang w:bidi="ar-SA"/>
            </w:rPr>
          </w:rPrChange>
        </w:rPr>
      </w:pPr>
      <w:ins w:id="1784" w:author="Zac" w:date="2015-11-16T21:20:00Z">
        <w:r w:rsidRPr="0094528A">
          <w:rPr>
            <w:rFonts w:eastAsia="Times New Roman" w:cs="Times New Roman"/>
            <w:szCs w:val="24"/>
            <w:lang w:bidi="ar-SA"/>
            <w:rPrChange w:id="1785" w:author="Zac" w:date="2015-11-16T21:47:00Z">
              <w:rPr>
                <w:rFonts w:ascii="Times New Roman" w:eastAsia="Times New Roman" w:hAnsi="Times New Roman" w:cs="Times New Roman"/>
                <w:szCs w:val="24"/>
                <w:lang w:bidi="ar-SA"/>
              </w:rPr>
            </w:rPrChange>
          </w:rPr>
          <w:t>Used to validate the API access credentials found in the site rules for the given retailer. The default override is:</w:t>
        </w:r>
      </w:ins>
    </w:p>
    <w:p w14:paraId="72D38595" w14:textId="77777777" w:rsidR="00D83CF7" w:rsidRDefault="00D83CF7" w:rsidP="00D83CF7">
      <w:pPr>
        <w:spacing w:after="0" w:line="240" w:lineRule="auto"/>
        <w:ind w:left="720"/>
        <w:rPr>
          <w:ins w:id="1786" w:author="Zac" w:date="2015-11-16T21:20:00Z"/>
          <w:rFonts w:ascii="Times New Roman" w:eastAsia="Times New Roman" w:hAnsi="Times New Roman" w:cs="Times New Roman"/>
          <w:szCs w:val="24"/>
          <w:lang w:bidi="ar-SA"/>
        </w:rPr>
      </w:pPr>
    </w:p>
    <w:p w14:paraId="37B89C91" w14:textId="77777777" w:rsidR="00D83CF7" w:rsidRPr="00FD1720" w:rsidRDefault="00D83CF7" w:rsidP="00D83CF7">
      <w:pPr>
        <w:spacing w:after="0" w:line="240" w:lineRule="auto"/>
        <w:ind w:left="720"/>
        <w:rPr>
          <w:ins w:id="1787" w:author="Zac" w:date="2015-11-16T21:20:00Z"/>
          <w:rFonts w:ascii="Times New Roman" w:eastAsia="Times New Roman" w:hAnsi="Times New Roman" w:cs="Times New Roman"/>
          <w:szCs w:val="24"/>
          <w:lang w:bidi="ar-SA"/>
        </w:rPr>
      </w:pPr>
      <w:proofErr w:type="gramStart"/>
      <w:ins w:id="1788" w:author="Zac" w:date="2015-11-16T21:20:00Z">
        <w:r w:rsidRPr="00FD1720">
          <w:rPr>
            <w:rFonts w:ascii="Times New Roman" w:eastAsia="Times New Roman" w:hAnsi="Times New Roman" w:cs="Times New Roman"/>
            <w:szCs w:val="24"/>
            <w:lang w:bidi="ar-SA"/>
          </w:rPr>
          <w:t>public</w:t>
        </w:r>
        <w:proofErr w:type="gramEnd"/>
        <w:r w:rsidRPr="00FD1720">
          <w:rPr>
            <w:rFonts w:ascii="Times New Roman" w:eastAsia="Times New Roman" w:hAnsi="Times New Roman" w:cs="Times New Roman"/>
            <w:szCs w:val="24"/>
            <w:lang w:bidi="ar-SA"/>
          </w:rPr>
          <w:t xml:space="preserve"> override </w:t>
        </w:r>
        <w:proofErr w:type="spellStart"/>
        <w:r w:rsidRPr="00FD1720">
          <w:rPr>
            <w:rFonts w:ascii="Times New Roman" w:eastAsia="Times New Roman" w:hAnsi="Times New Roman" w:cs="Times New Roman"/>
            <w:szCs w:val="24"/>
            <w:lang w:bidi="ar-SA"/>
          </w:rPr>
          <w:t>bool</w:t>
        </w:r>
        <w:proofErr w:type="spellEnd"/>
        <w:r w:rsidRPr="00FD1720">
          <w:rPr>
            <w:rFonts w:ascii="Times New Roman" w:eastAsia="Times New Roman" w:hAnsi="Times New Roman" w:cs="Times New Roman"/>
            <w:szCs w:val="24"/>
            <w:lang w:bidi="ar-SA"/>
          </w:rPr>
          <w:t xml:space="preserve"> </w:t>
        </w:r>
        <w:proofErr w:type="spellStart"/>
        <w:r w:rsidRPr="00FD1720">
          <w:rPr>
            <w:rFonts w:ascii="Times New Roman" w:eastAsia="Times New Roman" w:hAnsi="Times New Roman" w:cs="Times New Roman"/>
            <w:szCs w:val="24"/>
            <w:lang w:bidi="ar-SA"/>
          </w:rPr>
          <w:t>ValidateCredentials</w:t>
        </w:r>
        <w:proofErr w:type="spellEnd"/>
        <w:r w:rsidRPr="00FD1720">
          <w:rPr>
            <w:rFonts w:ascii="Times New Roman" w:eastAsia="Times New Roman" w:hAnsi="Times New Roman" w:cs="Times New Roman"/>
            <w:szCs w:val="24"/>
            <w:lang w:bidi="ar-SA"/>
          </w:rPr>
          <w:t>(out string status)</w:t>
        </w:r>
      </w:ins>
    </w:p>
    <w:p w14:paraId="405B2EAF" w14:textId="77777777" w:rsidR="00D83CF7" w:rsidRPr="00FD1720" w:rsidRDefault="00D83CF7" w:rsidP="00D83CF7">
      <w:pPr>
        <w:spacing w:after="0" w:line="240" w:lineRule="auto"/>
        <w:ind w:left="720"/>
        <w:rPr>
          <w:ins w:id="1789" w:author="Zac" w:date="2015-11-16T21:20:00Z"/>
          <w:rFonts w:ascii="Times New Roman" w:eastAsia="Times New Roman" w:hAnsi="Times New Roman" w:cs="Times New Roman"/>
          <w:szCs w:val="24"/>
          <w:lang w:bidi="ar-SA"/>
        </w:rPr>
      </w:pPr>
      <w:ins w:id="1790" w:author="Zac" w:date="2015-11-16T21:20:00Z">
        <w:r w:rsidRPr="00FD1720">
          <w:rPr>
            <w:rFonts w:ascii="Times New Roman" w:eastAsia="Times New Roman" w:hAnsi="Times New Roman" w:cs="Times New Roman"/>
            <w:szCs w:val="24"/>
            <w:lang w:bidi="ar-SA"/>
          </w:rPr>
          <w:t>{</w:t>
        </w:r>
      </w:ins>
    </w:p>
    <w:p w14:paraId="051AB869" w14:textId="77777777" w:rsidR="00D83CF7" w:rsidRPr="00FD1720" w:rsidRDefault="00D83CF7" w:rsidP="00D83CF7">
      <w:pPr>
        <w:spacing w:after="0" w:line="240" w:lineRule="auto"/>
        <w:ind w:left="720" w:firstLine="720"/>
        <w:rPr>
          <w:ins w:id="1791" w:author="Zac" w:date="2015-11-16T21:20:00Z"/>
          <w:rFonts w:ascii="Times New Roman" w:eastAsia="Times New Roman" w:hAnsi="Times New Roman" w:cs="Times New Roman"/>
          <w:szCs w:val="24"/>
          <w:lang w:bidi="ar-SA"/>
        </w:rPr>
      </w:pPr>
      <w:proofErr w:type="gramStart"/>
      <w:ins w:id="1792" w:author="Zac" w:date="2015-11-16T21:20:00Z">
        <w:r w:rsidRPr="00FD1720">
          <w:rPr>
            <w:rFonts w:ascii="Times New Roman" w:eastAsia="Times New Roman" w:hAnsi="Times New Roman" w:cs="Times New Roman"/>
            <w:szCs w:val="24"/>
            <w:lang w:bidi="ar-SA"/>
          </w:rPr>
          <w:t>throw</w:t>
        </w:r>
        <w:proofErr w:type="gramEnd"/>
        <w:r w:rsidRPr="00FD1720">
          <w:rPr>
            <w:rFonts w:ascii="Times New Roman" w:eastAsia="Times New Roman" w:hAnsi="Times New Roman" w:cs="Times New Roman"/>
            <w:szCs w:val="24"/>
            <w:lang w:bidi="ar-SA"/>
          </w:rPr>
          <w:t xml:space="preserve"> new </w:t>
        </w:r>
        <w:proofErr w:type="spellStart"/>
        <w:r w:rsidRPr="00FD1720">
          <w:rPr>
            <w:rFonts w:ascii="Times New Roman" w:eastAsia="Times New Roman" w:hAnsi="Times New Roman" w:cs="Times New Roman"/>
            <w:szCs w:val="24"/>
            <w:lang w:bidi="ar-SA"/>
          </w:rPr>
          <w:t>NotImplementedException</w:t>
        </w:r>
        <w:proofErr w:type="spellEnd"/>
        <w:r w:rsidRPr="00FD1720">
          <w:rPr>
            <w:rFonts w:ascii="Times New Roman" w:eastAsia="Times New Roman" w:hAnsi="Times New Roman" w:cs="Times New Roman"/>
            <w:szCs w:val="24"/>
            <w:lang w:bidi="ar-SA"/>
          </w:rPr>
          <w:t>();</w:t>
        </w:r>
      </w:ins>
    </w:p>
    <w:p w14:paraId="6D213689" w14:textId="77777777" w:rsidR="00D83CF7" w:rsidRPr="00FD1720" w:rsidRDefault="00D83CF7" w:rsidP="00D83CF7">
      <w:pPr>
        <w:spacing w:after="0" w:line="240" w:lineRule="auto"/>
        <w:ind w:left="720"/>
        <w:rPr>
          <w:ins w:id="1793" w:author="Zac" w:date="2015-11-16T21:20:00Z"/>
          <w:rFonts w:ascii="Times New Roman" w:eastAsia="Times New Roman" w:hAnsi="Times New Roman" w:cs="Times New Roman"/>
          <w:szCs w:val="24"/>
          <w:lang w:bidi="ar-SA"/>
        </w:rPr>
      </w:pPr>
      <w:ins w:id="1794" w:author="Zac" w:date="2015-11-16T21:20:00Z">
        <w:r w:rsidRPr="00FD1720">
          <w:rPr>
            <w:rFonts w:ascii="Times New Roman" w:eastAsia="Times New Roman" w:hAnsi="Times New Roman" w:cs="Times New Roman"/>
            <w:szCs w:val="24"/>
            <w:lang w:bidi="ar-SA"/>
          </w:rPr>
          <w:t>}</w:t>
        </w:r>
      </w:ins>
    </w:p>
    <w:p w14:paraId="2E360DEC" w14:textId="77777777" w:rsidR="00D83CF7" w:rsidRPr="002F324C" w:rsidRDefault="00D83CF7" w:rsidP="00D83CF7">
      <w:pPr>
        <w:spacing w:after="0" w:line="240" w:lineRule="auto"/>
        <w:ind w:left="720"/>
        <w:rPr>
          <w:ins w:id="1795" w:author="Zac" w:date="2015-11-16T21:20:00Z"/>
          <w:rFonts w:ascii="Times New Roman" w:eastAsia="Times New Roman" w:hAnsi="Times New Roman" w:cs="Times New Roman"/>
          <w:szCs w:val="24"/>
          <w:lang w:bidi="ar-SA"/>
        </w:rPr>
      </w:pPr>
    </w:p>
    <w:p w14:paraId="6AC0DCA4" w14:textId="77777777" w:rsidR="00D83CF7" w:rsidRPr="00E06551" w:rsidRDefault="00D83CF7" w:rsidP="00D83CF7">
      <w:pPr>
        <w:pStyle w:val="ListParagraph"/>
        <w:numPr>
          <w:ilvl w:val="0"/>
          <w:numId w:val="54"/>
        </w:numPr>
        <w:spacing w:after="0" w:line="240" w:lineRule="auto"/>
        <w:rPr>
          <w:ins w:id="1796" w:author="Zac" w:date="2015-11-16T21:20:00Z"/>
          <w:rFonts w:ascii="Times New Roman" w:eastAsia="Times New Roman" w:hAnsi="Times New Roman" w:cs="Times New Roman"/>
          <w:szCs w:val="24"/>
          <w:lang w:bidi="ar-SA"/>
        </w:rPr>
      </w:pPr>
      <w:ins w:id="1797" w:author="Zac" w:date="2015-11-16T21:20:00Z">
        <w:r w:rsidRPr="00E06551">
          <w:rPr>
            <w:rFonts w:ascii="Times New Roman" w:eastAsia="Times New Roman" w:hAnsi="Times New Roman" w:cs="Times New Roman"/>
            <w:szCs w:val="24"/>
            <w:lang w:bidi="ar-SA"/>
          </w:rPr>
          <w:t xml:space="preserve">protected abstract void </w:t>
        </w:r>
        <w:proofErr w:type="spellStart"/>
        <w:r w:rsidRPr="00E06551">
          <w:rPr>
            <w:rFonts w:ascii="Times New Roman" w:eastAsia="Times New Roman" w:hAnsi="Times New Roman" w:cs="Times New Roman"/>
            <w:szCs w:val="24"/>
            <w:lang w:bidi="ar-SA"/>
          </w:rPr>
          <w:t>ReleaseCartData</w:t>
        </w:r>
        <w:proofErr w:type="spellEnd"/>
        <w:r w:rsidRPr="00E06551">
          <w:rPr>
            <w:rFonts w:ascii="Times New Roman" w:eastAsia="Times New Roman" w:hAnsi="Times New Roman" w:cs="Times New Roman"/>
            <w:szCs w:val="24"/>
            <w:lang w:bidi="ar-SA"/>
          </w:rPr>
          <w:t>();</w:t>
        </w:r>
      </w:ins>
    </w:p>
    <w:p w14:paraId="03DD6B7B" w14:textId="77777777" w:rsidR="00D83CF7" w:rsidRDefault="00D83CF7" w:rsidP="00D83CF7">
      <w:pPr>
        <w:spacing w:after="0" w:line="240" w:lineRule="auto"/>
        <w:rPr>
          <w:ins w:id="1798" w:author="Zac" w:date="2015-11-16T21:20:00Z"/>
          <w:rFonts w:ascii="Times New Roman" w:eastAsia="Times New Roman" w:hAnsi="Times New Roman" w:cs="Times New Roman"/>
          <w:szCs w:val="24"/>
          <w:lang w:bidi="ar-SA"/>
        </w:rPr>
      </w:pPr>
    </w:p>
    <w:p w14:paraId="6070F060" w14:textId="77777777" w:rsidR="00D83CF7" w:rsidRPr="0094528A" w:rsidRDefault="00D83CF7" w:rsidP="00D83CF7">
      <w:pPr>
        <w:spacing w:after="0" w:line="240" w:lineRule="auto"/>
        <w:ind w:left="720"/>
        <w:rPr>
          <w:ins w:id="1799" w:author="Zac" w:date="2015-11-16T21:20:00Z"/>
          <w:rFonts w:eastAsia="Times New Roman" w:cs="Times New Roman"/>
          <w:szCs w:val="24"/>
          <w:lang w:bidi="ar-SA"/>
          <w:rPrChange w:id="1800" w:author="Zac" w:date="2015-11-16T21:46:00Z">
            <w:rPr>
              <w:ins w:id="1801" w:author="Zac" w:date="2015-11-16T21:20:00Z"/>
              <w:rFonts w:ascii="Times New Roman" w:eastAsia="Times New Roman" w:hAnsi="Times New Roman" w:cs="Times New Roman"/>
              <w:szCs w:val="24"/>
              <w:lang w:bidi="ar-SA"/>
            </w:rPr>
          </w:rPrChange>
        </w:rPr>
      </w:pPr>
      <w:ins w:id="1802" w:author="Zac" w:date="2015-11-16T21:20:00Z">
        <w:r w:rsidRPr="0094528A">
          <w:rPr>
            <w:rFonts w:eastAsia="Times New Roman" w:cs="Times New Roman"/>
            <w:szCs w:val="24"/>
            <w:lang w:bidi="ar-SA"/>
            <w:rPrChange w:id="1803" w:author="Zac" w:date="2015-11-16T21:46:00Z">
              <w:rPr>
                <w:rFonts w:ascii="Times New Roman" w:eastAsia="Times New Roman" w:hAnsi="Times New Roman" w:cs="Times New Roman"/>
                <w:szCs w:val="24"/>
                <w:lang w:bidi="ar-SA"/>
              </w:rPr>
            </w:rPrChange>
          </w:rPr>
          <w:t>Used to free any large data structures built during the execution of an extractor. Not needed for all extractors. The Developer will need to override this routine to free any large objects that he creates in his derived extractor. The default override for a Direct API extractor is:</w:t>
        </w:r>
      </w:ins>
    </w:p>
    <w:p w14:paraId="67C27089" w14:textId="77777777" w:rsidR="00D83CF7" w:rsidRDefault="00D83CF7" w:rsidP="00D83CF7">
      <w:pPr>
        <w:spacing w:after="0" w:line="240" w:lineRule="auto"/>
        <w:ind w:left="720"/>
        <w:rPr>
          <w:ins w:id="1804" w:author="Zac" w:date="2015-11-16T21:20:00Z"/>
          <w:rFonts w:ascii="Times New Roman" w:eastAsia="Times New Roman" w:hAnsi="Times New Roman" w:cs="Times New Roman"/>
          <w:szCs w:val="24"/>
          <w:lang w:bidi="ar-SA"/>
        </w:rPr>
      </w:pPr>
    </w:p>
    <w:p w14:paraId="2964138F" w14:textId="77777777" w:rsidR="00D83CF7" w:rsidRPr="00FD1720" w:rsidRDefault="00D83CF7" w:rsidP="00D83CF7">
      <w:pPr>
        <w:spacing w:after="0" w:line="240" w:lineRule="auto"/>
        <w:ind w:left="720"/>
        <w:rPr>
          <w:ins w:id="1805" w:author="Zac" w:date="2015-11-16T21:20:00Z"/>
          <w:rFonts w:ascii="Times New Roman" w:eastAsia="Times New Roman" w:hAnsi="Times New Roman" w:cs="Times New Roman"/>
          <w:szCs w:val="24"/>
          <w:lang w:bidi="ar-SA"/>
        </w:rPr>
      </w:pPr>
      <w:proofErr w:type="gramStart"/>
      <w:ins w:id="1806" w:author="Zac" w:date="2015-11-16T21:20:00Z">
        <w:r w:rsidRPr="00FD1720">
          <w:rPr>
            <w:rFonts w:ascii="Times New Roman" w:eastAsia="Times New Roman" w:hAnsi="Times New Roman" w:cs="Times New Roman"/>
            <w:szCs w:val="24"/>
            <w:lang w:bidi="ar-SA"/>
          </w:rPr>
          <w:t>public</w:t>
        </w:r>
        <w:proofErr w:type="gramEnd"/>
        <w:r w:rsidRPr="00FD1720">
          <w:rPr>
            <w:rFonts w:ascii="Times New Roman" w:eastAsia="Times New Roman" w:hAnsi="Times New Roman" w:cs="Times New Roman"/>
            <w:szCs w:val="24"/>
            <w:lang w:bidi="ar-SA"/>
          </w:rPr>
          <w:t xml:space="preserve"> override </w:t>
        </w:r>
        <w:r w:rsidRPr="005A600F">
          <w:rPr>
            <w:rFonts w:ascii="Times New Roman" w:eastAsia="Times New Roman" w:hAnsi="Times New Roman" w:cs="Times New Roman"/>
            <w:szCs w:val="24"/>
            <w:lang w:bidi="ar-SA"/>
          </w:rPr>
          <w:t xml:space="preserve">void </w:t>
        </w:r>
        <w:proofErr w:type="spellStart"/>
        <w:r w:rsidRPr="005A600F">
          <w:rPr>
            <w:rFonts w:ascii="Times New Roman" w:eastAsia="Times New Roman" w:hAnsi="Times New Roman" w:cs="Times New Roman"/>
            <w:szCs w:val="24"/>
            <w:lang w:bidi="ar-SA"/>
          </w:rPr>
          <w:t>ReleaseCartData</w:t>
        </w:r>
        <w:proofErr w:type="spellEnd"/>
        <w:r w:rsidRPr="005A600F">
          <w:rPr>
            <w:rFonts w:ascii="Times New Roman" w:eastAsia="Times New Roman" w:hAnsi="Times New Roman" w:cs="Times New Roman"/>
            <w:szCs w:val="24"/>
            <w:lang w:bidi="ar-SA"/>
          </w:rPr>
          <w:t>()</w:t>
        </w:r>
      </w:ins>
    </w:p>
    <w:p w14:paraId="7F4F1BFA" w14:textId="77777777" w:rsidR="00D83CF7" w:rsidRPr="00FD1720" w:rsidRDefault="00D83CF7" w:rsidP="00D83CF7">
      <w:pPr>
        <w:spacing w:after="0" w:line="240" w:lineRule="auto"/>
        <w:ind w:left="720"/>
        <w:rPr>
          <w:ins w:id="1807" w:author="Zac" w:date="2015-11-16T21:20:00Z"/>
          <w:rFonts w:ascii="Times New Roman" w:eastAsia="Times New Roman" w:hAnsi="Times New Roman" w:cs="Times New Roman"/>
          <w:szCs w:val="24"/>
          <w:lang w:bidi="ar-SA"/>
        </w:rPr>
      </w:pPr>
      <w:ins w:id="1808" w:author="Zac" w:date="2015-11-16T21:20:00Z">
        <w:r w:rsidRPr="00FD1720">
          <w:rPr>
            <w:rFonts w:ascii="Times New Roman" w:eastAsia="Times New Roman" w:hAnsi="Times New Roman" w:cs="Times New Roman"/>
            <w:szCs w:val="24"/>
            <w:lang w:bidi="ar-SA"/>
          </w:rPr>
          <w:t>{</w:t>
        </w:r>
      </w:ins>
    </w:p>
    <w:p w14:paraId="18F14D85" w14:textId="77777777" w:rsidR="00D83CF7" w:rsidRPr="00FD1720" w:rsidRDefault="00D83CF7" w:rsidP="00D83CF7">
      <w:pPr>
        <w:spacing w:after="0" w:line="240" w:lineRule="auto"/>
        <w:ind w:left="720"/>
        <w:rPr>
          <w:ins w:id="1809" w:author="Zac" w:date="2015-11-16T21:20:00Z"/>
          <w:rFonts w:ascii="Times New Roman" w:eastAsia="Times New Roman" w:hAnsi="Times New Roman" w:cs="Times New Roman"/>
          <w:szCs w:val="24"/>
          <w:lang w:bidi="ar-SA"/>
        </w:rPr>
      </w:pPr>
      <w:ins w:id="1810" w:author="Zac" w:date="2015-11-16T21:20:00Z">
        <w:r w:rsidRPr="00FD1720">
          <w:rPr>
            <w:rFonts w:ascii="Times New Roman" w:eastAsia="Times New Roman" w:hAnsi="Times New Roman" w:cs="Times New Roman"/>
            <w:szCs w:val="24"/>
            <w:lang w:bidi="ar-SA"/>
          </w:rPr>
          <w:t>}</w:t>
        </w:r>
      </w:ins>
    </w:p>
    <w:p w14:paraId="7C3798FE" w14:textId="77777777" w:rsidR="00D83CF7" w:rsidRPr="007434C1" w:rsidRDefault="00D83CF7" w:rsidP="00D83CF7">
      <w:pPr>
        <w:spacing w:after="0" w:line="240" w:lineRule="auto"/>
        <w:rPr>
          <w:ins w:id="1811" w:author="Zac" w:date="2015-11-16T21:20:00Z"/>
          <w:rFonts w:ascii="Times New Roman" w:eastAsia="Times New Roman" w:hAnsi="Times New Roman" w:cs="Times New Roman"/>
          <w:szCs w:val="24"/>
          <w:lang w:bidi="ar-SA"/>
        </w:rPr>
      </w:pPr>
      <w:ins w:id="1812" w:author="Zac" w:date="2015-11-16T21:20:00Z">
        <w:r w:rsidRPr="007434C1">
          <w:rPr>
            <w:rFonts w:ascii="Times New Roman" w:eastAsia="Times New Roman" w:hAnsi="Times New Roman" w:cs="Times New Roman"/>
            <w:szCs w:val="24"/>
            <w:lang w:bidi="ar-SA"/>
          </w:rPr>
          <w:t>        </w:t>
        </w:r>
      </w:ins>
    </w:p>
    <w:p w14:paraId="7BF53285" w14:textId="77777777" w:rsidR="00D83CF7" w:rsidRDefault="00D83CF7" w:rsidP="00D83CF7">
      <w:pPr>
        <w:pStyle w:val="ListParagraph"/>
        <w:numPr>
          <w:ilvl w:val="0"/>
          <w:numId w:val="54"/>
        </w:numPr>
        <w:spacing w:after="0" w:line="240" w:lineRule="auto"/>
        <w:rPr>
          <w:ins w:id="1813" w:author="Zac" w:date="2015-11-16T21:20:00Z"/>
          <w:rFonts w:ascii="Times New Roman" w:eastAsia="Times New Roman" w:hAnsi="Times New Roman" w:cs="Times New Roman"/>
          <w:szCs w:val="24"/>
          <w:lang w:bidi="ar-SA"/>
        </w:rPr>
      </w:pPr>
      <w:ins w:id="1814" w:author="Zac" w:date="2015-11-16T21:20:00Z">
        <w:r w:rsidRPr="002F324C">
          <w:rPr>
            <w:rFonts w:ascii="Times New Roman" w:eastAsia="Times New Roman" w:hAnsi="Times New Roman" w:cs="Times New Roman"/>
            <w:szCs w:val="24"/>
            <w:lang w:bidi="ar-SA"/>
          </w:rPr>
          <w:t xml:space="preserve">public abstract void </w:t>
        </w:r>
        <w:proofErr w:type="spellStart"/>
        <w:r w:rsidRPr="002F324C">
          <w:rPr>
            <w:rFonts w:ascii="Times New Roman" w:eastAsia="Times New Roman" w:hAnsi="Times New Roman" w:cs="Times New Roman"/>
            <w:szCs w:val="24"/>
            <w:lang w:bidi="ar-SA"/>
          </w:rPr>
          <w:t>LogSalesOrder</w:t>
        </w:r>
        <w:proofErr w:type="spellEnd"/>
        <w:r w:rsidRPr="002F324C">
          <w:rPr>
            <w:rFonts w:ascii="Times New Roman" w:eastAsia="Times New Roman" w:hAnsi="Times New Roman" w:cs="Times New Roman"/>
            <w:szCs w:val="24"/>
            <w:lang w:bidi="ar-SA"/>
          </w:rPr>
          <w:t xml:space="preserve">(string </w:t>
        </w:r>
        <w:proofErr w:type="spellStart"/>
        <w:r w:rsidRPr="002F324C">
          <w:rPr>
            <w:rFonts w:ascii="Times New Roman" w:eastAsia="Times New Roman" w:hAnsi="Times New Roman" w:cs="Times New Roman"/>
            <w:szCs w:val="24"/>
            <w:lang w:bidi="ar-SA"/>
          </w:rPr>
          <w:t>orderID</w:t>
        </w:r>
        <w:proofErr w:type="spellEnd"/>
        <w:r w:rsidRPr="002F324C">
          <w:rPr>
            <w:rFonts w:ascii="Times New Roman" w:eastAsia="Times New Roman" w:hAnsi="Times New Roman" w:cs="Times New Roman"/>
            <w:szCs w:val="24"/>
            <w:lang w:bidi="ar-SA"/>
          </w:rPr>
          <w:t>);</w:t>
        </w:r>
      </w:ins>
    </w:p>
    <w:p w14:paraId="08A007E3" w14:textId="77777777" w:rsidR="00D83CF7" w:rsidRPr="002F324C" w:rsidRDefault="00D83CF7" w:rsidP="00D83CF7">
      <w:pPr>
        <w:spacing w:after="0" w:line="240" w:lineRule="auto"/>
        <w:rPr>
          <w:ins w:id="1815" w:author="Zac" w:date="2015-11-16T21:20:00Z"/>
          <w:rFonts w:ascii="Times New Roman" w:eastAsia="Times New Roman" w:hAnsi="Times New Roman" w:cs="Times New Roman"/>
          <w:szCs w:val="24"/>
          <w:lang w:bidi="ar-SA"/>
        </w:rPr>
      </w:pPr>
    </w:p>
    <w:p w14:paraId="7E5B54C5" w14:textId="77777777" w:rsidR="00D83CF7" w:rsidRPr="0094528A" w:rsidRDefault="00D83CF7" w:rsidP="00D83CF7">
      <w:pPr>
        <w:spacing w:after="0" w:line="240" w:lineRule="auto"/>
        <w:ind w:left="720"/>
        <w:rPr>
          <w:ins w:id="1816" w:author="Zac" w:date="2015-11-16T21:20:00Z"/>
          <w:rFonts w:eastAsia="Times New Roman" w:cs="Times New Roman"/>
          <w:szCs w:val="24"/>
          <w:lang w:bidi="ar-SA"/>
          <w:rPrChange w:id="1817" w:author="Zac" w:date="2015-11-16T21:46:00Z">
            <w:rPr>
              <w:ins w:id="1818" w:author="Zac" w:date="2015-11-16T21:20:00Z"/>
              <w:rFonts w:ascii="Times New Roman" w:eastAsia="Times New Roman" w:hAnsi="Times New Roman" w:cs="Times New Roman"/>
              <w:szCs w:val="24"/>
              <w:lang w:bidi="ar-SA"/>
            </w:rPr>
          </w:rPrChange>
        </w:rPr>
      </w:pPr>
      <w:proofErr w:type="gramStart"/>
      <w:ins w:id="1819" w:author="Zac" w:date="2015-11-16T21:20:00Z">
        <w:r w:rsidRPr="0094528A">
          <w:rPr>
            <w:rFonts w:eastAsia="Times New Roman" w:cs="Times New Roman"/>
            <w:szCs w:val="24"/>
            <w:lang w:bidi="ar-SA"/>
            <w:rPrChange w:id="1820" w:author="Zac" w:date="2015-11-16T21:46:00Z">
              <w:rPr>
                <w:rFonts w:ascii="Times New Roman" w:eastAsia="Times New Roman" w:hAnsi="Times New Roman" w:cs="Times New Roman"/>
                <w:szCs w:val="24"/>
                <w:lang w:bidi="ar-SA"/>
              </w:rPr>
            </w:rPrChange>
          </w:rPr>
          <w:t>Only required if the platform’s order confirmation page does not include order details, which we use to create the auto actions file based on real time updates.</w:t>
        </w:r>
        <w:proofErr w:type="gramEnd"/>
        <w:r w:rsidRPr="0094528A">
          <w:rPr>
            <w:rFonts w:eastAsia="Times New Roman" w:cs="Times New Roman"/>
            <w:szCs w:val="24"/>
            <w:lang w:bidi="ar-SA"/>
            <w:rPrChange w:id="1821" w:author="Zac" w:date="2015-11-16T21:46:00Z">
              <w:rPr>
                <w:rFonts w:ascii="Times New Roman" w:eastAsia="Times New Roman" w:hAnsi="Times New Roman" w:cs="Times New Roman"/>
                <w:szCs w:val="24"/>
                <w:lang w:bidi="ar-SA"/>
              </w:rPr>
            </w:rPrChange>
          </w:rPr>
          <w:t xml:space="preserve"> Some platforms don't show order details on the confirmation page, they just provide an order index so our JavaScript can't scrape the order info we need. In this case our service comes here to find the order information based on the order id that was retrieved from the confirmation page. The default override is:</w:t>
        </w:r>
      </w:ins>
    </w:p>
    <w:p w14:paraId="10D00A72" w14:textId="77777777" w:rsidR="00D83CF7" w:rsidRDefault="00D83CF7" w:rsidP="00D83CF7">
      <w:pPr>
        <w:spacing w:after="0" w:line="240" w:lineRule="auto"/>
        <w:ind w:left="720"/>
        <w:rPr>
          <w:ins w:id="1822" w:author="Zac" w:date="2015-11-16T21:20:00Z"/>
          <w:rFonts w:ascii="Times New Roman" w:eastAsia="Times New Roman" w:hAnsi="Times New Roman" w:cs="Times New Roman"/>
          <w:szCs w:val="24"/>
          <w:lang w:bidi="ar-SA"/>
        </w:rPr>
      </w:pPr>
    </w:p>
    <w:p w14:paraId="182D7B14" w14:textId="77777777" w:rsidR="00D83CF7" w:rsidRPr="00FD1720" w:rsidRDefault="00D83CF7" w:rsidP="00D83CF7">
      <w:pPr>
        <w:spacing w:after="0" w:line="240" w:lineRule="auto"/>
        <w:ind w:left="720"/>
        <w:rPr>
          <w:ins w:id="1823" w:author="Zac" w:date="2015-11-16T21:20:00Z"/>
          <w:rFonts w:ascii="Times New Roman" w:eastAsia="Times New Roman" w:hAnsi="Times New Roman" w:cs="Times New Roman"/>
          <w:szCs w:val="24"/>
          <w:lang w:bidi="ar-SA"/>
        </w:rPr>
      </w:pPr>
      <w:proofErr w:type="gramStart"/>
      <w:ins w:id="1824" w:author="Zac" w:date="2015-11-16T21:20:00Z">
        <w:r w:rsidRPr="00FD1720">
          <w:rPr>
            <w:rFonts w:ascii="Times New Roman" w:eastAsia="Times New Roman" w:hAnsi="Times New Roman" w:cs="Times New Roman"/>
            <w:szCs w:val="24"/>
            <w:lang w:bidi="ar-SA"/>
          </w:rPr>
          <w:t>public</w:t>
        </w:r>
        <w:proofErr w:type="gramEnd"/>
        <w:r w:rsidRPr="00FD1720">
          <w:rPr>
            <w:rFonts w:ascii="Times New Roman" w:eastAsia="Times New Roman" w:hAnsi="Times New Roman" w:cs="Times New Roman"/>
            <w:szCs w:val="24"/>
            <w:lang w:bidi="ar-SA"/>
          </w:rPr>
          <w:t xml:space="preserve"> override </w:t>
        </w:r>
        <w:r w:rsidRPr="002F324C">
          <w:rPr>
            <w:rFonts w:ascii="Times New Roman" w:eastAsia="Times New Roman" w:hAnsi="Times New Roman" w:cs="Times New Roman"/>
            <w:szCs w:val="24"/>
            <w:lang w:bidi="ar-SA"/>
          </w:rPr>
          <w:t>voi</w:t>
        </w:r>
        <w:r>
          <w:rPr>
            <w:rFonts w:ascii="Times New Roman" w:eastAsia="Times New Roman" w:hAnsi="Times New Roman" w:cs="Times New Roman"/>
            <w:szCs w:val="24"/>
            <w:lang w:bidi="ar-SA"/>
          </w:rPr>
          <w:t xml:space="preserve">d </w:t>
        </w:r>
        <w:proofErr w:type="spellStart"/>
        <w:r>
          <w:rPr>
            <w:rFonts w:ascii="Times New Roman" w:eastAsia="Times New Roman" w:hAnsi="Times New Roman" w:cs="Times New Roman"/>
            <w:szCs w:val="24"/>
            <w:lang w:bidi="ar-SA"/>
          </w:rPr>
          <w:t>LogSalesOrder</w:t>
        </w:r>
        <w:proofErr w:type="spellEnd"/>
        <w:r>
          <w:rPr>
            <w:rFonts w:ascii="Times New Roman" w:eastAsia="Times New Roman" w:hAnsi="Times New Roman" w:cs="Times New Roman"/>
            <w:szCs w:val="24"/>
            <w:lang w:bidi="ar-SA"/>
          </w:rPr>
          <w:t xml:space="preserve">(string </w:t>
        </w:r>
        <w:proofErr w:type="spellStart"/>
        <w:r>
          <w:rPr>
            <w:rFonts w:ascii="Times New Roman" w:eastAsia="Times New Roman" w:hAnsi="Times New Roman" w:cs="Times New Roman"/>
            <w:szCs w:val="24"/>
            <w:lang w:bidi="ar-SA"/>
          </w:rPr>
          <w:t>orderID</w:t>
        </w:r>
        <w:proofErr w:type="spellEnd"/>
        <w:r>
          <w:rPr>
            <w:rFonts w:ascii="Times New Roman" w:eastAsia="Times New Roman" w:hAnsi="Times New Roman" w:cs="Times New Roman"/>
            <w:szCs w:val="24"/>
            <w:lang w:bidi="ar-SA"/>
          </w:rPr>
          <w:t>)</w:t>
        </w:r>
      </w:ins>
    </w:p>
    <w:p w14:paraId="23D76291" w14:textId="77777777" w:rsidR="00D83CF7" w:rsidRPr="00FD1720" w:rsidRDefault="00D83CF7" w:rsidP="00D83CF7">
      <w:pPr>
        <w:spacing w:after="0" w:line="240" w:lineRule="auto"/>
        <w:ind w:left="720"/>
        <w:rPr>
          <w:ins w:id="1825" w:author="Zac" w:date="2015-11-16T21:20:00Z"/>
          <w:rFonts w:ascii="Times New Roman" w:eastAsia="Times New Roman" w:hAnsi="Times New Roman" w:cs="Times New Roman"/>
          <w:szCs w:val="24"/>
          <w:lang w:bidi="ar-SA"/>
        </w:rPr>
      </w:pPr>
      <w:ins w:id="1826" w:author="Zac" w:date="2015-11-16T21:20:00Z">
        <w:r w:rsidRPr="00FD1720">
          <w:rPr>
            <w:rFonts w:ascii="Times New Roman" w:eastAsia="Times New Roman" w:hAnsi="Times New Roman" w:cs="Times New Roman"/>
            <w:szCs w:val="24"/>
            <w:lang w:bidi="ar-SA"/>
          </w:rPr>
          <w:t>{</w:t>
        </w:r>
      </w:ins>
    </w:p>
    <w:p w14:paraId="18ED2647" w14:textId="77777777" w:rsidR="00D83CF7" w:rsidRPr="00FD1720" w:rsidRDefault="00D83CF7" w:rsidP="00D83CF7">
      <w:pPr>
        <w:spacing w:after="0" w:line="240" w:lineRule="auto"/>
        <w:ind w:left="720" w:firstLine="720"/>
        <w:rPr>
          <w:ins w:id="1827" w:author="Zac" w:date="2015-11-16T21:20:00Z"/>
          <w:rFonts w:ascii="Times New Roman" w:eastAsia="Times New Roman" w:hAnsi="Times New Roman" w:cs="Times New Roman"/>
          <w:szCs w:val="24"/>
          <w:lang w:bidi="ar-SA"/>
        </w:rPr>
      </w:pPr>
      <w:proofErr w:type="gramStart"/>
      <w:ins w:id="1828" w:author="Zac" w:date="2015-11-16T21:20:00Z">
        <w:r w:rsidRPr="00FD1720">
          <w:rPr>
            <w:rFonts w:ascii="Times New Roman" w:eastAsia="Times New Roman" w:hAnsi="Times New Roman" w:cs="Times New Roman"/>
            <w:szCs w:val="24"/>
            <w:lang w:bidi="ar-SA"/>
          </w:rPr>
          <w:t>throw</w:t>
        </w:r>
        <w:proofErr w:type="gramEnd"/>
        <w:r w:rsidRPr="00FD1720">
          <w:rPr>
            <w:rFonts w:ascii="Times New Roman" w:eastAsia="Times New Roman" w:hAnsi="Times New Roman" w:cs="Times New Roman"/>
            <w:szCs w:val="24"/>
            <w:lang w:bidi="ar-SA"/>
          </w:rPr>
          <w:t xml:space="preserve"> new </w:t>
        </w:r>
        <w:proofErr w:type="spellStart"/>
        <w:r w:rsidRPr="00FD1720">
          <w:rPr>
            <w:rFonts w:ascii="Times New Roman" w:eastAsia="Times New Roman" w:hAnsi="Times New Roman" w:cs="Times New Roman"/>
            <w:szCs w:val="24"/>
            <w:lang w:bidi="ar-SA"/>
          </w:rPr>
          <w:t>NotImplementedException</w:t>
        </w:r>
        <w:proofErr w:type="spellEnd"/>
        <w:r w:rsidRPr="00FD1720">
          <w:rPr>
            <w:rFonts w:ascii="Times New Roman" w:eastAsia="Times New Roman" w:hAnsi="Times New Roman" w:cs="Times New Roman"/>
            <w:szCs w:val="24"/>
            <w:lang w:bidi="ar-SA"/>
          </w:rPr>
          <w:t>();</w:t>
        </w:r>
      </w:ins>
    </w:p>
    <w:p w14:paraId="5CE21DD9" w14:textId="77777777" w:rsidR="00D83CF7" w:rsidRPr="00FD1720" w:rsidRDefault="00D83CF7" w:rsidP="00D83CF7">
      <w:pPr>
        <w:spacing w:after="0" w:line="240" w:lineRule="auto"/>
        <w:ind w:left="720"/>
        <w:rPr>
          <w:ins w:id="1829" w:author="Zac" w:date="2015-11-16T21:20:00Z"/>
          <w:rFonts w:ascii="Times New Roman" w:eastAsia="Times New Roman" w:hAnsi="Times New Roman" w:cs="Times New Roman"/>
          <w:szCs w:val="24"/>
          <w:lang w:bidi="ar-SA"/>
        </w:rPr>
      </w:pPr>
      <w:ins w:id="1830" w:author="Zac" w:date="2015-11-16T21:20:00Z">
        <w:r w:rsidRPr="00FD1720">
          <w:rPr>
            <w:rFonts w:ascii="Times New Roman" w:eastAsia="Times New Roman" w:hAnsi="Times New Roman" w:cs="Times New Roman"/>
            <w:szCs w:val="24"/>
            <w:lang w:bidi="ar-SA"/>
          </w:rPr>
          <w:t>}</w:t>
        </w:r>
      </w:ins>
    </w:p>
    <w:p w14:paraId="69A0068A" w14:textId="77777777" w:rsidR="00D83CF7" w:rsidRDefault="00D83CF7" w:rsidP="00D83CF7">
      <w:pPr>
        <w:spacing w:after="0" w:line="240" w:lineRule="auto"/>
        <w:ind w:left="720"/>
        <w:rPr>
          <w:ins w:id="1831" w:author="Zac" w:date="2015-11-16T21:20:00Z"/>
          <w:rFonts w:ascii="Times New Roman" w:eastAsia="Times New Roman" w:hAnsi="Times New Roman" w:cs="Times New Roman"/>
          <w:szCs w:val="24"/>
          <w:lang w:bidi="ar-SA"/>
        </w:rPr>
      </w:pPr>
    </w:p>
    <w:p w14:paraId="3B27CDE0" w14:textId="77777777" w:rsidR="00D83CF7" w:rsidRPr="0094528A" w:rsidRDefault="00D83CF7" w:rsidP="00D83CF7">
      <w:pPr>
        <w:spacing w:after="0" w:line="240" w:lineRule="auto"/>
        <w:ind w:left="720"/>
        <w:rPr>
          <w:ins w:id="1832" w:author="Zac" w:date="2015-11-16T21:20:00Z"/>
          <w:rFonts w:eastAsia="Times New Roman" w:cs="Times New Roman"/>
          <w:szCs w:val="24"/>
          <w:lang w:bidi="ar-SA"/>
          <w:rPrChange w:id="1833" w:author="Zac" w:date="2015-11-16T21:46:00Z">
            <w:rPr>
              <w:ins w:id="1834" w:author="Zac" w:date="2015-11-16T21:20:00Z"/>
              <w:rFonts w:ascii="Times New Roman" w:eastAsia="Times New Roman" w:hAnsi="Times New Roman" w:cs="Times New Roman"/>
              <w:szCs w:val="24"/>
              <w:lang w:bidi="ar-SA"/>
            </w:rPr>
          </w:rPrChange>
        </w:rPr>
      </w:pPr>
      <w:ins w:id="1835" w:author="Zac" w:date="2015-11-16T21:20:00Z">
        <w:r w:rsidRPr="0094528A">
          <w:rPr>
            <w:rFonts w:eastAsia="Times New Roman" w:cs="Times New Roman"/>
            <w:szCs w:val="24"/>
            <w:lang w:bidi="ar-SA"/>
            <w:rPrChange w:id="1836" w:author="Zac" w:date="2015-11-16T21:46:00Z">
              <w:rPr>
                <w:rFonts w:ascii="Times New Roman" w:eastAsia="Times New Roman" w:hAnsi="Times New Roman" w:cs="Times New Roman"/>
                <w:szCs w:val="24"/>
                <w:lang w:bidi="ar-SA"/>
              </w:rPr>
            </w:rPrChange>
          </w:rPr>
          <w:t xml:space="preserve">An example implementation is this one from the </w:t>
        </w:r>
        <w:proofErr w:type="spellStart"/>
        <w:r w:rsidRPr="0094528A">
          <w:rPr>
            <w:rFonts w:eastAsia="Times New Roman" w:cs="Times New Roman"/>
            <w:szCs w:val="24"/>
            <w:lang w:bidi="ar-SA"/>
            <w:rPrChange w:id="1837" w:author="Zac" w:date="2015-11-16T21:46:00Z">
              <w:rPr>
                <w:rFonts w:ascii="Times New Roman" w:eastAsia="Times New Roman" w:hAnsi="Times New Roman" w:cs="Times New Roman"/>
                <w:szCs w:val="24"/>
                <w:lang w:bidi="ar-SA"/>
              </w:rPr>
            </w:rPrChange>
          </w:rPr>
          <w:t>Bigcommerce</w:t>
        </w:r>
        <w:proofErr w:type="spellEnd"/>
        <w:r w:rsidRPr="0094528A">
          <w:rPr>
            <w:rFonts w:eastAsia="Times New Roman" w:cs="Times New Roman"/>
            <w:szCs w:val="24"/>
            <w:lang w:bidi="ar-SA"/>
            <w:rPrChange w:id="1838" w:author="Zac" w:date="2015-11-16T21:46:00Z">
              <w:rPr>
                <w:rFonts w:ascii="Times New Roman" w:eastAsia="Times New Roman" w:hAnsi="Times New Roman" w:cs="Times New Roman"/>
                <w:szCs w:val="24"/>
                <w:lang w:bidi="ar-SA"/>
              </w:rPr>
            </w:rPrChange>
          </w:rPr>
          <w:t xml:space="preserve"> extractor:</w:t>
        </w:r>
      </w:ins>
    </w:p>
    <w:p w14:paraId="0111D9E1" w14:textId="77777777" w:rsidR="00D83CF7" w:rsidRDefault="00D83CF7" w:rsidP="00D83CF7">
      <w:pPr>
        <w:spacing w:after="0" w:line="240" w:lineRule="auto"/>
        <w:ind w:left="720"/>
        <w:rPr>
          <w:ins w:id="1839" w:author="Zac" w:date="2015-11-16T21:20:00Z"/>
          <w:rFonts w:ascii="Times New Roman" w:eastAsia="Times New Roman" w:hAnsi="Times New Roman" w:cs="Times New Roman"/>
          <w:szCs w:val="24"/>
          <w:lang w:bidi="ar-SA"/>
        </w:rPr>
      </w:pPr>
    </w:p>
    <w:p w14:paraId="24E03580" w14:textId="77777777" w:rsidR="00D83CF7" w:rsidRPr="00E06551" w:rsidRDefault="00D83CF7" w:rsidP="00D83CF7">
      <w:pPr>
        <w:spacing w:after="0" w:line="240" w:lineRule="auto"/>
        <w:ind w:left="720"/>
        <w:rPr>
          <w:ins w:id="1840" w:author="Zac" w:date="2015-11-16T21:20:00Z"/>
          <w:rFonts w:ascii="Times New Roman" w:eastAsia="Times New Roman" w:hAnsi="Times New Roman" w:cs="Times New Roman"/>
          <w:sz w:val="20"/>
          <w:szCs w:val="24"/>
          <w:lang w:bidi="ar-SA"/>
        </w:rPr>
      </w:pPr>
      <w:ins w:id="1841" w:author="Zac" w:date="2015-11-16T21:20:00Z">
        <w:r>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public</w:t>
        </w:r>
        <w:proofErr w:type="gramEnd"/>
        <w:r w:rsidRPr="00E06551">
          <w:rPr>
            <w:rFonts w:ascii="Times New Roman" w:eastAsia="Times New Roman" w:hAnsi="Times New Roman" w:cs="Times New Roman"/>
            <w:sz w:val="20"/>
            <w:szCs w:val="24"/>
            <w:lang w:bidi="ar-SA"/>
          </w:rPr>
          <w:t xml:space="preserve"> override void </w:t>
        </w:r>
        <w:proofErr w:type="spellStart"/>
        <w:r w:rsidRPr="00E06551">
          <w:rPr>
            <w:rFonts w:ascii="Times New Roman" w:eastAsia="Times New Roman" w:hAnsi="Times New Roman" w:cs="Times New Roman"/>
            <w:sz w:val="20"/>
            <w:szCs w:val="24"/>
            <w:lang w:bidi="ar-SA"/>
          </w:rPr>
          <w:t>LogSalesOrder</w:t>
        </w:r>
        <w:proofErr w:type="spellEnd"/>
        <w:r w:rsidRPr="00E06551">
          <w:rPr>
            <w:rFonts w:ascii="Times New Roman" w:eastAsia="Times New Roman" w:hAnsi="Times New Roman" w:cs="Times New Roman"/>
            <w:sz w:val="20"/>
            <w:szCs w:val="24"/>
            <w:lang w:bidi="ar-SA"/>
          </w:rPr>
          <w:t xml:space="preserve">(string </w:t>
        </w:r>
        <w:proofErr w:type="spellStart"/>
        <w:r w:rsidRPr="00E06551">
          <w:rPr>
            <w:rFonts w:ascii="Times New Roman" w:eastAsia="Times New Roman" w:hAnsi="Times New Roman" w:cs="Times New Roman"/>
            <w:sz w:val="20"/>
            <w:szCs w:val="24"/>
            <w:lang w:bidi="ar-SA"/>
          </w:rPr>
          <w:t>orderID</w:t>
        </w:r>
        <w:proofErr w:type="spellEnd"/>
        <w:r w:rsidRPr="00E06551">
          <w:rPr>
            <w:rFonts w:ascii="Times New Roman" w:eastAsia="Times New Roman" w:hAnsi="Times New Roman" w:cs="Times New Roman"/>
            <w:sz w:val="20"/>
            <w:szCs w:val="24"/>
            <w:lang w:bidi="ar-SA"/>
          </w:rPr>
          <w:t>)</w:t>
        </w:r>
      </w:ins>
    </w:p>
    <w:p w14:paraId="48714226" w14:textId="77777777" w:rsidR="00D83CF7" w:rsidRPr="00E06551" w:rsidRDefault="00D83CF7" w:rsidP="00D83CF7">
      <w:pPr>
        <w:spacing w:after="0" w:line="240" w:lineRule="auto"/>
        <w:ind w:left="720"/>
        <w:rPr>
          <w:ins w:id="1842" w:author="Zac" w:date="2015-11-16T21:20:00Z"/>
          <w:rFonts w:ascii="Times New Roman" w:eastAsia="Times New Roman" w:hAnsi="Times New Roman" w:cs="Times New Roman"/>
          <w:sz w:val="20"/>
          <w:szCs w:val="24"/>
          <w:lang w:bidi="ar-SA"/>
        </w:rPr>
      </w:pPr>
      <w:ins w:id="1843" w:author="Zac" w:date="2015-11-16T21:20:00Z">
        <w:r w:rsidRPr="00E06551">
          <w:rPr>
            <w:rFonts w:ascii="Times New Roman" w:eastAsia="Times New Roman" w:hAnsi="Times New Roman" w:cs="Times New Roman"/>
            <w:sz w:val="20"/>
            <w:szCs w:val="24"/>
            <w:lang w:bidi="ar-SA"/>
          </w:rPr>
          <w:t>        {</w:t>
        </w:r>
      </w:ins>
    </w:p>
    <w:p w14:paraId="3C037832" w14:textId="77777777" w:rsidR="00D83CF7" w:rsidRPr="00E06551" w:rsidRDefault="00D83CF7" w:rsidP="00D83CF7">
      <w:pPr>
        <w:spacing w:after="0" w:line="240" w:lineRule="auto"/>
        <w:ind w:left="720"/>
        <w:rPr>
          <w:ins w:id="1844" w:author="Zac" w:date="2015-11-16T21:20:00Z"/>
          <w:rFonts w:ascii="Times New Roman" w:eastAsia="Times New Roman" w:hAnsi="Times New Roman" w:cs="Times New Roman"/>
          <w:sz w:val="20"/>
          <w:szCs w:val="24"/>
          <w:lang w:bidi="ar-SA"/>
        </w:rPr>
      </w:pPr>
      <w:ins w:id="1845"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try</w:t>
        </w:r>
        <w:proofErr w:type="gramEnd"/>
      </w:ins>
    </w:p>
    <w:p w14:paraId="6C26E3DD" w14:textId="77777777" w:rsidR="00D83CF7" w:rsidRPr="00E06551" w:rsidRDefault="00D83CF7" w:rsidP="00D83CF7">
      <w:pPr>
        <w:spacing w:after="0" w:line="240" w:lineRule="auto"/>
        <w:ind w:left="720"/>
        <w:rPr>
          <w:ins w:id="1846" w:author="Zac" w:date="2015-11-16T21:20:00Z"/>
          <w:rFonts w:ascii="Times New Roman" w:eastAsia="Times New Roman" w:hAnsi="Times New Roman" w:cs="Times New Roman"/>
          <w:sz w:val="20"/>
          <w:szCs w:val="24"/>
          <w:lang w:bidi="ar-SA"/>
        </w:rPr>
      </w:pPr>
      <w:ins w:id="1847" w:author="Zac" w:date="2015-11-16T21:20:00Z">
        <w:r w:rsidRPr="00E06551">
          <w:rPr>
            <w:rFonts w:ascii="Times New Roman" w:eastAsia="Times New Roman" w:hAnsi="Times New Roman" w:cs="Times New Roman"/>
            <w:sz w:val="20"/>
            <w:szCs w:val="24"/>
            <w:lang w:bidi="ar-SA"/>
          </w:rPr>
          <w:t>            {</w:t>
        </w:r>
      </w:ins>
    </w:p>
    <w:p w14:paraId="2B007CFD" w14:textId="77777777" w:rsidR="00D83CF7" w:rsidRPr="00E06551" w:rsidRDefault="00D83CF7" w:rsidP="00D83CF7">
      <w:pPr>
        <w:spacing w:after="0" w:line="240" w:lineRule="auto"/>
        <w:ind w:left="720"/>
        <w:rPr>
          <w:ins w:id="1848" w:author="Zac" w:date="2015-11-16T21:20:00Z"/>
          <w:rFonts w:ascii="Times New Roman" w:eastAsia="Times New Roman" w:hAnsi="Times New Roman" w:cs="Times New Roman"/>
          <w:sz w:val="20"/>
          <w:szCs w:val="24"/>
          <w:lang w:bidi="ar-SA"/>
        </w:rPr>
      </w:pPr>
      <w:ins w:id="1849" w:author="Zac" w:date="2015-11-16T21:20:00Z">
        <w:r w:rsidRPr="00E06551">
          <w:rPr>
            <w:rFonts w:ascii="Times New Roman" w:eastAsia="Times New Roman" w:hAnsi="Times New Roman" w:cs="Times New Roman"/>
            <w:sz w:val="20"/>
            <w:szCs w:val="24"/>
            <w:lang w:bidi="ar-SA"/>
          </w:rPr>
          <w:t>                // Get the order</w:t>
        </w:r>
      </w:ins>
    </w:p>
    <w:p w14:paraId="4CC7B85F" w14:textId="77777777" w:rsidR="00D83CF7" w:rsidRPr="00E06551" w:rsidRDefault="00D83CF7" w:rsidP="00D83CF7">
      <w:pPr>
        <w:spacing w:after="0" w:line="240" w:lineRule="auto"/>
        <w:ind w:left="720"/>
        <w:rPr>
          <w:ins w:id="1850" w:author="Zac" w:date="2015-11-16T21:20:00Z"/>
          <w:rFonts w:ascii="Times New Roman" w:eastAsia="Times New Roman" w:hAnsi="Times New Roman" w:cs="Times New Roman"/>
          <w:sz w:val="20"/>
          <w:szCs w:val="24"/>
          <w:lang w:bidi="ar-SA"/>
        </w:rPr>
      </w:pPr>
      <w:ins w:id="1851" w:author="Zac" w:date="2015-11-16T21:20:00Z">
        <w:r w:rsidRPr="00E06551">
          <w:rPr>
            <w:rFonts w:ascii="Times New Roman" w:eastAsia="Times New Roman" w:hAnsi="Times New Roman" w:cs="Times New Roman"/>
            <w:sz w:val="20"/>
            <w:szCs w:val="24"/>
            <w:lang w:bidi="ar-SA"/>
          </w:rPr>
          <w:t xml:space="preserve">                </w:t>
        </w:r>
        <w:proofErr w:type="spellStart"/>
        <w:proofErr w:type="gramStart"/>
        <w:r w:rsidRPr="00E06551">
          <w:rPr>
            <w:rFonts w:ascii="Times New Roman" w:eastAsia="Times New Roman" w:hAnsi="Times New Roman" w:cs="Times New Roman"/>
            <w:sz w:val="20"/>
            <w:szCs w:val="24"/>
            <w:lang w:bidi="ar-SA"/>
          </w:rPr>
          <w:t>queryResult</w:t>
        </w:r>
        <w:proofErr w:type="spellEnd"/>
        <w:proofErr w:type="gramEnd"/>
        <w:r w:rsidRPr="00E06551">
          <w:rPr>
            <w:rFonts w:ascii="Times New Roman" w:eastAsia="Times New Roman" w:hAnsi="Times New Roman" w:cs="Times New Roman"/>
            <w:sz w:val="20"/>
            <w:szCs w:val="24"/>
            <w:lang w:bidi="ar-SA"/>
          </w:rPr>
          <w:t xml:space="preserve"> = </w:t>
        </w:r>
        <w:proofErr w:type="spellStart"/>
        <w:r w:rsidRPr="00E06551">
          <w:rPr>
            <w:rFonts w:ascii="Times New Roman" w:eastAsia="Times New Roman" w:hAnsi="Times New Roman" w:cs="Times New Roman"/>
            <w:sz w:val="20"/>
            <w:szCs w:val="24"/>
            <w:lang w:bidi="ar-SA"/>
          </w:rPr>
          <w:t>GetQueryResponse</w:t>
        </w:r>
        <w:proofErr w:type="spellEnd"/>
        <w:r w:rsidRPr="00E06551">
          <w:rPr>
            <w:rFonts w:ascii="Times New Roman" w:eastAsia="Times New Roman" w:hAnsi="Times New Roman" w:cs="Times New Roman"/>
            <w:sz w:val="20"/>
            <w:szCs w:val="24"/>
            <w:lang w:bidi="ar-SA"/>
          </w:rPr>
          <w:t>(</w:t>
        </w:r>
        <w:proofErr w:type="spellStart"/>
        <w:r w:rsidRPr="00E06551">
          <w:rPr>
            <w:rFonts w:ascii="Times New Roman" w:eastAsia="Times New Roman" w:hAnsi="Times New Roman" w:cs="Times New Roman"/>
            <w:sz w:val="20"/>
            <w:szCs w:val="24"/>
            <w:lang w:bidi="ar-SA"/>
          </w:rPr>
          <w:t>DataGroup.Sales</w:t>
        </w:r>
        <w:proofErr w:type="spell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string.Format</w:t>
        </w:r>
        <w:proofErr w:type="spellEnd"/>
        <w:r w:rsidRPr="00E06551">
          <w:rPr>
            <w:rFonts w:ascii="Times New Roman" w:eastAsia="Times New Roman" w:hAnsi="Times New Roman" w:cs="Times New Roman"/>
            <w:sz w:val="20"/>
            <w:szCs w:val="24"/>
            <w:lang w:bidi="ar-SA"/>
          </w:rPr>
          <w:t xml:space="preserve">("orders/{0}", </w:t>
        </w:r>
        <w:proofErr w:type="spellStart"/>
        <w:r w:rsidRPr="00E06551">
          <w:rPr>
            <w:rFonts w:ascii="Times New Roman" w:eastAsia="Times New Roman" w:hAnsi="Times New Roman" w:cs="Times New Roman"/>
            <w:sz w:val="20"/>
            <w:szCs w:val="24"/>
            <w:lang w:bidi="ar-SA"/>
          </w:rPr>
          <w:t>orderID</w:t>
        </w:r>
        <w:proofErr w:type="spellEnd"/>
        <w:r w:rsidRPr="00E06551">
          <w:rPr>
            <w:rFonts w:ascii="Times New Roman" w:eastAsia="Times New Roman" w:hAnsi="Times New Roman" w:cs="Times New Roman"/>
            <w:sz w:val="20"/>
            <w:szCs w:val="24"/>
            <w:lang w:bidi="ar-SA"/>
          </w:rPr>
          <w:t>));</w:t>
        </w:r>
      </w:ins>
    </w:p>
    <w:p w14:paraId="24F8F2C6" w14:textId="77777777" w:rsidR="00D83CF7" w:rsidRPr="00E06551" w:rsidRDefault="00D83CF7" w:rsidP="00D83CF7">
      <w:pPr>
        <w:spacing w:after="0" w:line="240" w:lineRule="auto"/>
        <w:ind w:left="720"/>
        <w:rPr>
          <w:ins w:id="1852" w:author="Zac" w:date="2015-11-16T21:20:00Z"/>
          <w:rFonts w:ascii="Times New Roman" w:eastAsia="Times New Roman" w:hAnsi="Times New Roman" w:cs="Times New Roman"/>
          <w:sz w:val="20"/>
          <w:szCs w:val="24"/>
          <w:lang w:bidi="ar-SA"/>
        </w:rPr>
      </w:pPr>
      <w:ins w:id="1853"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if</w:t>
        </w:r>
        <w:proofErr w:type="gram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queryResult</w:t>
        </w:r>
        <w:proofErr w:type="spellEnd"/>
        <w:r w:rsidRPr="00E06551">
          <w:rPr>
            <w:rFonts w:ascii="Times New Roman" w:eastAsia="Times New Roman" w:hAnsi="Times New Roman" w:cs="Times New Roman"/>
            <w:sz w:val="20"/>
            <w:szCs w:val="24"/>
            <w:lang w:bidi="ar-SA"/>
          </w:rPr>
          <w:t xml:space="preserve"> == "")</w:t>
        </w:r>
      </w:ins>
    </w:p>
    <w:p w14:paraId="7D865CBC" w14:textId="77777777" w:rsidR="00D83CF7" w:rsidRPr="00E06551" w:rsidRDefault="00D83CF7" w:rsidP="00D83CF7">
      <w:pPr>
        <w:spacing w:after="0" w:line="240" w:lineRule="auto"/>
        <w:ind w:left="720"/>
        <w:rPr>
          <w:ins w:id="1854" w:author="Zac" w:date="2015-11-16T21:20:00Z"/>
          <w:rFonts w:ascii="Times New Roman" w:eastAsia="Times New Roman" w:hAnsi="Times New Roman" w:cs="Times New Roman"/>
          <w:sz w:val="20"/>
          <w:szCs w:val="24"/>
          <w:lang w:bidi="ar-SA"/>
        </w:rPr>
      </w:pPr>
      <w:ins w:id="1855"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throw</w:t>
        </w:r>
        <w:proofErr w:type="gramEnd"/>
        <w:r w:rsidRPr="00E06551">
          <w:rPr>
            <w:rFonts w:ascii="Times New Roman" w:eastAsia="Times New Roman" w:hAnsi="Times New Roman" w:cs="Times New Roman"/>
            <w:sz w:val="20"/>
            <w:szCs w:val="24"/>
            <w:lang w:bidi="ar-SA"/>
          </w:rPr>
          <w:t xml:space="preserve"> new Exception(</w:t>
        </w:r>
        <w:proofErr w:type="spellStart"/>
        <w:r w:rsidRPr="00E06551">
          <w:rPr>
            <w:rFonts w:ascii="Times New Roman" w:eastAsia="Times New Roman" w:hAnsi="Times New Roman" w:cs="Times New Roman"/>
            <w:sz w:val="20"/>
            <w:szCs w:val="24"/>
            <w:lang w:bidi="ar-SA"/>
          </w:rPr>
          <w:t>string.Format</w:t>
        </w:r>
        <w:proofErr w:type="spellEnd"/>
        <w:r w:rsidRPr="00E06551">
          <w:rPr>
            <w:rFonts w:ascii="Times New Roman" w:eastAsia="Times New Roman" w:hAnsi="Times New Roman" w:cs="Times New Roman"/>
            <w:sz w:val="20"/>
            <w:szCs w:val="24"/>
            <w:lang w:bidi="ar-SA"/>
          </w:rPr>
          <w:t xml:space="preserve">("Order id {0} not found", </w:t>
        </w:r>
        <w:proofErr w:type="spellStart"/>
        <w:r w:rsidRPr="00E06551">
          <w:rPr>
            <w:rFonts w:ascii="Times New Roman" w:eastAsia="Times New Roman" w:hAnsi="Times New Roman" w:cs="Times New Roman"/>
            <w:sz w:val="20"/>
            <w:szCs w:val="24"/>
            <w:lang w:bidi="ar-SA"/>
          </w:rPr>
          <w:t>orderID</w:t>
        </w:r>
        <w:proofErr w:type="spellEnd"/>
        <w:r w:rsidRPr="00E06551">
          <w:rPr>
            <w:rFonts w:ascii="Times New Roman" w:eastAsia="Times New Roman" w:hAnsi="Times New Roman" w:cs="Times New Roman"/>
            <w:sz w:val="20"/>
            <w:szCs w:val="24"/>
            <w:lang w:bidi="ar-SA"/>
          </w:rPr>
          <w:t>));</w:t>
        </w:r>
      </w:ins>
    </w:p>
    <w:p w14:paraId="26A08B17" w14:textId="77777777" w:rsidR="00D83CF7" w:rsidRPr="00E06551" w:rsidRDefault="00D83CF7" w:rsidP="00D83CF7">
      <w:pPr>
        <w:spacing w:after="0" w:line="240" w:lineRule="auto"/>
        <w:ind w:left="720"/>
        <w:rPr>
          <w:ins w:id="1856" w:author="Zac" w:date="2015-11-16T21:20:00Z"/>
          <w:rFonts w:ascii="Times New Roman" w:eastAsia="Times New Roman" w:hAnsi="Times New Roman" w:cs="Times New Roman"/>
          <w:sz w:val="20"/>
          <w:szCs w:val="24"/>
          <w:lang w:bidi="ar-SA"/>
        </w:rPr>
      </w:pPr>
      <w:ins w:id="1857" w:author="Zac" w:date="2015-11-16T21:20:00Z">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JObject</w:t>
        </w:r>
        <w:proofErr w:type="spellEnd"/>
        <w:r w:rsidRPr="00E06551">
          <w:rPr>
            <w:rFonts w:ascii="Times New Roman" w:eastAsia="Times New Roman" w:hAnsi="Times New Roman" w:cs="Times New Roman"/>
            <w:sz w:val="20"/>
            <w:szCs w:val="24"/>
            <w:lang w:bidi="ar-SA"/>
          </w:rPr>
          <w:t xml:space="preserve"> order = </w:t>
        </w:r>
        <w:proofErr w:type="spellStart"/>
        <w:proofErr w:type="gramStart"/>
        <w:r w:rsidRPr="00E06551">
          <w:rPr>
            <w:rFonts w:ascii="Times New Roman" w:eastAsia="Times New Roman" w:hAnsi="Times New Roman" w:cs="Times New Roman"/>
            <w:sz w:val="20"/>
            <w:szCs w:val="24"/>
            <w:lang w:bidi="ar-SA"/>
          </w:rPr>
          <w:t>JObject.Parse</w:t>
        </w:r>
        <w:proofErr w:type="spellEnd"/>
        <w:r w:rsidRPr="00E06551">
          <w:rPr>
            <w:rFonts w:ascii="Times New Roman" w:eastAsia="Times New Roman" w:hAnsi="Times New Roman" w:cs="Times New Roman"/>
            <w:sz w:val="20"/>
            <w:szCs w:val="24"/>
            <w:lang w:bidi="ar-SA"/>
          </w:rPr>
          <w:t>(</w:t>
        </w:r>
        <w:proofErr w:type="spellStart"/>
        <w:proofErr w:type="gramEnd"/>
        <w:r w:rsidRPr="00E06551">
          <w:rPr>
            <w:rFonts w:ascii="Times New Roman" w:eastAsia="Times New Roman" w:hAnsi="Times New Roman" w:cs="Times New Roman"/>
            <w:sz w:val="20"/>
            <w:szCs w:val="24"/>
            <w:lang w:bidi="ar-SA"/>
          </w:rPr>
          <w:t>queryResult</w:t>
        </w:r>
        <w:proofErr w:type="spellEnd"/>
        <w:r w:rsidRPr="00E06551">
          <w:rPr>
            <w:rFonts w:ascii="Times New Roman" w:eastAsia="Times New Roman" w:hAnsi="Times New Roman" w:cs="Times New Roman"/>
            <w:sz w:val="20"/>
            <w:szCs w:val="24"/>
            <w:lang w:bidi="ar-SA"/>
          </w:rPr>
          <w:t>);</w:t>
        </w:r>
      </w:ins>
    </w:p>
    <w:p w14:paraId="7804AF51" w14:textId="77777777" w:rsidR="00D83CF7" w:rsidRPr="00E06551" w:rsidRDefault="00D83CF7" w:rsidP="00D83CF7">
      <w:pPr>
        <w:spacing w:after="0" w:line="240" w:lineRule="auto"/>
        <w:ind w:left="720"/>
        <w:rPr>
          <w:ins w:id="1858" w:author="Zac" w:date="2015-11-16T21:20:00Z"/>
          <w:rFonts w:ascii="Times New Roman" w:eastAsia="Times New Roman" w:hAnsi="Times New Roman" w:cs="Times New Roman"/>
          <w:sz w:val="20"/>
          <w:szCs w:val="24"/>
          <w:lang w:bidi="ar-SA"/>
        </w:rPr>
      </w:pPr>
      <w:ins w:id="1859" w:author="Zac" w:date="2015-11-16T21:20:00Z">
        <w:r w:rsidRPr="00E06551">
          <w:rPr>
            <w:rFonts w:ascii="Times New Roman" w:eastAsia="Times New Roman" w:hAnsi="Times New Roman" w:cs="Times New Roman"/>
            <w:sz w:val="20"/>
            <w:szCs w:val="24"/>
            <w:lang w:bidi="ar-SA"/>
          </w:rPr>
          <w:t xml:space="preserve">                </w:t>
        </w:r>
        <w:proofErr w:type="spellStart"/>
        <w:proofErr w:type="gramStart"/>
        <w:r w:rsidRPr="00E06551">
          <w:rPr>
            <w:rFonts w:ascii="Times New Roman" w:eastAsia="Times New Roman" w:hAnsi="Times New Roman" w:cs="Times New Roman"/>
            <w:sz w:val="20"/>
            <w:szCs w:val="24"/>
            <w:lang w:bidi="ar-SA"/>
          </w:rPr>
          <w:t>InitializeGroupData</w:t>
        </w:r>
        <w:proofErr w:type="spellEnd"/>
        <w:r w:rsidRPr="00E06551">
          <w:rPr>
            <w:rFonts w:ascii="Times New Roman" w:eastAsia="Times New Roman" w:hAnsi="Times New Roman" w:cs="Times New Roman"/>
            <w:sz w:val="20"/>
            <w:szCs w:val="24"/>
            <w:lang w:bidi="ar-SA"/>
          </w:rPr>
          <w:t>(</w:t>
        </w:r>
        <w:proofErr w:type="spellStart"/>
        <w:proofErr w:type="gramEnd"/>
        <w:r w:rsidRPr="00E06551">
          <w:rPr>
            <w:rFonts w:ascii="Times New Roman" w:eastAsia="Times New Roman" w:hAnsi="Times New Roman" w:cs="Times New Roman"/>
            <w:sz w:val="20"/>
            <w:szCs w:val="24"/>
            <w:lang w:bidi="ar-SA"/>
          </w:rPr>
          <w:t>DataGroup.Sales</w:t>
        </w:r>
        <w:proofErr w:type="spellEnd"/>
        <w:r w:rsidRPr="00E06551">
          <w:rPr>
            <w:rFonts w:ascii="Times New Roman" w:eastAsia="Times New Roman" w:hAnsi="Times New Roman" w:cs="Times New Roman"/>
            <w:sz w:val="20"/>
            <w:szCs w:val="24"/>
            <w:lang w:bidi="ar-SA"/>
          </w:rPr>
          <w:t>, "");</w:t>
        </w:r>
      </w:ins>
    </w:p>
    <w:p w14:paraId="66C6BEF1" w14:textId="77777777" w:rsidR="00D83CF7" w:rsidRPr="00E06551" w:rsidRDefault="00D83CF7" w:rsidP="00D83CF7">
      <w:pPr>
        <w:spacing w:after="0" w:line="240" w:lineRule="auto"/>
        <w:ind w:left="720"/>
        <w:rPr>
          <w:ins w:id="1860" w:author="Zac" w:date="2015-11-16T21:20:00Z"/>
          <w:rFonts w:ascii="Times New Roman" w:eastAsia="Times New Roman" w:hAnsi="Times New Roman" w:cs="Times New Roman"/>
          <w:sz w:val="20"/>
          <w:szCs w:val="24"/>
          <w:lang w:bidi="ar-SA"/>
        </w:rPr>
      </w:pPr>
      <w:ins w:id="1861" w:author="Zac" w:date="2015-11-16T21:20:00Z">
        <w:r w:rsidRPr="00E06551">
          <w:rPr>
            <w:rFonts w:ascii="Times New Roman" w:eastAsia="Times New Roman" w:hAnsi="Times New Roman" w:cs="Times New Roman"/>
            <w:sz w:val="20"/>
            <w:szCs w:val="24"/>
            <w:lang w:bidi="ar-SA"/>
          </w:rPr>
          <w:t xml:space="preserve">                </w:t>
        </w:r>
        <w:proofErr w:type="spellStart"/>
        <w:proofErr w:type="gramStart"/>
        <w:r w:rsidRPr="00E06551">
          <w:rPr>
            <w:rFonts w:ascii="Times New Roman" w:eastAsia="Times New Roman" w:hAnsi="Times New Roman" w:cs="Times New Roman"/>
            <w:sz w:val="20"/>
            <w:szCs w:val="24"/>
            <w:lang w:bidi="ar-SA"/>
          </w:rPr>
          <w:t>GetEntity</w:t>
        </w:r>
        <w:proofErr w:type="spellEnd"/>
        <w:r w:rsidRPr="00E06551">
          <w:rPr>
            <w:rFonts w:ascii="Times New Roman" w:eastAsia="Times New Roman" w:hAnsi="Times New Roman" w:cs="Times New Roman"/>
            <w:sz w:val="20"/>
            <w:szCs w:val="24"/>
            <w:lang w:bidi="ar-SA"/>
          </w:rPr>
          <w:t>(</w:t>
        </w:r>
        <w:proofErr w:type="spellStart"/>
        <w:proofErr w:type="gramEnd"/>
        <w:r w:rsidRPr="00E06551">
          <w:rPr>
            <w:rFonts w:ascii="Times New Roman" w:eastAsia="Times New Roman" w:hAnsi="Times New Roman" w:cs="Times New Roman"/>
            <w:sz w:val="20"/>
            <w:szCs w:val="24"/>
            <w:lang w:bidi="ar-SA"/>
          </w:rPr>
          <w:t>DataGroup.Sales</w:t>
        </w:r>
        <w:proofErr w:type="spellEnd"/>
        <w:r w:rsidRPr="00E06551">
          <w:rPr>
            <w:rFonts w:ascii="Times New Roman" w:eastAsia="Times New Roman" w:hAnsi="Times New Roman" w:cs="Times New Roman"/>
            <w:sz w:val="20"/>
            <w:szCs w:val="24"/>
            <w:lang w:bidi="ar-SA"/>
          </w:rPr>
          <w:t>, order);</w:t>
        </w:r>
      </w:ins>
    </w:p>
    <w:p w14:paraId="719821CD" w14:textId="77777777" w:rsidR="00D83CF7" w:rsidRPr="00E06551" w:rsidRDefault="00D83CF7" w:rsidP="00D83CF7">
      <w:pPr>
        <w:spacing w:after="0" w:line="240" w:lineRule="auto"/>
        <w:ind w:left="720"/>
        <w:rPr>
          <w:ins w:id="1862" w:author="Zac" w:date="2015-11-16T21:20:00Z"/>
          <w:rFonts w:ascii="Times New Roman" w:eastAsia="Times New Roman" w:hAnsi="Times New Roman" w:cs="Times New Roman"/>
          <w:sz w:val="20"/>
          <w:szCs w:val="24"/>
          <w:lang w:bidi="ar-SA"/>
        </w:rPr>
      </w:pPr>
      <w:ins w:id="1863"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if</w:t>
        </w:r>
        <w:proofErr w:type="gram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sales.sales.Count</w:t>
        </w:r>
        <w:proofErr w:type="spellEnd"/>
        <w:r w:rsidRPr="00E06551">
          <w:rPr>
            <w:rFonts w:ascii="Times New Roman" w:eastAsia="Times New Roman" w:hAnsi="Times New Roman" w:cs="Times New Roman"/>
            <w:sz w:val="20"/>
            <w:szCs w:val="24"/>
            <w:lang w:bidi="ar-SA"/>
          </w:rPr>
          <w:t xml:space="preserve"> == 0)</w:t>
        </w:r>
      </w:ins>
    </w:p>
    <w:p w14:paraId="7455B825" w14:textId="77777777" w:rsidR="00D83CF7" w:rsidRPr="00E06551" w:rsidRDefault="00D83CF7" w:rsidP="00D83CF7">
      <w:pPr>
        <w:spacing w:after="0" w:line="240" w:lineRule="auto"/>
        <w:ind w:left="720"/>
        <w:rPr>
          <w:ins w:id="1864" w:author="Zac" w:date="2015-11-16T21:20:00Z"/>
          <w:rFonts w:ascii="Times New Roman" w:eastAsia="Times New Roman" w:hAnsi="Times New Roman" w:cs="Times New Roman"/>
          <w:sz w:val="20"/>
          <w:szCs w:val="24"/>
          <w:lang w:bidi="ar-SA"/>
        </w:rPr>
      </w:pPr>
      <w:ins w:id="1865"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throw</w:t>
        </w:r>
        <w:proofErr w:type="gramEnd"/>
        <w:r w:rsidRPr="00E06551">
          <w:rPr>
            <w:rFonts w:ascii="Times New Roman" w:eastAsia="Times New Roman" w:hAnsi="Times New Roman" w:cs="Times New Roman"/>
            <w:sz w:val="20"/>
            <w:szCs w:val="24"/>
            <w:lang w:bidi="ar-SA"/>
          </w:rPr>
          <w:t xml:space="preserve"> new Exception(</w:t>
        </w:r>
        <w:proofErr w:type="spellStart"/>
        <w:r w:rsidRPr="00E06551">
          <w:rPr>
            <w:rFonts w:ascii="Times New Roman" w:eastAsia="Times New Roman" w:hAnsi="Times New Roman" w:cs="Times New Roman"/>
            <w:sz w:val="20"/>
            <w:szCs w:val="24"/>
            <w:lang w:bidi="ar-SA"/>
          </w:rPr>
          <w:t>string.Format</w:t>
        </w:r>
        <w:proofErr w:type="spellEnd"/>
        <w:r w:rsidRPr="00E06551">
          <w:rPr>
            <w:rFonts w:ascii="Times New Roman" w:eastAsia="Times New Roman" w:hAnsi="Times New Roman" w:cs="Times New Roman"/>
            <w:sz w:val="20"/>
            <w:szCs w:val="24"/>
            <w:lang w:bidi="ar-SA"/>
          </w:rPr>
          <w:t xml:space="preserve">("No products found for Order id {0}", </w:t>
        </w:r>
        <w:proofErr w:type="spellStart"/>
        <w:r w:rsidRPr="00E06551">
          <w:rPr>
            <w:rFonts w:ascii="Times New Roman" w:eastAsia="Times New Roman" w:hAnsi="Times New Roman" w:cs="Times New Roman"/>
            <w:sz w:val="20"/>
            <w:szCs w:val="24"/>
            <w:lang w:bidi="ar-SA"/>
          </w:rPr>
          <w:t>orderID</w:t>
        </w:r>
        <w:proofErr w:type="spellEnd"/>
        <w:r w:rsidRPr="00E06551">
          <w:rPr>
            <w:rFonts w:ascii="Times New Roman" w:eastAsia="Times New Roman" w:hAnsi="Times New Roman" w:cs="Times New Roman"/>
            <w:sz w:val="20"/>
            <w:szCs w:val="24"/>
            <w:lang w:bidi="ar-SA"/>
          </w:rPr>
          <w:t>));</w:t>
        </w:r>
      </w:ins>
    </w:p>
    <w:p w14:paraId="17865B41" w14:textId="77777777" w:rsidR="00D83CF7" w:rsidRPr="00E06551" w:rsidRDefault="00D83CF7" w:rsidP="00D83CF7">
      <w:pPr>
        <w:spacing w:after="0" w:line="240" w:lineRule="auto"/>
        <w:ind w:left="720"/>
        <w:rPr>
          <w:ins w:id="1866" w:author="Zac" w:date="2015-11-16T21:20:00Z"/>
          <w:rFonts w:ascii="Times New Roman" w:eastAsia="Times New Roman" w:hAnsi="Times New Roman" w:cs="Times New Roman"/>
          <w:sz w:val="20"/>
          <w:szCs w:val="24"/>
          <w:lang w:bidi="ar-SA"/>
        </w:rPr>
      </w:pPr>
      <w:ins w:id="1867" w:author="Zac" w:date="2015-11-16T21:20:00Z">
        <w:r w:rsidRPr="00E06551">
          <w:rPr>
            <w:rFonts w:ascii="Times New Roman" w:eastAsia="Times New Roman" w:hAnsi="Times New Roman" w:cs="Times New Roman"/>
            <w:sz w:val="20"/>
            <w:szCs w:val="24"/>
            <w:lang w:bidi="ar-SA"/>
          </w:rPr>
          <w:t xml:space="preserve">                </w:t>
        </w:r>
        <w:proofErr w:type="spellStart"/>
        <w:proofErr w:type="gramStart"/>
        <w:r w:rsidRPr="00E06551">
          <w:rPr>
            <w:rFonts w:ascii="Times New Roman" w:eastAsia="Times New Roman" w:hAnsi="Times New Roman" w:cs="Times New Roman"/>
            <w:sz w:val="20"/>
            <w:szCs w:val="24"/>
            <w:lang w:bidi="ar-SA"/>
          </w:rPr>
          <w:t>foreach</w:t>
        </w:r>
        <w:proofErr w:type="spellEnd"/>
        <w:proofErr w:type="gramEnd"/>
        <w:r w:rsidRPr="00E06551">
          <w:rPr>
            <w:rFonts w:ascii="Times New Roman" w:eastAsia="Times New Roman" w:hAnsi="Times New Roman" w:cs="Times New Roman"/>
            <w:sz w:val="20"/>
            <w:szCs w:val="24"/>
            <w:lang w:bidi="ar-SA"/>
          </w:rPr>
          <w:t xml:space="preserve"> (Sale </w:t>
        </w:r>
        <w:proofErr w:type="spellStart"/>
        <w:r w:rsidRPr="00E06551">
          <w:rPr>
            <w:rFonts w:ascii="Times New Roman" w:eastAsia="Times New Roman" w:hAnsi="Times New Roman" w:cs="Times New Roman"/>
            <w:sz w:val="20"/>
            <w:szCs w:val="24"/>
            <w:lang w:bidi="ar-SA"/>
          </w:rPr>
          <w:t>sale</w:t>
        </w:r>
        <w:proofErr w:type="spellEnd"/>
        <w:r w:rsidRPr="00E06551">
          <w:rPr>
            <w:rFonts w:ascii="Times New Roman" w:eastAsia="Times New Roman" w:hAnsi="Times New Roman" w:cs="Times New Roman"/>
            <w:sz w:val="20"/>
            <w:szCs w:val="24"/>
            <w:lang w:bidi="ar-SA"/>
          </w:rPr>
          <w:t xml:space="preserve"> in </w:t>
        </w:r>
        <w:proofErr w:type="spellStart"/>
        <w:r w:rsidRPr="00E06551">
          <w:rPr>
            <w:rFonts w:ascii="Times New Roman" w:eastAsia="Times New Roman" w:hAnsi="Times New Roman" w:cs="Times New Roman"/>
            <w:sz w:val="20"/>
            <w:szCs w:val="24"/>
            <w:lang w:bidi="ar-SA"/>
          </w:rPr>
          <w:t>sales.sales</w:t>
        </w:r>
        <w:proofErr w:type="spellEnd"/>
        <w:r w:rsidRPr="00E06551">
          <w:rPr>
            <w:rFonts w:ascii="Times New Roman" w:eastAsia="Times New Roman" w:hAnsi="Times New Roman" w:cs="Times New Roman"/>
            <w:sz w:val="20"/>
            <w:szCs w:val="24"/>
            <w:lang w:bidi="ar-SA"/>
          </w:rPr>
          <w:t>)</w:t>
        </w:r>
      </w:ins>
    </w:p>
    <w:p w14:paraId="1867912D" w14:textId="77777777" w:rsidR="00D83CF7" w:rsidRPr="00E06551" w:rsidRDefault="00D83CF7" w:rsidP="00D83CF7">
      <w:pPr>
        <w:spacing w:after="0" w:line="240" w:lineRule="auto"/>
        <w:ind w:left="720"/>
        <w:rPr>
          <w:ins w:id="1868" w:author="Zac" w:date="2015-11-16T21:20:00Z"/>
          <w:rFonts w:ascii="Times New Roman" w:eastAsia="Times New Roman" w:hAnsi="Times New Roman" w:cs="Times New Roman"/>
          <w:sz w:val="20"/>
          <w:szCs w:val="24"/>
          <w:lang w:bidi="ar-SA"/>
        </w:rPr>
      </w:pPr>
      <w:ins w:id="1869" w:author="Zac" w:date="2015-11-16T21:20:00Z">
        <w:r w:rsidRPr="00E06551">
          <w:rPr>
            <w:rFonts w:ascii="Times New Roman" w:eastAsia="Times New Roman" w:hAnsi="Times New Roman" w:cs="Times New Roman"/>
            <w:sz w:val="20"/>
            <w:szCs w:val="24"/>
            <w:lang w:bidi="ar-SA"/>
          </w:rPr>
          <w:t>                {</w:t>
        </w:r>
      </w:ins>
    </w:p>
    <w:p w14:paraId="5839268A" w14:textId="77777777" w:rsidR="00D83CF7" w:rsidRDefault="00D83CF7" w:rsidP="00D83CF7">
      <w:pPr>
        <w:spacing w:after="0" w:line="240" w:lineRule="auto"/>
        <w:ind w:left="720"/>
        <w:rPr>
          <w:ins w:id="1870" w:author="Zac" w:date="2015-11-16T21:20:00Z"/>
          <w:rFonts w:ascii="Times New Roman" w:eastAsia="Times New Roman" w:hAnsi="Times New Roman" w:cs="Times New Roman"/>
          <w:sz w:val="20"/>
          <w:szCs w:val="24"/>
          <w:lang w:bidi="ar-SA"/>
        </w:rPr>
      </w:pPr>
      <w:ins w:id="1871" w:author="Zac" w:date="2015-11-16T21:20:00Z">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DateTime</w:t>
        </w:r>
        <w:proofErr w:type="spell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oDate</w:t>
        </w:r>
        <w:proofErr w:type="spellEnd"/>
        <w:r w:rsidRPr="00E06551">
          <w:rPr>
            <w:rFonts w:ascii="Times New Roman" w:eastAsia="Times New Roman" w:hAnsi="Times New Roman" w:cs="Times New Roman"/>
            <w:sz w:val="20"/>
            <w:szCs w:val="24"/>
            <w:lang w:bidi="ar-SA"/>
          </w:rPr>
          <w:t xml:space="preserve"> = (</w:t>
        </w:r>
        <w:proofErr w:type="spellStart"/>
        <w:r w:rsidRPr="00E06551">
          <w:rPr>
            <w:rFonts w:ascii="Times New Roman" w:eastAsia="Times New Roman" w:hAnsi="Times New Roman" w:cs="Times New Roman"/>
            <w:sz w:val="20"/>
            <w:szCs w:val="24"/>
            <w:lang w:bidi="ar-SA"/>
          </w:rPr>
          <w:t>sale.Date.Length</w:t>
        </w:r>
        <w:proofErr w:type="spellEnd"/>
        <w:r w:rsidRPr="00E06551">
          <w:rPr>
            <w:rFonts w:ascii="Times New Roman" w:eastAsia="Times New Roman" w:hAnsi="Times New Roman" w:cs="Times New Roman"/>
            <w:sz w:val="20"/>
            <w:szCs w:val="24"/>
            <w:lang w:bidi="ar-SA"/>
          </w:rPr>
          <w:t xml:space="preserve"> &lt; 1</w:t>
        </w:r>
        <w:proofErr w:type="gramStart"/>
        <w:r w:rsidRPr="00E06551">
          <w:rPr>
            <w:rFonts w:ascii="Times New Roman" w:eastAsia="Times New Roman" w:hAnsi="Times New Roman" w:cs="Times New Roman"/>
            <w:sz w:val="20"/>
            <w:szCs w:val="24"/>
            <w:lang w:bidi="ar-SA"/>
          </w:rPr>
          <w:t>) ?</w:t>
        </w:r>
        <w:proofErr w:type="gramEnd"/>
        <w:r w:rsidRPr="00E06551">
          <w:rPr>
            <w:rFonts w:ascii="Times New Roman" w:eastAsia="Times New Roman" w:hAnsi="Times New Roman" w:cs="Times New Roman"/>
            <w:sz w:val="20"/>
            <w:szCs w:val="24"/>
            <w:lang w:bidi="ar-SA"/>
          </w:rPr>
          <w:t xml:space="preserve"> </w:t>
        </w:r>
      </w:ins>
    </w:p>
    <w:p w14:paraId="23886901" w14:textId="77777777" w:rsidR="00D83CF7" w:rsidRPr="00E06551" w:rsidRDefault="00D83CF7" w:rsidP="00D83CF7">
      <w:pPr>
        <w:spacing w:after="0" w:line="240" w:lineRule="auto"/>
        <w:ind w:left="2160"/>
        <w:rPr>
          <w:ins w:id="1872" w:author="Zac" w:date="2015-11-16T21:20:00Z"/>
          <w:rFonts w:ascii="Times New Roman" w:eastAsia="Times New Roman" w:hAnsi="Times New Roman" w:cs="Times New Roman"/>
          <w:sz w:val="20"/>
          <w:szCs w:val="24"/>
          <w:lang w:bidi="ar-SA"/>
        </w:rPr>
      </w:pPr>
      <w:proofErr w:type="spellStart"/>
      <w:proofErr w:type="gramStart"/>
      <w:ins w:id="1873" w:author="Zac" w:date="2015-11-16T21:20:00Z">
        <w:r w:rsidRPr="00E06551">
          <w:rPr>
            <w:rFonts w:ascii="Times New Roman" w:eastAsia="Times New Roman" w:hAnsi="Times New Roman" w:cs="Times New Roman"/>
            <w:sz w:val="20"/>
            <w:szCs w:val="24"/>
            <w:lang w:bidi="ar-SA"/>
          </w:rPr>
          <w:t>Input.DateTimeConvert</w:t>
        </w:r>
        <w:proofErr w:type="spellEnd"/>
        <w:r w:rsidRPr="00E06551">
          <w:rPr>
            <w:rFonts w:ascii="Times New Roman" w:eastAsia="Times New Roman" w:hAnsi="Times New Roman" w:cs="Times New Roman"/>
            <w:sz w:val="20"/>
            <w:szCs w:val="24"/>
            <w:lang w:bidi="ar-SA"/>
          </w:rPr>
          <w:t>(</w:t>
        </w:r>
        <w:proofErr w:type="spellStart"/>
        <w:proofErr w:type="gramEnd"/>
        <w:r w:rsidRPr="00E06551">
          <w:rPr>
            <w:rFonts w:ascii="Times New Roman" w:eastAsia="Times New Roman" w:hAnsi="Times New Roman" w:cs="Times New Roman"/>
            <w:sz w:val="20"/>
            <w:szCs w:val="24"/>
            <w:lang w:bidi="ar-SA"/>
          </w:rPr>
          <w:t>DateTime.Now</w:t>
        </w:r>
        <w:proofErr w:type="spell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Rules.SiteTimeZone</w:t>
        </w:r>
        <w:proofErr w:type="spellEnd"/>
        <w:r w:rsidRPr="00E06551">
          <w:rPr>
            <w:rFonts w:ascii="Times New Roman" w:eastAsia="Times New Roman" w:hAnsi="Times New Roman" w:cs="Times New Roman"/>
            <w:sz w:val="20"/>
            <w:szCs w:val="24"/>
            <w:lang w:bidi="ar-SA"/>
          </w:rPr>
          <w:t xml:space="preserve">) : </w:t>
        </w:r>
        <w:proofErr w:type="spellStart"/>
        <w:r>
          <w:rPr>
            <w:rFonts w:ascii="Times New Roman" w:eastAsia="Times New Roman" w:hAnsi="Times New Roman" w:cs="Times New Roman"/>
            <w:sz w:val="20"/>
            <w:szCs w:val="24"/>
            <w:lang w:bidi="ar-SA"/>
          </w:rPr>
          <w:t>Da</w:t>
        </w:r>
        <w:r w:rsidRPr="00E06551">
          <w:rPr>
            <w:rFonts w:ascii="Times New Roman" w:eastAsia="Times New Roman" w:hAnsi="Times New Roman" w:cs="Times New Roman"/>
            <w:sz w:val="20"/>
            <w:szCs w:val="24"/>
            <w:lang w:bidi="ar-SA"/>
          </w:rPr>
          <w:t>teTime.Parse</w:t>
        </w:r>
        <w:proofErr w:type="spellEnd"/>
        <w:r w:rsidRPr="00E06551">
          <w:rPr>
            <w:rFonts w:ascii="Times New Roman" w:eastAsia="Times New Roman" w:hAnsi="Times New Roman" w:cs="Times New Roman"/>
            <w:sz w:val="20"/>
            <w:szCs w:val="24"/>
            <w:lang w:bidi="ar-SA"/>
          </w:rPr>
          <w:t>(</w:t>
        </w:r>
        <w:proofErr w:type="spellStart"/>
        <w:r w:rsidRPr="00E06551">
          <w:rPr>
            <w:rFonts w:ascii="Times New Roman" w:eastAsia="Times New Roman" w:hAnsi="Times New Roman" w:cs="Times New Roman"/>
            <w:sz w:val="20"/>
            <w:szCs w:val="24"/>
            <w:lang w:bidi="ar-SA"/>
          </w:rPr>
          <w:t>sale.Date</w:t>
        </w:r>
        <w:proofErr w:type="spellEnd"/>
        <w:r w:rsidRPr="00E06551">
          <w:rPr>
            <w:rFonts w:ascii="Times New Roman" w:eastAsia="Times New Roman" w:hAnsi="Times New Roman" w:cs="Times New Roman"/>
            <w:sz w:val="20"/>
            <w:szCs w:val="24"/>
            <w:lang w:bidi="ar-SA"/>
          </w:rPr>
          <w:t>);</w:t>
        </w:r>
      </w:ins>
    </w:p>
    <w:p w14:paraId="43312248" w14:textId="77777777" w:rsidR="00D83CF7" w:rsidRPr="00E06551" w:rsidRDefault="00D83CF7" w:rsidP="00D83CF7">
      <w:pPr>
        <w:spacing w:after="0" w:line="240" w:lineRule="auto"/>
        <w:ind w:left="720"/>
        <w:rPr>
          <w:ins w:id="1874" w:author="Zac" w:date="2015-11-16T21:20:00Z"/>
          <w:rFonts w:ascii="Times New Roman" w:eastAsia="Times New Roman" w:hAnsi="Times New Roman" w:cs="Times New Roman"/>
          <w:sz w:val="20"/>
          <w:szCs w:val="24"/>
          <w:lang w:bidi="ar-SA"/>
        </w:rPr>
      </w:pPr>
      <w:ins w:id="1875" w:author="Zac" w:date="2015-11-16T21:20:00Z">
        <w:r w:rsidRPr="00E06551">
          <w:rPr>
            <w:rFonts w:ascii="Times New Roman" w:eastAsia="Times New Roman" w:hAnsi="Times New Roman" w:cs="Times New Roman"/>
            <w:sz w:val="20"/>
            <w:szCs w:val="24"/>
            <w:lang w:bidi="ar-SA"/>
          </w:rPr>
          <w:t xml:space="preserve">                    </w:t>
        </w:r>
        <w:proofErr w:type="spellStart"/>
        <w:proofErr w:type="gramStart"/>
        <w:r w:rsidRPr="00E06551">
          <w:rPr>
            <w:rFonts w:ascii="Times New Roman" w:eastAsia="Times New Roman" w:hAnsi="Times New Roman" w:cs="Times New Roman"/>
            <w:sz w:val="20"/>
            <w:szCs w:val="24"/>
            <w:lang w:bidi="ar-SA"/>
          </w:rPr>
          <w:t>int</w:t>
        </w:r>
        <w:proofErr w:type="spellEnd"/>
        <w:proofErr w:type="gram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oQuantity</w:t>
        </w:r>
        <w:proofErr w:type="spellEnd"/>
        <w:r w:rsidRPr="00E06551">
          <w:rPr>
            <w:rFonts w:ascii="Times New Roman" w:eastAsia="Times New Roman" w:hAnsi="Times New Roman" w:cs="Times New Roman"/>
            <w:sz w:val="20"/>
            <w:szCs w:val="24"/>
            <w:lang w:bidi="ar-SA"/>
          </w:rPr>
          <w:t>;</w:t>
        </w:r>
      </w:ins>
    </w:p>
    <w:p w14:paraId="4EFCF29B" w14:textId="77777777" w:rsidR="00D83CF7" w:rsidRPr="00E06551" w:rsidRDefault="00D83CF7" w:rsidP="00D83CF7">
      <w:pPr>
        <w:spacing w:after="0" w:line="240" w:lineRule="auto"/>
        <w:ind w:left="720"/>
        <w:rPr>
          <w:ins w:id="1876" w:author="Zac" w:date="2015-11-16T21:20:00Z"/>
          <w:rFonts w:ascii="Times New Roman" w:eastAsia="Times New Roman" w:hAnsi="Times New Roman" w:cs="Times New Roman"/>
          <w:sz w:val="20"/>
          <w:szCs w:val="24"/>
          <w:lang w:bidi="ar-SA"/>
        </w:rPr>
      </w:pPr>
      <w:ins w:id="1877"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if</w:t>
        </w:r>
        <w:proofErr w:type="gram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int.TryParse</w:t>
        </w:r>
        <w:proofErr w:type="spellEnd"/>
        <w:r w:rsidRPr="00E06551">
          <w:rPr>
            <w:rFonts w:ascii="Times New Roman" w:eastAsia="Times New Roman" w:hAnsi="Times New Roman" w:cs="Times New Roman"/>
            <w:sz w:val="20"/>
            <w:szCs w:val="24"/>
            <w:lang w:bidi="ar-SA"/>
          </w:rPr>
          <w:t>(</w:t>
        </w:r>
        <w:proofErr w:type="spellStart"/>
        <w:r w:rsidRPr="00E06551">
          <w:rPr>
            <w:rFonts w:ascii="Times New Roman" w:eastAsia="Times New Roman" w:hAnsi="Times New Roman" w:cs="Times New Roman"/>
            <w:sz w:val="20"/>
            <w:szCs w:val="24"/>
            <w:lang w:bidi="ar-SA"/>
          </w:rPr>
          <w:t>sale.Quantity</w:t>
        </w:r>
        <w:proofErr w:type="spellEnd"/>
        <w:r w:rsidRPr="00E06551">
          <w:rPr>
            <w:rFonts w:ascii="Times New Roman" w:eastAsia="Times New Roman" w:hAnsi="Times New Roman" w:cs="Times New Roman"/>
            <w:sz w:val="20"/>
            <w:szCs w:val="24"/>
            <w:lang w:bidi="ar-SA"/>
          </w:rPr>
          <w:t xml:space="preserve">, out </w:t>
        </w:r>
        <w:proofErr w:type="spellStart"/>
        <w:r w:rsidRPr="00E06551">
          <w:rPr>
            <w:rFonts w:ascii="Times New Roman" w:eastAsia="Times New Roman" w:hAnsi="Times New Roman" w:cs="Times New Roman"/>
            <w:sz w:val="20"/>
            <w:szCs w:val="24"/>
            <w:lang w:bidi="ar-SA"/>
          </w:rPr>
          <w:t>oQuantity</w:t>
        </w:r>
        <w:proofErr w:type="spellEnd"/>
        <w:r w:rsidRPr="00E06551">
          <w:rPr>
            <w:rFonts w:ascii="Times New Roman" w:eastAsia="Times New Roman" w:hAnsi="Times New Roman" w:cs="Times New Roman"/>
            <w:sz w:val="20"/>
            <w:szCs w:val="24"/>
            <w:lang w:bidi="ar-SA"/>
          </w:rPr>
          <w:t xml:space="preserve">) || </w:t>
        </w:r>
        <w:proofErr w:type="spellStart"/>
        <w:r w:rsidRPr="00E06551">
          <w:rPr>
            <w:rFonts w:ascii="Times New Roman" w:eastAsia="Times New Roman" w:hAnsi="Times New Roman" w:cs="Times New Roman"/>
            <w:sz w:val="20"/>
            <w:szCs w:val="24"/>
            <w:lang w:bidi="ar-SA"/>
          </w:rPr>
          <w:t>oQuantity</w:t>
        </w:r>
        <w:proofErr w:type="spellEnd"/>
        <w:r w:rsidRPr="00E06551">
          <w:rPr>
            <w:rFonts w:ascii="Times New Roman" w:eastAsia="Times New Roman" w:hAnsi="Times New Roman" w:cs="Times New Roman"/>
            <w:sz w:val="20"/>
            <w:szCs w:val="24"/>
            <w:lang w:bidi="ar-SA"/>
          </w:rPr>
          <w:t xml:space="preserve"> &lt; 1) continue;</w:t>
        </w:r>
      </w:ins>
    </w:p>
    <w:p w14:paraId="58F404F7" w14:textId="77777777" w:rsidR="00D83CF7" w:rsidRPr="00E06551" w:rsidRDefault="00D83CF7" w:rsidP="00D83CF7">
      <w:pPr>
        <w:spacing w:after="0" w:line="240" w:lineRule="auto"/>
        <w:ind w:left="720"/>
        <w:rPr>
          <w:ins w:id="1878" w:author="Zac" w:date="2015-11-16T21:20:00Z"/>
          <w:rFonts w:ascii="Times New Roman" w:eastAsia="Times New Roman" w:hAnsi="Times New Roman" w:cs="Times New Roman"/>
          <w:sz w:val="20"/>
          <w:szCs w:val="24"/>
          <w:lang w:bidi="ar-SA"/>
        </w:rPr>
      </w:pPr>
      <w:ins w:id="1879" w:author="Zac" w:date="2015-11-16T21:20:00Z">
        <w:r w:rsidRPr="00E06551">
          <w:rPr>
            <w:rFonts w:ascii="Times New Roman" w:eastAsia="Times New Roman" w:hAnsi="Times New Roman" w:cs="Times New Roman"/>
            <w:sz w:val="20"/>
            <w:szCs w:val="24"/>
            <w:lang w:bidi="ar-SA"/>
          </w:rPr>
          <w:lastRenderedPageBreak/>
          <w:t>                    //Log in AutoActions-YY-MM.txt</w:t>
        </w:r>
      </w:ins>
    </w:p>
    <w:p w14:paraId="246F5DB6" w14:textId="77777777" w:rsidR="00D83CF7" w:rsidRPr="00E06551" w:rsidRDefault="00D83CF7" w:rsidP="00D83CF7">
      <w:pPr>
        <w:spacing w:after="0" w:line="240" w:lineRule="auto"/>
        <w:ind w:left="1440"/>
        <w:rPr>
          <w:ins w:id="1880" w:author="Zac" w:date="2015-11-16T21:20:00Z"/>
          <w:rFonts w:ascii="Times New Roman" w:eastAsia="Times New Roman" w:hAnsi="Times New Roman" w:cs="Times New Roman"/>
          <w:sz w:val="20"/>
          <w:szCs w:val="24"/>
          <w:lang w:bidi="ar-SA"/>
        </w:rPr>
      </w:pPr>
      <w:ins w:id="1881" w:author="Zac" w:date="2015-11-16T21:20:00Z">
        <w:r w:rsidRPr="00E06551">
          <w:rPr>
            <w:rFonts w:ascii="Times New Roman" w:eastAsia="Times New Roman" w:hAnsi="Times New Roman" w:cs="Times New Roman"/>
            <w:sz w:val="20"/>
            <w:szCs w:val="24"/>
            <w:lang w:bidi="ar-SA"/>
          </w:rPr>
          <w:t>   </w:t>
        </w:r>
        <w:r>
          <w:rPr>
            <w:rFonts w:ascii="Times New Roman" w:eastAsia="Times New Roman" w:hAnsi="Times New Roman" w:cs="Times New Roman"/>
            <w:sz w:val="20"/>
            <w:szCs w:val="24"/>
            <w:lang w:bidi="ar-SA"/>
          </w:rPr>
          <w:t xml:space="preserve">  </w:t>
        </w:r>
        <w:proofErr w:type="spellStart"/>
        <w:proofErr w:type="gramStart"/>
        <w:r w:rsidRPr="00E06551">
          <w:rPr>
            <w:rFonts w:ascii="Times New Roman" w:eastAsia="Times New Roman" w:hAnsi="Times New Roman" w:cs="Times New Roman"/>
            <w:sz w:val="20"/>
            <w:szCs w:val="24"/>
            <w:lang w:bidi="ar-SA"/>
          </w:rPr>
          <w:t>DataLogProxy.Instance.LogSingleAction</w:t>
        </w:r>
        <w:proofErr w:type="spellEnd"/>
        <w:r w:rsidRPr="00E06551">
          <w:rPr>
            <w:rFonts w:ascii="Times New Roman" w:eastAsia="Times New Roman" w:hAnsi="Times New Roman" w:cs="Times New Roman"/>
            <w:sz w:val="20"/>
            <w:szCs w:val="24"/>
            <w:lang w:bidi="ar-SA"/>
          </w:rPr>
          <w:t>(</w:t>
        </w:r>
        <w:proofErr w:type="gramEnd"/>
        <w:r w:rsidRPr="00E06551">
          <w:rPr>
            <w:rFonts w:ascii="Times New Roman" w:eastAsia="Times New Roman" w:hAnsi="Times New Roman" w:cs="Times New Roman"/>
            <w:sz w:val="20"/>
            <w:szCs w:val="24"/>
            <w:lang w:bidi="ar-SA"/>
          </w:rPr>
          <w:t xml:space="preserve">Alias, </w:t>
        </w:r>
        <w:proofErr w:type="spellStart"/>
        <w:r w:rsidRPr="00E06551">
          <w:rPr>
            <w:rFonts w:ascii="Times New Roman" w:eastAsia="Times New Roman" w:hAnsi="Times New Roman" w:cs="Times New Roman"/>
            <w:sz w:val="20"/>
            <w:szCs w:val="24"/>
            <w:lang w:bidi="ar-SA"/>
          </w:rPr>
          <w:t>orderID</w:t>
        </w:r>
        <w:proofErr w:type="spell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sale.ProductID</w:t>
        </w:r>
        <w:proofErr w:type="spell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sale.CustomerID</w:t>
        </w:r>
        <w:proofErr w:type="spell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oQuantity</w:t>
        </w:r>
        <w:proofErr w:type="spell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oDate</w:t>
        </w:r>
        <w:proofErr w:type="spellEnd"/>
        <w:r w:rsidRPr="00E06551">
          <w:rPr>
            <w:rFonts w:ascii="Times New Roman" w:eastAsia="Times New Roman" w:hAnsi="Times New Roman" w:cs="Times New Roman"/>
            <w:sz w:val="20"/>
            <w:szCs w:val="24"/>
            <w:lang w:bidi="ar-SA"/>
          </w:rPr>
          <w:t>);</w:t>
        </w:r>
      </w:ins>
    </w:p>
    <w:p w14:paraId="5F6ACAC2" w14:textId="77777777" w:rsidR="00D83CF7" w:rsidRPr="00E06551" w:rsidRDefault="00D83CF7" w:rsidP="00D83CF7">
      <w:pPr>
        <w:spacing w:after="0" w:line="240" w:lineRule="auto"/>
        <w:ind w:left="720" w:firstLine="720"/>
        <w:rPr>
          <w:ins w:id="1882" w:author="Zac" w:date="2015-11-16T21:20:00Z"/>
          <w:rFonts w:ascii="Times New Roman" w:eastAsia="Times New Roman" w:hAnsi="Times New Roman" w:cs="Times New Roman"/>
          <w:sz w:val="20"/>
          <w:szCs w:val="24"/>
          <w:lang w:bidi="ar-SA"/>
        </w:rPr>
      </w:pPr>
      <w:ins w:id="1883" w:author="Zac" w:date="2015-11-16T21:20:00Z">
        <w:r>
          <w:rPr>
            <w:rFonts w:ascii="Times New Roman" w:eastAsia="Times New Roman" w:hAnsi="Times New Roman" w:cs="Times New Roman"/>
            <w:sz w:val="20"/>
            <w:szCs w:val="24"/>
            <w:lang w:bidi="ar-SA"/>
          </w:rPr>
          <w:t xml:space="preserve">                 </w:t>
        </w:r>
        <w:r w:rsidRPr="00E06551">
          <w:rPr>
            <w:rFonts w:ascii="Times New Roman" w:eastAsia="Times New Roman" w:hAnsi="Times New Roman" w:cs="Times New Roman"/>
            <w:sz w:val="20"/>
            <w:szCs w:val="24"/>
            <w:lang w:bidi="ar-SA"/>
          </w:rPr>
          <w:t>}</w:t>
        </w:r>
      </w:ins>
    </w:p>
    <w:p w14:paraId="1EF164CC" w14:textId="77777777" w:rsidR="00D83CF7" w:rsidRPr="00E06551" w:rsidRDefault="00D83CF7" w:rsidP="00D83CF7">
      <w:pPr>
        <w:spacing w:after="0" w:line="240" w:lineRule="auto"/>
        <w:ind w:left="720"/>
        <w:rPr>
          <w:ins w:id="1884" w:author="Zac" w:date="2015-11-16T21:20:00Z"/>
          <w:rFonts w:ascii="Times New Roman" w:eastAsia="Times New Roman" w:hAnsi="Times New Roman" w:cs="Times New Roman"/>
          <w:sz w:val="20"/>
          <w:szCs w:val="24"/>
          <w:lang w:bidi="ar-SA"/>
        </w:rPr>
      </w:pPr>
      <w:ins w:id="1885" w:author="Zac" w:date="2015-11-16T21:20:00Z">
        <w:r>
          <w:rPr>
            <w:rFonts w:ascii="Times New Roman" w:eastAsia="Times New Roman" w:hAnsi="Times New Roman" w:cs="Times New Roman"/>
            <w:sz w:val="20"/>
            <w:szCs w:val="24"/>
            <w:lang w:bidi="ar-SA"/>
          </w:rPr>
          <w:t xml:space="preserve">            </w:t>
        </w:r>
        <w:r w:rsidRPr="00E06551">
          <w:rPr>
            <w:rFonts w:ascii="Times New Roman" w:eastAsia="Times New Roman" w:hAnsi="Times New Roman" w:cs="Times New Roman"/>
            <w:sz w:val="20"/>
            <w:szCs w:val="24"/>
            <w:lang w:bidi="ar-SA"/>
          </w:rPr>
          <w:t>}</w:t>
        </w:r>
      </w:ins>
    </w:p>
    <w:p w14:paraId="2DB4A44D" w14:textId="77777777" w:rsidR="00D83CF7" w:rsidRDefault="00D83CF7" w:rsidP="00D83CF7">
      <w:pPr>
        <w:spacing w:after="0"/>
        <w:ind w:left="720"/>
        <w:rPr>
          <w:ins w:id="1886" w:author="Zac" w:date="2015-11-16T21:20:00Z"/>
          <w:rFonts w:ascii="Times New Roman" w:eastAsia="Times New Roman" w:hAnsi="Times New Roman" w:cs="Times New Roman"/>
          <w:sz w:val="20"/>
          <w:szCs w:val="24"/>
          <w:lang w:bidi="ar-SA"/>
        </w:rPr>
      </w:pPr>
      <w:ins w:id="1887" w:author="Zac" w:date="2015-11-16T21:20:00Z">
        <w:r>
          <w:rPr>
            <w:rFonts w:ascii="Times New Roman" w:eastAsia="Times New Roman" w:hAnsi="Times New Roman" w:cs="Times New Roman"/>
            <w:szCs w:val="24"/>
            <w:lang w:bidi="ar-SA"/>
          </w:rPr>
          <w:t xml:space="preserve"> </w:t>
        </w:r>
        <w:r w:rsidRPr="00DA6A3B">
          <w:rPr>
            <w:rFonts w:ascii="Times New Roman" w:eastAsia="Times New Roman" w:hAnsi="Times New Roman" w:cs="Times New Roman"/>
            <w:szCs w:val="24"/>
            <w:lang w:bidi="ar-SA"/>
          </w:rPr>
          <w:t>         </w:t>
        </w:r>
        <w:proofErr w:type="gramStart"/>
        <w:r w:rsidRPr="00E06551">
          <w:rPr>
            <w:rFonts w:ascii="Times New Roman" w:eastAsia="Times New Roman" w:hAnsi="Times New Roman" w:cs="Times New Roman"/>
            <w:sz w:val="20"/>
            <w:szCs w:val="24"/>
            <w:lang w:bidi="ar-SA"/>
          </w:rPr>
          <w:t>catch</w:t>
        </w:r>
        <w:proofErr w:type="gramEnd"/>
        <w:r w:rsidRPr="00E06551">
          <w:rPr>
            <w:rFonts w:ascii="Times New Roman" w:eastAsia="Times New Roman" w:hAnsi="Times New Roman" w:cs="Times New Roman"/>
            <w:sz w:val="20"/>
            <w:szCs w:val="24"/>
            <w:lang w:bidi="ar-SA"/>
          </w:rPr>
          <w:t xml:space="preserve"> (Exception ex)</w:t>
        </w:r>
      </w:ins>
    </w:p>
    <w:p w14:paraId="060FEEAD" w14:textId="77777777" w:rsidR="00D83CF7" w:rsidRPr="00E06551" w:rsidRDefault="00D83CF7" w:rsidP="00D83CF7">
      <w:pPr>
        <w:spacing w:after="0"/>
        <w:ind w:left="720"/>
        <w:rPr>
          <w:ins w:id="1888" w:author="Zac" w:date="2015-11-16T21:20:00Z"/>
          <w:rFonts w:ascii="Times New Roman" w:eastAsia="Times New Roman" w:hAnsi="Times New Roman" w:cs="Times New Roman"/>
          <w:sz w:val="20"/>
          <w:szCs w:val="24"/>
          <w:lang w:bidi="ar-SA"/>
        </w:rPr>
      </w:pPr>
      <w:ins w:id="1889" w:author="Zac" w:date="2015-11-16T21:20:00Z">
        <w:r w:rsidRPr="00E06551">
          <w:rPr>
            <w:rFonts w:ascii="Times New Roman" w:eastAsia="Times New Roman" w:hAnsi="Times New Roman" w:cs="Times New Roman"/>
            <w:sz w:val="20"/>
            <w:szCs w:val="24"/>
            <w:lang w:bidi="ar-SA"/>
          </w:rPr>
          <w:t xml:space="preserve">          </w:t>
        </w:r>
        <w:r>
          <w:rPr>
            <w:rFonts w:ascii="Times New Roman" w:eastAsia="Times New Roman" w:hAnsi="Times New Roman" w:cs="Times New Roman"/>
            <w:sz w:val="20"/>
            <w:szCs w:val="24"/>
            <w:lang w:bidi="ar-SA"/>
          </w:rPr>
          <w:t xml:space="preserve">  </w:t>
        </w:r>
        <w:r w:rsidRPr="00E06551">
          <w:rPr>
            <w:rFonts w:ascii="Times New Roman" w:eastAsia="Times New Roman" w:hAnsi="Times New Roman" w:cs="Times New Roman"/>
            <w:sz w:val="20"/>
            <w:szCs w:val="24"/>
            <w:lang w:bidi="ar-SA"/>
          </w:rPr>
          <w:t>{</w:t>
        </w:r>
      </w:ins>
    </w:p>
    <w:p w14:paraId="2C440803" w14:textId="77777777" w:rsidR="00D83CF7" w:rsidRPr="00E06551" w:rsidRDefault="00D83CF7" w:rsidP="00D83CF7">
      <w:pPr>
        <w:spacing w:after="0" w:line="240" w:lineRule="auto"/>
        <w:ind w:left="720"/>
        <w:rPr>
          <w:ins w:id="1890" w:author="Zac" w:date="2015-11-16T21:20:00Z"/>
          <w:rFonts w:ascii="Times New Roman" w:eastAsia="Times New Roman" w:hAnsi="Times New Roman" w:cs="Times New Roman"/>
          <w:sz w:val="20"/>
          <w:szCs w:val="24"/>
          <w:lang w:bidi="ar-SA"/>
        </w:rPr>
      </w:pPr>
      <w:ins w:id="1891"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if</w:t>
        </w:r>
        <w:proofErr w:type="gramEnd"/>
        <w:r w:rsidRPr="00E06551">
          <w:rPr>
            <w:rFonts w:ascii="Times New Roman" w:eastAsia="Times New Roman" w:hAnsi="Times New Roman" w:cs="Times New Roman"/>
            <w:sz w:val="20"/>
            <w:szCs w:val="24"/>
            <w:lang w:bidi="ar-SA"/>
          </w:rPr>
          <w:t xml:space="preserve"> (Log != null)</w:t>
        </w:r>
      </w:ins>
    </w:p>
    <w:p w14:paraId="48F43886" w14:textId="77777777" w:rsidR="00D83CF7" w:rsidRPr="00E06551" w:rsidRDefault="00D83CF7" w:rsidP="00D83CF7">
      <w:pPr>
        <w:spacing w:after="0" w:line="240" w:lineRule="auto"/>
        <w:ind w:left="720"/>
        <w:rPr>
          <w:ins w:id="1892" w:author="Zac" w:date="2015-11-16T21:20:00Z"/>
          <w:rFonts w:ascii="Times New Roman" w:eastAsia="Times New Roman" w:hAnsi="Times New Roman" w:cs="Times New Roman"/>
          <w:sz w:val="20"/>
          <w:szCs w:val="24"/>
          <w:lang w:bidi="ar-SA"/>
        </w:rPr>
      </w:pPr>
      <w:ins w:id="1893" w:author="Zac" w:date="2015-11-16T21:20:00Z">
        <w:r w:rsidRPr="00E06551">
          <w:rPr>
            <w:rFonts w:ascii="Times New Roman" w:eastAsia="Times New Roman" w:hAnsi="Times New Roman" w:cs="Times New Roman"/>
            <w:sz w:val="20"/>
            <w:szCs w:val="24"/>
            <w:lang w:bidi="ar-SA"/>
          </w:rPr>
          <w:t xml:space="preserve">                    </w:t>
        </w:r>
        <w:proofErr w:type="spellStart"/>
        <w:proofErr w:type="gramStart"/>
        <w:r w:rsidRPr="00E06551">
          <w:rPr>
            <w:rFonts w:ascii="Times New Roman" w:eastAsia="Times New Roman" w:hAnsi="Times New Roman" w:cs="Times New Roman"/>
            <w:sz w:val="20"/>
            <w:szCs w:val="24"/>
            <w:lang w:bidi="ar-SA"/>
          </w:rPr>
          <w:t>Log.WriteEntry</w:t>
        </w:r>
        <w:proofErr w:type="spellEnd"/>
        <w:r w:rsidRPr="00E06551">
          <w:rPr>
            <w:rFonts w:ascii="Times New Roman" w:eastAsia="Times New Roman" w:hAnsi="Times New Roman" w:cs="Times New Roman"/>
            <w:sz w:val="20"/>
            <w:szCs w:val="24"/>
            <w:lang w:bidi="ar-SA"/>
          </w:rPr>
          <w:t>(</w:t>
        </w:r>
        <w:proofErr w:type="spellStart"/>
        <w:proofErr w:type="gramEnd"/>
        <w:r w:rsidRPr="00E06551">
          <w:rPr>
            <w:rFonts w:ascii="Times New Roman" w:eastAsia="Times New Roman" w:hAnsi="Times New Roman" w:cs="Times New Roman"/>
            <w:sz w:val="20"/>
            <w:szCs w:val="24"/>
            <w:lang w:bidi="ar-SA"/>
          </w:rPr>
          <w:t>EventLogEntryType.Error</w:t>
        </w:r>
        <w:proofErr w:type="spellEnd"/>
        <w:r w:rsidRPr="00E06551">
          <w:rPr>
            <w:rFonts w:ascii="Times New Roman" w:eastAsia="Times New Roman" w:hAnsi="Times New Roman" w:cs="Times New Roman"/>
            <w:sz w:val="20"/>
            <w:szCs w:val="24"/>
            <w:lang w:bidi="ar-SA"/>
          </w:rPr>
          <w:t>, "Error logging Sales Order", ex, Alias);</w:t>
        </w:r>
      </w:ins>
    </w:p>
    <w:p w14:paraId="5C2959EC" w14:textId="77777777" w:rsidR="00D83CF7" w:rsidRPr="00E06551" w:rsidRDefault="00D83CF7" w:rsidP="00D83CF7">
      <w:pPr>
        <w:spacing w:after="0" w:line="240" w:lineRule="auto"/>
        <w:ind w:left="720"/>
        <w:rPr>
          <w:ins w:id="1894" w:author="Zac" w:date="2015-11-16T21:20:00Z"/>
          <w:rFonts w:ascii="Times New Roman" w:eastAsia="Times New Roman" w:hAnsi="Times New Roman" w:cs="Times New Roman"/>
          <w:sz w:val="20"/>
          <w:szCs w:val="24"/>
          <w:lang w:bidi="ar-SA"/>
        </w:rPr>
      </w:pPr>
      <w:ins w:id="1895"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return</w:t>
        </w:r>
        <w:proofErr w:type="gramEnd"/>
        <w:r w:rsidRPr="00E06551">
          <w:rPr>
            <w:rFonts w:ascii="Times New Roman" w:eastAsia="Times New Roman" w:hAnsi="Times New Roman" w:cs="Times New Roman"/>
            <w:sz w:val="20"/>
            <w:szCs w:val="24"/>
            <w:lang w:bidi="ar-SA"/>
          </w:rPr>
          <w:t>;</w:t>
        </w:r>
      </w:ins>
    </w:p>
    <w:p w14:paraId="396BAC7E" w14:textId="77777777" w:rsidR="00D83CF7" w:rsidRPr="00E06551" w:rsidRDefault="00D83CF7" w:rsidP="00D83CF7">
      <w:pPr>
        <w:spacing w:after="0" w:line="240" w:lineRule="auto"/>
        <w:ind w:left="720"/>
        <w:rPr>
          <w:ins w:id="1896" w:author="Zac" w:date="2015-11-16T21:20:00Z"/>
          <w:rFonts w:ascii="Times New Roman" w:eastAsia="Times New Roman" w:hAnsi="Times New Roman" w:cs="Times New Roman"/>
          <w:sz w:val="20"/>
          <w:szCs w:val="24"/>
          <w:lang w:bidi="ar-SA"/>
        </w:rPr>
      </w:pPr>
      <w:ins w:id="1897" w:author="Zac" w:date="2015-11-16T21:20:00Z">
        <w:r w:rsidRPr="00E06551">
          <w:rPr>
            <w:rFonts w:ascii="Times New Roman" w:eastAsia="Times New Roman" w:hAnsi="Times New Roman" w:cs="Times New Roman"/>
            <w:sz w:val="20"/>
            <w:szCs w:val="24"/>
            <w:lang w:bidi="ar-SA"/>
          </w:rPr>
          <w:t>            }</w:t>
        </w:r>
      </w:ins>
    </w:p>
    <w:p w14:paraId="72C53DFB" w14:textId="77777777" w:rsidR="00D83CF7" w:rsidRPr="00E06551" w:rsidRDefault="00D83CF7" w:rsidP="00D83CF7">
      <w:pPr>
        <w:spacing w:after="0" w:line="240" w:lineRule="auto"/>
        <w:ind w:left="720"/>
        <w:rPr>
          <w:ins w:id="1898" w:author="Zac" w:date="2015-11-16T21:20:00Z"/>
          <w:rFonts w:ascii="Times New Roman" w:eastAsia="Times New Roman" w:hAnsi="Times New Roman" w:cs="Times New Roman"/>
          <w:sz w:val="20"/>
          <w:szCs w:val="24"/>
          <w:lang w:bidi="ar-SA"/>
        </w:rPr>
      </w:pPr>
      <w:ins w:id="1899" w:author="Zac" w:date="2015-11-16T21:20:00Z">
        <w:r w:rsidRPr="00E06551">
          <w:rPr>
            <w:rFonts w:ascii="Times New Roman" w:eastAsia="Times New Roman" w:hAnsi="Times New Roman" w:cs="Times New Roman"/>
            <w:sz w:val="20"/>
            <w:szCs w:val="24"/>
            <w:lang w:bidi="ar-SA"/>
          </w:rPr>
          <w:t>        }</w:t>
        </w:r>
      </w:ins>
    </w:p>
    <w:p w14:paraId="13E7A8B8" w14:textId="77777777" w:rsidR="00D83CF7" w:rsidRPr="007434C1" w:rsidRDefault="00D83CF7" w:rsidP="00D83CF7">
      <w:pPr>
        <w:spacing w:after="0" w:line="240" w:lineRule="auto"/>
        <w:ind w:left="720"/>
        <w:rPr>
          <w:ins w:id="1900" w:author="Zac" w:date="2015-11-16T21:20:00Z"/>
          <w:rFonts w:ascii="Times New Roman" w:eastAsia="Times New Roman" w:hAnsi="Times New Roman" w:cs="Times New Roman"/>
          <w:szCs w:val="24"/>
          <w:lang w:bidi="ar-SA"/>
        </w:rPr>
      </w:pPr>
    </w:p>
    <w:p w14:paraId="394048ED" w14:textId="77777777" w:rsidR="00D83CF7" w:rsidRPr="002F324C" w:rsidRDefault="00D83CF7" w:rsidP="00D83CF7">
      <w:pPr>
        <w:pStyle w:val="Heading2"/>
        <w:keepNext/>
        <w:keepLines/>
        <w:spacing w:line="276" w:lineRule="auto"/>
        <w:rPr>
          <w:ins w:id="1901" w:author="Zac" w:date="2015-11-16T21:20:00Z"/>
          <w:color w:val="0070C0"/>
        </w:rPr>
      </w:pPr>
      <w:bookmarkStart w:id="1902" w:name="_Toc435434039"/>
      <w:bookmarkStart w:id="1903" w:name="_Toc435596051"/>
      <w:ins w:id="1904" w:author="Zac" w:date="2015-11-16T21:20:00Z">
        <w:r>
          <w:rPr>
            <w:color w:val="0070C0"/>
          </w:rPr>
          <w:t>Extraction Routine Output</w:t>
        </w:r>
        <w:r w:rsidRPr="002F324C">
          <w:rPr>
            <w:color w:val="0070C0"/>
          </w:rPr>
          <w:t xml:space="preserve"> Format</w:t>
        </w:r>
        <w:bookmarkEnd w:id="1902"/>
        <w:bookmarkEnd w:id="1903"/>
      </w:ins>
    </w:p>
    <w:p w14:paraId="723A7AC5" w14:textId="77777777" w:rsidR="00D83CF7" w:rsidRDefault="00D83CF7" w:rsidP="00D83CF7">
      <w:pPr>
        <w:keepNext/>
        <w:keepLines/>
        <w:rPr>
          <w:ins w:id="1905" w:author="Zac" w:date="2015-11-16T21:20:00Z"/>
        </w:rPr>
      </w:pPr>
      <w:ins w:id="1906" w:author="Zac" w:date="2015-11-16T21:20:00Z">
        <w:r>
          <w:t xml:space="preserve">To maintain generality between extractors, the data returned to the base class extractor when it calls the extraction routines must adhere to a specified format. </w:t>
        </w:r>
      </w:ins>
    </w:p>
    <w:p w14:paraId="4884CD21" w14:textId="2B4D63D5" w:rsidR="00D83CF7" w:rsidRDefault="00D83CF7" w:rsidP="00D83CF7">
      <w:pPr>
        <w:keepNext/>
        <w:keepLines/>
        <w:rPr>
          <w:ins w:id="1907" w:author="Zac" w:date="2015-11-16T21:20:00Z"/>
        </w:rPr>
      </w:pPr>
      <w:ins w:id="1908" w:author="Zac" w:date="2015-11-16T21:20:00Z">
        <w:r>
          <w:t>This format is very much like the format defined in the “</w:t>
        </w:r>
        <w:r w:rsidRPr="00E06551">
          <w:rPr>
            <w:color w:val="0070C0"/>
          </w:rPr>
          <w:t>Data Feed Response Format</w:t>
        </w:r>
        <w:r>
          <w:t xml:space="preserve">” section under </w:t>
        </w:r>
        <w:r w:rsidRPr="005A600F">
          <w:rPr>
            <w:color w:val="0070C0"/>
            <w:szCs w:val="24"/>
          </w:rPr>
          <w:t>INSTALLED PLUGIN IMPLEMENTATION REQUIREMENTS</w:t>
        </w:r>
        <w:r>
          <w:t xml:space="preserve"> </w:t>
        </w:r>
      </w:ins>
      <w:ins w:id="1909" w:author="Zac" w:date="2015-11-16T21:48:00Z">
        <w:r w:rsidR="0094528A">
          <w:t>above</w:t>
        </w:r>
      </w:ins>
      <w:ins w:id="1910" w:author="Zac" w:date="2015-11-16T21:20:00Z">
        <w:r>
          <w:t>. The data returned is, in fact, exactly the same, but there is one difference. Instead of an array of JSON string arrays ( where the first row of the array contains the column headers and the rest of the rows only hold the values) the data is reformatted into a list of lists of strings, one list of strings for each row of the JSON output, i.e. Extraction Routine Output = List&lt;List&lt;String&gt;&gt;.</w:t>
        </w:r>
      </w:ins>
    </w:p>
    <w:p w14:paraId="29BE44AE" w14:textId="77777777" w:rsidR="00D83CF7" w:rsidRDefault="00D83CF7" w:rsidP="00D83CF7">
      <w:pPr>
        <w:keepNext/>
        <w:keepLines/>
        <w:rPr>
          <w:ins w:id="1911" w:author="Zac" w:date="2015-11-16T21:20:00Z"/>
          <w:color w:val="FF0000"/>
        </w:rPr>
      </w:pPr>
      <w:ins w:id="1912" w:author="Zac" w:date="2015-11-16T21:20:00Z">
        <w:r>
          <w:rPr>
            <w:color w:val="FF0000"/>
          </w:rPr>
          <w:t>Note that the</w:t>
        </w:r>
        <w:r w:rsidRPr="00E06551">
          <w:rPr>
            <w:color w:val="FF0000"/>
          </w:rPr>
          <w:t xml:space="preserve"> requirements </w:t>
        </w:r>
        <w:r>
          <w:rPr>
            <w:color w:val="FF0000"/>
          </w:rPr>
          <w:t xml:space="preserve">for output format </w:t>
        </w:r>
        <w:r w:rsidRPr="00E06551">
          <w:rPr>
            <w:color w:val="FF0000"/>
          </w:rPr>
          <w:t xml:space="preserve">are shared by both </w:t>
        </w:r>
        <w:r>
          <w:rPr>
            <w:color w:val="FF0000"/>
          </w:rPr>
          <w:t>Extractor I</w:t>
        </w:r>
        <w:r w:rsidRPr="00E06551">
          <w:rPr>
            <w:color w:val="FF0000"/>
          </w:rPr>
          <w:t xml:space="preserve">mplementations. </w:t>
        </w:r>
      </w:ins>
    </w:p>
    <w:p w14:paraId="035D8AF3" w14:textId="77777777" w:rsidR="00D83CF7" w:rsidRDefault="00D83CF7" w:rsidP="00D83CF7">
      <w:pPr>
        <w:pStyle w:val="ListParagraph"/>
        <w:keepNext/>
        <w:keepLines/>
        <w:numPr>
          <w:ilvl w:val="0"/>
          <w:numId w:val="62"/>
        </w:numPr>
        <w:spacing w:after="0"/>
        <w:rPr>
          <w:ins w:id="1913" w:author="Zac" w:date="2015-11-16T21:20:00Z"/>
        </w:rPr>
      </w:pPr>
      <w:ins w:id="1914" w:author="Zac" w:date="2015-11-16T21:20:00Z">
        <w:r>
          <w:t>When the implementation is Direct API, the extractor routine output is the list of list of strings discussed in the paragraph above.</w:t>
        </w:r>
        <w:r w:rsidRPr="000E1A15">
          <w:t xml:space="preserve"> </w:t>
        </w:r>
        <w:r>
          <w:t xml:space="preserve"> That list of lists is passed to the extractor base class for final processing and writing to the txt files containing the tables expected by the generator.</w:t>
        </w:r>
      </w:ins>
    </w:p>
    <w:p w14:paraId="36A8478C" w14:textId="77777777" w:rsidR="00D83CF7" w:rsidRDefault="00D83CF7" w:rsidP="00D83CF7">
      <w:pPr>
        <w:keepNext/>
        <w:keepLines/>
        <w:spacing w:after="0"/>
        <w:ind w:left="360"/>
        <w:rPr>
          <w:ins w:id="1915" w:author="Zac" w:date="2015-11-16T21:20:00Z"/>
        </w:rPr>
      </w:pPr>
    </w:p>
    <w:p w14:paraId="70CD9355" w14:textId="77777777" w:rsidR="00D83CF7" w:rsidRDefault="00D83CF7" w:rsidP="00D83CF7">
      <w:pPr>
        <w:pStyle w:val="ListParagraph"/>
        <w:keepNext/>
        <w:keepLines/>
        <w:numPr>
          <w:ilvl w:val="0"/>
          <w:numId w:val="62"/>
        </w:numPr>
        <w:spacing w:after="0"/>
        <w:rPr>
          <w:ins w:id="1916" w:author="Zac" w:date="2015-11-16T21:20:00Z"/>
        </w:rPr>
      </w:pPr>
      <w:ins w:id="1917" w:author="Zac" w:date="2015-11-16T21:20:00Z">
        <w:r>
          <w:t xml:space="preserve">When the implementation is Installed Plugin, the response output of the plugin must be as defined in the </w:t>
        </w:r>
        <w:r w:rsidRPr="005A600F">
          <w:rPr>
            <w:color w:val="0070C0"/>
            <w:szCs w:val="24"/>
          </w:rPr>
          <w:t>INSTALLED PLUGIN IMPLEMENTATION REQUIREMENTS</w:t>
        </w:r>
        <w:r>
          <w:t xml:space="preserve"> section before it can be digested by the </w:t>
        </w:r>
        <w:proofErr w:type="spellStart"/>
        <w:r>
          <w:t>JsonFeedExtractor</w:t>
        </w:r>
        <w:proofErr w:type="spellEnd"/>
        <w:r>
          <w:t>, but that extractor converts the JSON response into the same list of list of strings described above before passing to the extractor base class for final processing and writing.</w:t>
        </w:r>
      </w:ins>
    </w:p>
    <w:p w14:paraId="199A1D0A" w14:textId="77777777" w:rsidR="00D83CF7" w:rsidRDefault="00D83CF7" w:rsidP="00D83CF7">
      <w:pPr>
        <w:pStyle w:val="ListParagraph"/>
        <w:spacing w:after="0"/>
        <w:rPr>
          <w:ins w:id="1918" w:author="Zac" w:date="2015-11-16T21:20:00Z"/>
        </w:rPr>
      </w:pPr>
    </w:p>
    <w:p w14:paraId="4858D788" w14:textId="77777777" w:rsidR="00D83CF7" w:rsidRPr="007434C1" w:rsidRDefault="00D83CF7" w:rsidP="00D83CF7">
      <w:pPr>
        <w:spacing w:after="0" w:line="240" w:lineRule="auto"/>
        <w:rPr>
          <w:ins w:id="1919" w:author="Zac" w:date="2015-11-16T21:20:00Z"/>
          <w:rFonts w:ascii="Times New Roman" w:eastAsia="Times New Roman" w:hAnsi="Times New Roman" w:cs="Times New Roman"/>
          <w:szCs w:val="24"/>
          <w:lang w:bidi="ar-SA"/>
        </w:rPr>
      </w:pPr>
    </w:p>
    <w:p w14:paraId="6E21E479" w14:textId="77777777" w:rsidR="00834850" w:rsidRDefault="00834850">
      <w:pPr>
        <w:spacing w:before="200" w:after="200"/>
        <w:rPr>
          <w:ins w:id="1920" w:author="Zac" w:date="2015-11-18T07:39:00Z"/>
          <w:b/>
          <w:color w:val="0070C0"/>
          <w:sz w:val="32"/>
          <w:u w:val="single"/>
        </w:rPr>
      </w:pPr>
      <w:bookmarkStart w:id="1921" w:name="_Toc435434040"/>
      <w:ins w:id="1922" w:author="Zac" w:date="2015-11-18T07:39:00Z">
        <w:r>
          <w:rPr>
            <w:color w:val="0070C0"/>
          </w:rPr>
          <w:br w:type="page"/>
        </w:r>
      </w:ins>
    </w:p>
    <w:p w14:paraId="13516083" w14:textId="21C06CFD" w:rsidR="00D83CF7" w:rsidRPr="00E06551" w:rsidRDefault="00D83CF7" w:rsidP="00D83CF7">
      <w:pPr>
        <w:pStyle w:val="Heading2"/>
        <w:rPr>
          <w:ins w:id="1923" w:author="Zac" w:date="2015-11-16T21:20:00Z"/>
          <w:color w:val="0070C0"/>
        </w:rPr>
      </w:pPr>
      <w:bookmarkStart w:id="1924" w:name="_Toc435596052"/>
      <w:ins w:id="1925" w:author="Zac" w:date="2015-11-16T21:20:00Z">
        <w:r>
          <w:rPr>
            <w:color w:val="0070C0"/>
          </w:rPr>
          <w:lastRenderedPageBreak/>
          <w:t xml:space="preserve">TXT File </w:t>
        </w:r>
        <w:r w:rsidRPr="00E06551">
          <w:rPr>
            <w:color w:val="0070C0"/>
          </w:rPr>
          <w:t>Output Format</w:t>
        </w:r>
        <w:bookmarkEnd w:id="1921"/>
        <w:bookmarkEnd w:id="1924"/>
      </w:ins>
    </w:p>
    <w:p w14:paraId="33F04ED8" w14:textId="60AD7B49" w:rsidR="00D83CF7" w:rsidRDefault="00D83CF7" w:rsidP="00D83CF7">
      <w:pPr>
        <w:rPr>
          <w:ins w:id="1926" w:author="Zac" w:date="2015-11-16T21:20:00Z"/>
          <w:szCs w:val="24"/>
        </w:rPr>
      </w:pPr>
      <w:ins w:id="1927" w:author="Zac" w:date="2015-11-16T21:20:00Z">
        <w:r>
          <w:rPr>
            <w:szCs w:val="24"/>
          </w:rPr>
          <w:t>Each of the extraction routines listed above will process the data it retrieves and output it as a table in a txt file under the “</w:t>
        </w:r>
        <w:r w:rsidRPr="00E06551">
          <w:rPr>
            <w:b/>
            <w:szCs w:val="24"/>
          </w:rPr>
          <w:t>upload</w:t>
        </w:r>
        <w:r>
          <w:rPr>
            <w:szCs w:val="24"/>
          </w:rPr>
          <w:t>” directory of the retailer’s identifier. These files live on the server hosting the Dash Service under “</w:t>
        </w:r>
        <w:r w:rsidRPr="00E06551">
          <w:rPr>
            <w:b/>
            <w:szCs w:val="24"/>
          </w:rPr>
          <w:t>C:/</w:t>
        </w:r>
        <w:proofErr w:type="spellStart"/>
        <w:r w:rsidRPr="00E06551">
          <w:rPr>
            <w:b/>
            <w:szCs w:val="24"/>
          </w:rPr>
          <w:t>ProgramData</w:t>
        </w:r>
        <w:proofErr w:type="spellEnd"/>
        <w:r w:rsidRPr="00E06551">
          <w:rPr>
            <w:b/>
            <w:szCs w:val="24"/>
          </w:rPr>
          <w:t>/4-Tell2.0/</w:t>
        </w:r>
        <w:r>
          <w:rPr>
            <w:szCs w:val="24"/>
          </w:rPr>
          <w:t xml:space="preserve">”. For example if the retailer is </w:t>
        </w:r>
      </w:ins>
      <w:ins w:id="1928" w:author="Zac" w:date="2015-11-16T21:49:00Z">
        <w:r w:rsidR="0094528A">
          <w:rPr>
            <w:szCs w:val="24"/>
          </w:rPr>
          <w:fldChar w:fldCharType="begin"/>
        </w:r>
        <w:r w:rsidR="0094528A">
          <w:rPr>
            <w:szCs w:val="24"/>
          </w:rPr>
          <w:instrText xml:space="preserve"> HYPERLINK "www.testsite.com" </w:instrText>
        </w:r>
        <w:r w:rsidR="0094528A">
          <w:rPr>
            <w:szCs w:val="24"/>
          </w:rPr>
          <w:fldChar w:fldCharType="separate"/>
        </w:r>
        <w:r w:rsidR="0094528A" w:rsidRPr="0094528A">
          <w:rPr>
            <w:rStyle w:val="Hyperlink"/>
            <w:szCs w:val="24"/>
          </w:rPr>
          <w:t>www.testsite.com</w:t>
        </w:r>
        <w:r w:rsidR="0094528A">
          <w:rPr>
            <w:szCs w:val="24"/>
          </w:rPr>
          <w:fldChar w:fldCharType="end"/>
        </w:r>
      </w:ins>
      <w:ins w:id="1929" w:author="Zac" w:date="2015-11-16T21:20:00Z">
        <w:r>
          <w:rPr>
            <w:szCs w:val="24"/>
          </w:rPr>
          <w:t xml:space="preserve"> and his identifier is “</w:t>
        </w:r>
      </w:ins>
      <w:proofErr w:type="spellStart"/>
      <w:ins w:id="1930" w:author="Zac" w:date="2015-11-16T21:49:00Z">
        <w:r w:rsidR="0094528A">
          <w:rPr>
            <w:b/>
            <w:szCs w:val="24"/>
          </w:rPr>
          <w:t>testsite</w:t>
        </w:r>
      </w:ins>
      <w:proofErr w:type="spellEnd"/>
      <w:ins w:id="1931" w:author="Zac" w:date="2015-11-16T21:20:00Z">
        <w:r>
          <w:rPr>
            <w:szCs w:val="24"/>
          </w:rPr>
          <w:t>” then the upload directory used by the Extractor is “</w:t>
        </w:r>
        <w:r w:rsidRPr="00E06551">
          <w:rPr>
            <w:b/>
            <w:szCs w:val="24"/>
          </w:rPr>
          <w:t>C:/</w:t>
        </w:r>
        <w:proofErr w:type="spellStart"/>
        <w:r w:rsidRPr="00E06551">
          <w:rPr>
            <w:b/>
            <w:szCs w:val="24"/>
          </w:rPr>
          <w:t>ProgramData</w:t>
        </w:r>
        <w:proofErr w:type="spellEnd"/>
        <w:r w:rsidRPr="00E06551">
          <w:rPr>
            <w:b/>
            <w:szCs w:val="24"/>
          </w:rPr>
          <w:t>/4-Tell2.0/</w:t>
        </w:r>
      </w:ins>
      <w:proofErr w:type="spellStart"/>
      <w:ins w:id="1932" w:author="Zac" w:date="2015-11-16T21:49:00Z">
        <w:r w:rsidR="0094528A">
          <w:rPr>
            <w:b/>
            <w:szCs w:val="24"/>
          </w:rPr>
          <w:t>testsite</w:t>
        </w:r>
      </w:ins>
      <w:proofErr w:type="spellEnd"/>
      <w:ins w:id="1933" w:author="Zac" w:date="2015-11-16T21:20:00Z">
        <w:r w:rsidRPr="00E06551">
          <w:rPr>
            <w:b/>
            <w:szCs w:val="24"/>
          </w:rPr>
          <w:t>/upload</w:t>
        </w:r>
        <w:r>
          <w:rPr>
            <w:szCs w:val="24"/>
          </w:rPr>
          <w:t xml:space="preserve">”. </w:t>
        </w:r>
      </w:ins>
    </w:p>
    <w:p w14:paraId="250D725D" w14:textId="77777777" w:rsidR="00D83CF7" w:rsidRDefault="00D83CF7" w:rsidP="00D83CF7">
      <w:pPr>
        <w:rPr>
          <w:ins w:id="1934" w:author="Zac" w:date="2015-11-16T21:20:00Z"/>
          <w:szCs w:val="24"/>
        </w:rPr>
      </w:pPr>
      <w:ins w:id="1935" w:author="Zac" w:date="2015-11-16T21:20:00Z">
        <w:r>
          <w:rPr>
            <w:szCs w:val="24"/>
          </w:rPr>
          <w:t>The table format and thus the output file format of each of the extractions routines are provided in:</w:t>
        </w:r>
      </w:ins>
    </w:p>
    <w:p w14:paraId="0FE90E9D" w14:textId="77777777" w:rsidR="00D83CF7" w:rsidRPr="00E06551" w:rsidRDefault="00D83CF7" w:rsidP="00D83CF7">
      <w:pPr>
        <w:ind w:firstLine="720"/>
        <w:rPr>
          <w:ins w:id="1936" w:author="Zac" w:date="2015-11-16T21:20:00Z"/>
          <w:b/>
          <w:color w:val="FF0000"/>
          <w:szCs w:val="24"/>
        </w:rPr>
      </w:pPr>
      <w:ins w:id="1937" w:author="Zac" w:date="2015-11-16T21:20:00Z">
        <w:r w:rsidRPr="00E06551">
          <w:rPr>
            <w:b/>
            <w:color w:val="FF0000"/>
            <w:szCs w:val="24"/>
          </w:rPr>
          <w:t>4-Tell Integration – Data Schema.pdf</w:t>
        </w:r>
      </w:ins>
    </w:p>
    <w:p w14:paraId="7AE252AE" w14:textId="77777777" w:rsidR="00D83CF7" w:rsidRDefault="00D83CF7" w:rsidP="00D83CF7">
      <w:pPr>
        <w:pStyle w:val="ListParagraph"/>
        <w:rPr>
          <w:ins w:id="1938" w:author="Zac" w:date="2015-11-16T21:20:00Z"/>
          <w:szCs w:val="24"/>
        </w:rPr>
      </w:pPr>
    </w:p>
    <w:p w14:paraId="578ADF83" w14:textId="77777777" w:rsidR="00D83CF7" w:rsidRPr="005A600F" w:rsidRDefault="00D83CF7" w:rsidP="00D83CF7">
      <w:pPr>
        <w:pStyle w:val="Heading2"/>
        <w:rPr>
          <w:ins w:id="1939" w:author="Zac" w:date="2015-11-16T21:20:00Z"/>
          <w:color w:val="0070C0"/>
        </w:rPr>
      </w:pPr>
      <w:bookmarkStart w:id="1940" w:name="_Toc435596053"/>
      <w:ins w:id="1941" w:author="Zac" w:date="2015-11-16T21:20:00Z">
        <w:r>
          <w:rPr>
            <w:color w:val="0070C0"/>
          </w:rPr>
          <w:t>Building a Direct API Extractor – Step by Step</w:t>
        </w:r>
        <w:bookmarkEnd w:id="1940"/>
      </w:ins>
    </w:p>
    <w:p w14:paraId="05AD79A3" w14:textId="77777777" w:rsidR="00D83CF7" w:rsidRDefault="00D83CF7" w:rsidP="00D83CF7">
      <w:pPr>
        <w:spacing w:before="200" w:after="200"/>
        <w:rPr>
          <w:ins w:id="1942" w:author="Zac" w:date="2015-11-16T21:20:00Z"/>
          <w:szCs w:val="24"/>
        </w:rPr>
      </w:pPr>
      <w:ins w:id="1943" w:author="Zac" w:date="2015-11-16T21:20:00Z">
        <w:r>
          <w:rPr>
            <w:szCs w:val="24"/>
          </w:rPr>
          <w:t>This section walks the Developer through the steps he should take if he is using an existing Direct API extractor as an example template to build from:</w:t>
        </w:r>
      </w:ins>
    </w:p>
    <w:p w14:paraId="6B201BE8" w14:textId="77777777" w:rsidR="00D83CF7" w:rsidRDefault="00D83CF7" w:rsidP="00D83CF7">
      <w:pPr>
        <w:pStyle w:val="ListParagraph"/>
        <w:numPr>
          <w:ilvl w:val="0"/>
          <w:numId w:val="68"/>
        </w:numPr>
        <w:spacing w:after="0"/>
        <w:rPr>
          <w:ins w:id="1944" w:author="Zac" w:date="2015-11-16T21:20:00Z"/>
          <w:szCs w:val="24"/>
        </w:rPr>
      </w:pPr>
      <w:ins w:id="1945" w:author="Zac" w:date="2015-11-16T21:20:00Z">
        <w:r>
          <w:rPr>
            <w:szCs w:val="24"/>
          </w:rPr>
          <w:t xml:space="preserve">Use </w:t>
        </w:r>
        <w:proofErr w:type="spellStart"/>
        <w:r>
          <w:rPr>
            <w:szCs w:val="24"/>
          </w:rPr>
          <w:t>GitHub</w:t>
        </w:r>
        <w:proofErr w:type="spellEnd"/>
        <w:r>
          <w:rPr>
            <w:szCs w:val="24"/>
          </w:rPr>
          <w:t xml:space="preserve"> to clone the master branch of 4-Tell/</w:t>
        </w:r>
        <w:proofErr w:type="spellStart"/>
        <w:r>
          <w:rPr>
            <w:szCs w:val="24"/>
          </w:rPr>
          <w:t>CartExtractorTestSite</w:t>
        </w:r>
        <w:proofErr w:type="spellEnd"/>
        <w:r>
          <w:rPr>
            <w:szCs w:val="24"/>
          </w:rPr>
          <w:t xml:space="preserve"> into your Visual Studio/projects directory.</w:t>
        </w:r>
      </w:ins>
    </w:p>
    <w:p w14:paraId="49DB8E3D" w14:textId="77777777" w:rsidR="00D83CF7" w:rsidRPr="00736330" w:rsidRDefault="00D83CF7" w:rsidP="00D83CF7">
      <w:pPr>
        <w:spacing w:after="0"/>
        <w:rPr>
          <w:ins w:id="1946" w:author="Zac" w:date="2015-11-16T21:20:00Z"/>
          <w:szCs w:val="24"/>
        </w:rPr>
      </w:pPr>
    </w:p>
    <w:p w14:paraId="06EC96DA" w14:textId="77777777" w:rsidR="00D83CF7" w:rsidRDefault="00D83CF7" w:rsidP="00D83CF7">
      <w:pPr>
        <w:pStyle w:val="ListParagraph"/>
        <w:numPr>
          <w:ilvl w:val="0"/>
          <w:numId w:val="68"/>
        </w:numPr>
        <w:spacing w:after="0"/>
        <w:rPr>
          <w:ins w:id="1947" w:author="Zac" w:date="2015-11-16T21:20:00Z"/>
          <w:szCs w:val="24"/>
        </w:rPr>
      </w:pPr>
      <w:ins w:id="1948" w:author="Zac" w:date="2015-11-16T21:20:00Z">
        <w:r>
          <w:rPr>
            <w:szCs w:val="24"/>
          </w:rPr>
          <w:t>Copy the Visual Studio/projects/</w:t>
        </w:r>
        <w:proofErr w:type="spellStart"/>
        <w:r>
          <w:rPr>
            <w:szCs w:val="24"/>
          </w:rPr>
          <w:t>CartExtractorTestSite</w:t>
        </w:r>
        <w:proofErr w:type="spellEnd"/>
        <w:r>
          <w:rPr>
            <w:szCs w:val="24"/>
          </w:rPr>
          <w:t>/</w:t>
        </w:r>
        <w:proofErr w:type="spellStart"/>
        <w:r>
          <w:rPr>
            <w:szCs w:val="24"/>
          </w:rPr>
          <w:t>ProgramData</w:t>
        </w:r>
        <w:proofErr w:type="spellEnd"/>
        <w:r>
          <w:rPr>
            <w:szCs w:val="24"/>
          </w:rPr>
          <w:t xml:space="preserve"> directory to C:/ProgramData.</w:t>
        </w:r>
      </w:ins>
    </w:p>
    <w:p w14:paraId="3D63D0C2" w14:textId="77777777" w:rsidR="00D83CF7" w:rsidRPr="00736330" w:rsidRDefault="00D83CF7" w:rsidP="00D83CF7">
      <w:pPr>
        <w:pStyle w:val="ListParagraph"/>
        <w:rPr>
          <w:ins w:id="1949" w:author="Zac" w:date="2015-11-16T21:20:00Z"/>
          <w:szCs w:val="24"/>
        </w:rPr>
      </w:pPr>
    </w:p>
    <w:p w14:paraId="394C78B8" w14:textId="77777777" w:rsidR="00D83CF7" w:rsidRDefault="00D83CF7" w:rsidP="00D83CF7">
      <w:pPr>
        <w:pStyle w:val="ListParagraph"/>
        <w:numPr>
          <w:ilvl w:val="0"/>
          <w:numId w:val="68"/>
        </w:numPr>
        <w:spacing w:after="0"/>
        <w:rPr>
          <w:ins w:id="1950" w:author="Zac" w:date="2015-11-16T21:20:00Z"/>
          <w:szCs w:val="24"/>
        </w:rPr>
      </w:pPr>
      <w:ins w:id="1951" w:author="Zac" w:date="2015-11-16T21:20:00Z">
        <w:r>
          <w:rPr>
            <w:szCs w:val="24"/>
          </w:rPr>
          <w:t xml:space="preserve">Locate the API documentation for the new target Platform. Study the </w:t>
        </w:r>
        <w:proofErr w:type="gramStart"/>
        <w:r>
          <w:rPr>
            <w:szCs w:val="24"/>
          </w:rPr>
          <w:t>API,</w:t>
        </w:r>
        <w:proofErr w:type="gramEnd"/>
        <w:r>
          <w:rPr>
            <w:szCs w:val="24"/>
          </w:rPr>
          <w:t xml:space="preserve"> determine what Authentication types and output formats it supports</w:t>
        </w:r>
        <w:r w:rsidRPr="005A600F">
          <w:rPr>
            <w:szCs w:val="24"/>
          </w:rPr>
          <w:t xml:space="preserve">. </w:t>
        </w:r>
      </w:ins>
    </w:p>
    <w:p w14:paraId="45C0074E" w14:textId="77777777" w:rsidR="00D83CF7" w:rsidRPr="005A600F" w:rsidRDefault="00D83CF7" w:rsidP="00D83CF7">
      <w:pPr>
        <w:spacing w:after="0"/>
        <w:rPr>
          <w:ins w:id="1952" w:author="Zac" w:date="2015-11-16T21:20:00Z"/>
          <w:szCs w:val="24"/>
        </w:rPr>
      </w:pPr>
    </w:p>
    <w:p w14:paraId="72E51AB8" w14:textId="77777777" w:rsidR="00D83CF7" w:rsidRDefault="00D83CF7" w:rsidP="00D83CF7">
      <w:pPr>
        <w:pStyle w:val="ListParagraph"/>
        <w:numPr>
          <w:ilvl w:val="0"/>
          <w:numId w:val="68"/>
        </w:numPr>
        <w:spacing w:after="0"/>
        <w:rPr>
          <w:ins w:id="1953" w:author="Zac" w:date="2015-11-16T21:20:00Z"/>
          <w:szCs w:val="24"/>
        </w:rPr>
      </w:pPr>
      <w:ins w:id="1954" w:author="Zac" w:date="2015-11-16T21:20:00Z">
        <w:r>
          <w:rPr>
            <w:szCs w:val="24"/>
          </w:rPr>
          <w:t xml:space="preserve">If it supports Basic Authentication and JSON output then use </w:t>
        </w:r>
        <w:proofErr w:type="spellStart"/>
        <w:r>
          <w:rPr>
            <w:szCs w:val="24"/>
          </w:rPr>
          <w:t>Bigcommerce</w:t>
        </w:r>
        <w:proofErr w:type="spellEnd"/>
        <w:r>
          <w:rPr>
            <w:szCs w:val="24"/>
          </w:rPr>
          <w:t xml:space="preserve"> </w:t>
        </w:r>
        <w:commentRangeStart w:id="1955"/>
        <w:r>
          <w:rPr>
            <w:szCs w:val="24"/>
          </w:rPr>
          <w:t>as your example</w:t>
        </w:r>
        <w:commentRangeEnd w:id="1955"/>
        <w:r>
          <w:rPr>
            <w:rStyle w:val="CommentReference"/>
          </w:rPr>
          <w:commentReference w:id="1955"/>
        </w:r>
        <w:r w:rsidRPr="005A600F">
          <w:rPr>
            <w:szCs w:val="24"/>
          </w:rPr>
          <w:t>.</w:t>
        </w:r>
        <w:r>
          <w:rPr>
            <w:szCs w:val="24"/>
          </w:rPr>
          <w:t xml:space="preserve"> Make a copy of </w:t>
        </w:r>
        <w:proofErr w:type="spellStart"/>
        <w:r>
          <w:rPr>
            <w:szCs w:val="24"/>
          </w:rPr>
          <w:t>CartExtractors</w:t>
        </w:r>
        <w:proofErr w:type="spellEnd"/>
        <w:r>
          <w:rPr>
            <w:szCs w:val="24"/>
          </w:rPr>
          <w:t>/</w:t>
        </w:r>
        <w:proofErr w:type="spellStart"/>
        <w:r>
          <w:rPr>
            <w:szCs w:val="24"/>
          </w:rPr>
          <w:t>BigCommerceExtractor.cs</w:t>
        </w:r>
        <w:proofErr w:type="spellEnd"/>
        <w:r>
          <w:rPr>
            <w:szCs w:val="24"/>
          </w:rPr>
          <w:t xml:space="preserve">, call it </w:t>
        </w:r>
        <w:proofErr w:type="spellStart"/>
        <w:r>
          <w:rPr>
            <w:szCs w:val="24"/>
          </w:rPr>
          <w:t>CartExtractor</w:t>
        </w:r>
        <w:proofErr w:type="spellEnd"/>
        <w:r>
          <w:rPr>
            <w:szCs w:val="24"/>
          </w:rPr>
          <w:t>/</w:t>
        </w:r>
        <w:proofErr w:type="spellStart"/>
        <w:r>
          <w:rPr>
            <w:szCs w:val="24"/>
          </w:rPr>
          <w:t>YourPlatformExtractor.cs</w:t>
        </w:r>
        <w:proofErr w:type="spellEnd"/>
        <w:r>
          <w:rPr>
            <w:szCs w:val="24"/>
          </w:rPr>
          <w:t>.</w:t>
        </w:r>
      </w:ins>
    </w:p>
    <w:p w14:paraId="5A3EE773" w14:textId="77777777" w:rsidR="00D83CF7" w:rsidRPr="00736330" w:rsidRDefault="00D83CF7" w:rsidP="00D83CF7">
      <w:pPr>
        <w:pStyle w:val="ListParagraph"/>
        <w:rPr>
          <w:ins w:id="1956" w:author="Zac" w:date="2015-11-16T21:20:00Z"/>
          <w:szCs w:val="24"/>
        </w:rPr>
      </w:pPr>
    </w:p>
    <w:p w14:paraId="3A42021E" w14:textId="77777777" w:rsidR="00D83CF7" w:rsidRDefault="00D83CF7" w:rsidP="00D83CF7">
      <w:pPr>
        <w:pStyle w:val="ListParagraph"/>
        <w:numPr>
          <w:ilvl w:val="0"/>
          <w:numId w:val="68"/>
        </w:numPr>
        <w:spacing w:after="0"/>
        <w:rPr>
          <w:ins w:id="1957" w:author="Zac" w:date="2015-11-16T21:20:00Z"/>
          <w:szCs w:val="24"/>
        </w:rPr>
      </w:pPr>
      <w:ins w:id="1958" w:author="Zac" w:date="2015-11-16T21:20:00Z">
        <w:r>
          <w:rPr>
            <w:szCs w:val="24"/>
          </w:rPr>
          <w:t>Bring up Visual Studio and open CartExtractorTestSite.sln.</w:t>
        </w:r>
      </w:ins>
    </w:p>
    <w:p w14:paraId="1157FC7D" w14:textId="77777777" w:rsidR="00D83CF7" w:rsidRPr="00736330" w:rsidRDefault="00D83CF7" w:rsidP="00D83CF7">
      <w:pPr>
        <w:pStyle w:val="ListParagraph"/>
        <w:rPr>
          <w:ins w:id="1959" w:author="Zac" w:date="2015-11-16T21:20:00Z"/>
          <w:szCs w:val="24"/>
        </w:rPr>
      </w:pPr>
    </w:p>
    <w:p w14:paraId="777DF4BD" w14:textId="77777777" w:rsidR="00D83CF7" w:rsidRDefault="00D83CF7" w:rsidP="00D83CF7">
      <w:pPr>
        <w:pStyle w:val="ListParagraph"/>
        <w:numPr>
          <w:ilvl w:val="0"/>
          <w:numId w:val="68"/>
        </w:numPr>
        <w:spacing w:after="0"/>
        <w:rPr>
          <w:ins w:id="1960" w:author="Zac" w:date="2015-11-16T21:20:00Z"/>
          <w:szCs w:val="24"/>
        </w:rPr>
      </w:pPr>
      <w:ins w:id="1961" w:author="Zac" w:date="2015-11-16T21:20:00Z">
        <w:r>
          <w:rPr>
            <w:szCs w:val="24"/>
          </w:rPr>
          <w:t xml:space="preserve">Add </w:t>
        </w:r>
        <w:proofErr w:type="spellStart"/>
        <w:r>
          <w:rPr>
            <w:szCs w:val="24"/>
          </w:rPr>
          <w:t>CartExtrators</w:t>
        </w:r>
        <w:proofErr w:type="spellEnd"/>
        <w:r>
          <w:rPr>
            <w:szCs w:val="24"/>
          </w:rPr>
          <w:t>/</w:t>
        </w:r>
        <w:proofErr w:type="spellStart"/>
        <w:r>
          <w:rPr>
            <w:szCs w:val="24"/>
          </w:rPr>
          <w:t>YourPlatformExtractor.cs</w:t>
        </w:r>
        <w:proofErr w:type="spellEnd"/>
        <w:r>
          <w:rPr>
            <w:szCs w:val="24"/>
          </w:rPr>
          <w:t xml:space="preserve"> to the </w:t>
        </w:r>
        <w:proofErr w:type="spellStart"/>
        <w:r>
          <w:rPr>
            <w:szCs w:val="24"/>
          </w:rPr>
          <w:t>CartExtractorTestSite</w:t>
        </w:r>
        <w:proofErr w:type="spellEnd"/>
        <w:r>
          <w:rPr>
            <w:szCs w:val="24"/>
          </w:rPr>
          <w:t xml:space="preserve"> project under the </w:t>
        </w:r>
        <w:proofErr w:type="spellStart"/>
        <w:r>
          <w:rPr>
            <w:szCs w:val="24"/>
          </w:rPr>
          <w:t>CartExtractors</w:t>
        </w:r>
        <w:proofErr w:type="spellEnd"/>
        <w:r>
          <w:rPr>
            <w:szCs w:val="24"/>
          </w:rPr>
          <w:t xml:space="preserve"> directory.</w:t>
        </w:r>
      </w:ins>
    </w:p>
    <w:p w14:paraId="3622F2BE" w14:textId="77777777" w:rsidR="00D83CF7" w:rsidRPr="00736330" w:rsidRDefault="00D83CF7" w:rsidP="00D83CF7">
      <w:pPr>
        <w:pStyle w:val="ListParagraph"/>
        <w:rPr>
          <w:ins w:id="1962" w:author="Zac" w:date="2015-11-16T21:20:00Z"/>
          <w:szCs w:val="24"/>
        </w:rPr>
      </w:pPr>
    </w:p>
    <w:p w14:paraId="75C73511" w14:textId="77777777" w:rsidR="00D83CF7" w:rsidRDefault="00D83CF7" w:rsidP="00D83CF7">
      <w:pPr>
        <w:pStyle w:val="ListParagraph"/>
        <w:numPr>
          <w:ilvl w:val="0"/>
          <w:numId w:val="68"/>
        </w:numPr>
        <w:spacing w:after="0"/>
        <w:rPr>
          <w:ins w:id="1963" w:author="Zac" w:date="2015-11-16T21:20:00Z"/>
          <w:szCs w:val="24"/>
        </w:rPr>
      </w:pPr>
      <w:ins w:id="1964" w:author="Zac" w:date="2015-11-16T21:20:00Z">
        <w:r>
          <w:rPr>
            <w:szCs w:val="24"/>
          </w:rPr>
          <w:lastRenderedPageBreak/>
          <w:t xml:space="preserve">Edit </w:t>
        </w:r>
        <w:proofErr w:type="spellStart"/>
        <w:r>
          <w:rPr>
            <w:szCs w:val="24"/>
          </w:rPr>
          <w:t>YourPlatformExtractor.cs</w:t>
        </w:r>
        <w:proofErr w:type="spellEnd"/>
        <w:r>
          <w:rPr>
            <w:szCs w:val="24"/>
          </w:rPr>
          <w:t xml:space="preserve"> and replace all occurrences of “</w:t>
        </w:r>
        <w:proofErr w:type="spellStart"/>
        <w:r>
          <w:rPr>
            <w:szCs w:val="24"/>
          </w:rPr>
          <w:t>BigCommerce</w:t>
        </w:r>
        <w:proofErr w:type="spellEnd"/>
        <w:r>
          <w:rPr>
            <w:szCs w:val="24"/>
          </w:rPr>
          <w:t>” with “</w:t>
        </w:r>
        <w:proofErr w:type="spellStart"/>
        <w:r>
          <w:rPr>
            <w:szCs w:val="24"/>
          </w:rPr>
          <w:t>YourPlatform</w:t>
        </w:r>
        <w:proofErr w:type="spellEnd"/>
        <w:r>
          <w:rPr>
            <w:szCs w:val="24"/>
          </w:rPr>
          <w:t>”.</w:t>
        </w:r>
      </w:ins>
    </w:p>
    <w:p w14:paraId="764BC967" w14:textId="77777777" w:rsidR="00D83CF7" w:rsidRPr="00736330" w:rsidRDefault="00D83CF7" w:rsidP="00D83CF7">
      <w:pPr>
        <w:pStyle w:val="ListParagraph"/>
        <w:rPr>
          <w:ins w:id="1965" w:author="Zac" w:date="2015-11-16T21:20:00Z"/>
          <w:szCs w:val="24"/>
        </w:rPr>
      </w:pPr>
    </w:p>
    <w:p w14:paraId="547A7AC3" w14:textId="77777777" w:rsidR="00D83CF7" w:rsidRDefault="00D83CF7" w:rsidP="00D83CF7">
      <w:pPr>
        <w:pStyle w:val="ListParagraph"/>
        <w:numPr>
          <w:ilvl w:val="0"/>
          <w:numId w:val="68"/>
        </w:numPr>
        <w:spacing w:after="0"/>
        <w:rPr>
          <w:ins w:id="1966" w:author="Zac" w:date="2015-11-16T21:20:00Z"/>
          <w:szCs w:val="24"/>
        </w:rPr>
      </w:pPr>
      <w:ins w:id="1967" w:author="Zac" w:date="2015-11-16T21:20:00Z">
        <w:r>
          <w:rPr>
            <w:szCs w:val="24"/>
          </w:rPr>
          <w:t>Choose a retailer that you want to test the new extractor against. Call it “TestSite.com” for this discussion. The Client Alias for the site will be “</w:t>
        </w:r>
        <w:proofErr w:type="spellStart"/>
        <w:r>
          <w:rPr>
            <w:szCs w:val="24"/>
          </w:rPr>
          <w:t>testsite</w:t>
        </w:r>
        <w:proofErr w:type="spellEnd"/>
        <w:r>
          <w:rPr>
            <w:szCs w:val="24"/>
          </w:rPr>
          <w:t>”.</w:t>
        </w:r>
      </w:ins>
    </w:p>
    <w:p w14:paraId="79C47EE7" w14:textId="77777777" w:rsidR="00D83CF7" w:rsidRPr="00736330" w:rsidRDefault="00D83CF7" w:rsidP="00D83CF7">
      <w:pPr>
        <w:pStyle w:val="ListParagraph"/>
        <w:rPr>
          <w:ins w:id="1968" w:author="Zac" w:date="2015-11-16T21:20:00Z"/>
          <w:szCs w:val="24"/>
        </w:rPr>
      </w:pPr>
    </w:p>
    <w:p w14:paraId="02454B9F" w14:textId="77777777" w:rsidR="00D83CF7" w:rsidRDefault="00D83CF7" w:rsidP="00D83CF7">
      <w:pPr>
        <w:pStyle w:val="ListParagraph"/>
        <w:numPr>
          <w:ilvl w:val="0"/>
          <w:numId w:val="68"/>
        </w:numPr>
        <w:spacing w:after="0"/>
        <w:rPr>
          <w:ins w:id="1969" w:author="Zac" w:date="2015-11-16T21:20:00Z"/>
          <w:szCs w:val="24"/>
        </w:rPr>
      </w:pPr>
      <w:ins w:id="1970" w:author="Zac" w:date="2015-11-16T21:20:00Z">
        <w:r>
          <w:rPr>
            <w:szCs w:val="24"/>
          </w:rPr>
          <w:t>Create the directories C:/ProgramData/4-Tell2.0/testsite and C:/ProgramData/4-Tell2.0/testsite/upload.</w:t>
        </w:r>
      </w:ins>
    </w:p>
    <w:p w14:paraId="3772D539" w14:textId="77777777" w:rsidR="00D83CF7" w:rsidRPr="00736330" w:rsidRDefault="00D83CF7" w:rsidP="00D83CF7">
      <w:pPr>
        <w:pStyle w:val="ListParagraph"/>
        <w:rPr>
          <w:ins w:id="1971" w:author="Zac" w:date="2015-11-16T21:20:00Z"/>
          <w:szCs w:val="24"/>
        </w:rPr>
      </w:pPr>
    </w:p>
    <w:p w14:paraId="4B6AC9F8" w14:textId="77777777" w:rsidR="00D83CF7" w:rsidRDefault="00D83CF7" w:rsidP="00D83CF7">
      <w:pPr>
        <w:pStyle w:val="ListParagraph"/>
        <w:numPr>
          <w:ilvl w:val="0"/>
          <w:numId w:val="68"/>
        </w:numPr>
        <w:spacing w:after="0"/>
        <w:rPr>
          <w:ins w:id="1972" w:author="Zac" w:date="2015-11-16T21:20:00Z"/>
          <w:szCs w:val="24"/>
        </w:rPr>
      </w:pPr>
      <w:ins w:id="1973" w:author="Zac" w:date="2015-11-16T21:20:00Z">
        <w:r>
          <w:rPr>
            <w:szCs w:val="24"/>
          </w:rPr>
          <w:t>Copy C:/ProgramData/4-Tell2.0/BigCommerceRules.xml to C:/ProgramData/4-Tell2.0/YourPlatformRules.xml.</w:t>
        </w:r>
      </w:ins>
    </w:p>
    <w:p w14:paraId="5AD30CE7" w14:textId="77777777" w:rsidR="00D83CF7" w:rsidRPr="00736330" w:rsidRDefault="00D83CF7" w:rsidP="00D83CF7">
      <w:pPr>
        <w:pStyle w:val="ListParagraph"/>
        <w:rPr>
          <w:ins w:id="1974" w:author="Zac" w:date="2015-11-16T21:20:00Z"/>
          <w:szCs w:val="24"/>
        </w:rPr>
      </w:pPr>
    </w:p>
    <w:p w14:paraId="6DA2E3A4" w14:textId="77777777" w:rsidR="00D83CF7" w:rsidRDefault="00D83CF7" w:rsidP="00D83CF7">
      <w:pPr>
        <w:pStyle w:val="ListParagraph"/>
        <w:numPr>
          <w:ilvl w:val="0"/>
          <w:numId w:val="68"/>
        </w:numPr>
        <w:spacing w:after="0"/>
        <w:rPr>
          <w:ins w:id="1975" w:author="Zac" w:date="2015-11-16T21:20:00Z"/>
          <w:szCs w:val="24"/>
        </w:rPr>
      </w:pPr>
      <w:ins w:id="1976" w:author="Zac" w:date="2015-11-16T21:20:00Z">
        <w:r>
          <w:rPr>
            <w:szCs w:val="24"/>
          </w:rPr>
          <w:t>Copy C:/ProgramData/4-Tell2.0/toweltuk /upload /SiteRules.xml to C:/ProgramData/4-Tell2.0/testsite/upload/SiteRules.xml. (</w:t>
        </w:r>
        <w:proofErr w:type="spellStart"/>
        <w:r>
          <w:rPr>
            <w:szCs w:val="24"/>
          </w:rPr>
          <w:t>toweltuk</w:t>
        </w:r>
        <w:proofErr w:type="spellEnd"/>
        <w:r>
          <w:rPr>
            <w:szCs w:val="24"/>
          </w:rPr>
          <w:t xml:space="preserve"> - </w:t>
        </w:r>
        <w:r>
          <w:rPr>
            <w:szCs w:val="24"/>
          </w:rPr>
          <w:fldChar w:fldCharType="begin"/>
        </w:r>
        <w:r>
          <w:rPr>
            <w:szCs w:val="24"/>
          </w:rPr>
          <w:instrText xml:space="preserve"> HYPERLINK "http://www.thetowelshop.co.uk" </w:instrText>
        </w:r>
        <w:r>
          <w:rPr>
            <w:szCs w:val="24"/>
          </w:rPr>
          <w:fldChar w:fldCharType="separate"/>
        </w:r>
        <w:r w:rsidRPr="00C81A79">
          <w:rPr>
            <w:rStyle w:val="Hyperlink"/>
            <w:szCs w:val="24"/>
          </w:rPr>
          <w:t>www.thetowelshop.co.uk</w:t>
        </w:r>
        <w:r>
          <w:rPr>
            <w:szCs w:val="24"/>
          </w:rPr>
          <w:fldChar w:fldCharType="end"/>
        </w:r>
        <w:r>
          <w:rPr>
            <w:szCs w:val="24"/>
          </w:rPr>
          <w:t xml:space="preserve"> is an example </w:t>
        </w:r>
        <w:proofErr w:type="spellStart"/>
        <w:r>
          <w:rPr>
            <w:szCs w:val="24"/>
          </w:rPr>
          <w:t>Bigcommerce</w:t>
        </w:r>
        <w:proofErr w:type="spellEnd"/>
        <w:r>
          <w:rPr>
            <w:szCs w:val="24"/>
          </w:rPr>
          <w:t xml:space="preserve"> site)</w:t>
        </w:r>
      </w:ins>
    </w:p>
    <w:p w14:paraId="1D03EFBC" w14:textId="77777777" w:rsidR="00D83CF7" w:rsidRPr="00736330" w:rsidRDefault="00D83CF7" w:rsidP="00D83CF7">
      <w:pPr>
        <w:pStyle w:val="ListParagraph"/>
        <w:rPr>
          <w:ins w:id="1977" w:author="Zac" w:date="2015-11-16T21:20:00Z"/>
          <w:szCs w:val="24"/>
        </w:rPr>
      </w:pPr>
    </w:p>
    <w:p w14:paraId="3B10BB04" w14:textId="77777777" w:rsidR="00D83CF7" w:rsidRDefault="00D83CF7" w:rsidP="00D83CF7">
      <w:pPr>
        <w:pStyle w:val="ListParagraph"/>
        <w:numPr>
          <w:ilvl w:val="0"/>
          <w:numId w:val="68"/>
        </w:numPr>
        <w:spacing w:after="0"/>
        <w:rPr>
          <w:ins w:id="1978" w:author="Zac" w:date="2015-11-16T21:20:00Z"/>
          <w:szCs w:val="24"/>
        </w:rPr>
      </w:pPr>
      <w:ins w:id="1979" w:author="Zac" w:date="2015-11-16T21:20:00Z">
        <w:r>
          <w:rPr>
            <w:szCs w:val="24"/>
          </w:rPr>
          <w:t xml:space="preserve">Go back to the Platform’s API specification and identify the sections on Catalog (Products), Sales (Orders), Customers and </w:t>
        </w:r>
        <w:proofErr w:type="spellStart"/>
        <w:r>
          <w:rPr>
            <w:szCs w:val="24"/>
          </w:rPr>
          <w:t>CategoryNames</w:t>
        </w:r>
        <w:proofErr w:type="spellEnd"/>
        <w:r>
          <w:rPr>
            <w:szCs w:val="24"/>
          </w:rPr>
          <w:t xml:space="preserve"> (if available), </w:t>
        </w:r>
        <w:proofErr w:type="spellStart"/>
        <w:r>
          <w:rPr>
            <w:szCs w:val="24"/>
          </w:rPr>
          <w:t>BrandNames</w:t>
        </w:r>
        <w:proofErr w:type="spellEnd"/>
        <w:r>
          <w:rPr>
            <w:szCs w:val="24"/>
          </w:rPr>
          <w:t xml:space="preserve"> (if available). For example the </w:t>
        </w:r>
        <w:proofErr w:type="spellStart"/>
        <w:r>
          <w:rPr>
            <w:szCs w:val="24"/>
          </w:rPr>
          <w:t>Bigcommerce</w:t>
        </w:r>
        <w:proofErr w:type="spellEnd"/>
        <w:r>
          <w:rPr>
            <w:szCs w:val="24"/>
          </w:rPr>
          <w:t xml:space="preserve"> API section for Catalog looks like:</w:t>
        </w:r>
      </w:ins>
    </w:p>
    <w:p w14:paraId="0BE35961" w14:textId="77777777" w:rsidR="00D83CF7" w:rsidRPr="00736330" w:rsidRDefault="00D83CF7" w:rsidP="00D83CF7">
      <w:pPr>
        <w:pStyle w:val="ListParagraph"/>
        <w:rPr>
          <w:ins w:id="1980" w:author="Zac" w:date="2015-11-16T21:20:00Z"/>
          <w:szCs w:val="24"/>
        </w:rPr>
      </w:pPr>
    </w:p>
    <w:p w14:paraId="2BE8984F" w14:textId="77777777" w:rsidR="00D83CF7" w:rsidRPr="00736330" w:rsidRDefault="00D83CF7" w:rsidP="00D83CF7">
      <w:pPr>
        <w:spacing w:after="0"/>
        <w:rPr>
          <w:ins w:id="1981" w:author="Zac" w:date="2015-11-16T21:20:00Z"/>
          <w:szCs w:val="24"/>
        </w:rPr>
      </w:pPr>
      <w:ins w:id="1982" w:author="Zac" w:date="2015-11-16T21:20:00Z">
        <w:r w:rsidRPr="00834850">
          <w:rPr>
            <w:noProof/>
            <w:szCs w:val="24"/>
            <w:lang w:bidi="ar-SA"/>
          </w:rPr>
          <w:lastRenderedPageBreak/>
          <mc:AlternateContent>
            <mc:Choice Requires="wps">
              <w:drawing>
                <wp:anchor distT="0" distB="0" distL="114300" distR="114300" simplePos="0" relativeHeight="251725820" behindDoc="0" locked="0" layoutInCell="1" allowOverlap="1" wp14:anchorId="565C63E9" wp14:editId="3171CFB7">
                  <wp:simplePos x="0" y="0"/>
                  <wp:positionH relativeFrom="column">
                    <wp:posOffset>3319880</wp:posOffset>
                  </wp:positionH>
                  <wp:positionV relativeFrom="paragraph">
                    <wp:posOffset>3210560</wp:posOffset>
                  </wp:positionV>
                  <wp:extent cx="904775" cy="279132"/>
                  <wp:effectExtent l="57150" t="19050" r="10160" b="121285"/>
                  <wp:wrapNone/>
                  <wp:docPr id="109" name="Left Arrow 109"/>
                  <wp:cNvGraphicFramePr/>
                  <a:graphic xmlns:a="http://schemas.openxmlformats.org/drawingml/2006/main">
                    <a:graphicData uri="http://schemas.microsoft.com/office/word/2010/wordprocessingShape">
                      <wps:wsp>
                        <wps:cNvSpPr/>
                        <wps:spPr>
                          <a:xfrm>
                            <a:off x="0" y="0"/>
                            <a:ext cx="904775" cy="279132"/>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 Arrow 109" o:spid="_x0000_s1026" type="#_x0000_t66" style="position:absolute;margin-left:261.4pt;margin-top:252.8pt;width:71.25pt;height:22pt;z-index:2517258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" adj="3332"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733ACA">
          <w:rPr>
            <w:noProof/>
            <w:szCs w:val="24"/>
            <w:lang w:bidi="ar-SA"/>
            <w:rPrChange w:id="1983" w:author="Unknown">
              <w:rPr>
                <w:noProof/>
                <w:lang w:bidi="ar-SA"/>
              </w:rPr>
            </w:rPrChange>
          </w:rPr>
          <w:drawing>
            <wp:inline distT="0" distB="0" distL="0" distR="0" wp14:anchorId="763A72CC" wp14:editId="3B52FBB6">
              <wp:extent cx="5943600" cy="4068445"/>
              <wp:effectExtent l="0" t="0" r="0" b="825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i.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068445"/>
                      </a:xfrm>
                      <a:prstGeom prst="rect">
                        <a:avLst/>
                      </a:prstGeom>
                    </pic:spPr>
                  </pic:pic>
                </a:graphicData>
              </a:graphic>
            </wp:inline>
          </w:drawing>
        </w:r>
      </w:ins>
    </w:p>
    <w:p w14:paraId="1527DFC6" w14:textId="77777777" w:rsidR="00D83CF7" w:rsidRPr="00C2290B" w:rsidRDefault="00D83CF7" w:rsidP="00D83CF7">
      <w:pPr>
        <w:pStyle w:val="ListParagraph"/>
        <w:rPr>
          <w:ins w:id="1984" w:author="Zac" w:date="2015-11-16T21:20:00Z"/>
          <w:szCs w:val="24"/>
        </w:rPr>
      </w:pPr>
    </w:p>
    <w:p w14:paraId="35C076F0" w14:textId="105BC27A" w:rsidR="00D83CF7" w:rsidRDefault="00D83CF7" w:rsidP="00D83CF7">
      <w:pPr>
        <w:pStyle w:val="ListParagraph"/>
        <w:numPr>
          <w:ilvl w:val="0"/>
          <w:numId w:val="68"/>
        </w:numPr>
        <w:spacing w:after="0"/>
        <w:rPr>
          <w:ins w:id="1985" w:author="Zac" w:date="2015-11-16T21:20:00Z"/>
          <w:szCs w:val="24"/>
        </w:rPr>
      </w:pPr>
      <w:ins w:id="1986" w:author="Zac" w:date="2015-11-16T21:20:00Z">
        <w:r>
          <w:rPr>
            <w:szCs w:val="24"/>
          </w:rPr>
          <w:t xml:space="preserve">Determine the URLs used to access these data groups, e.g. </w:t>
        </w:r>
        <w:r>
          <w:rPr>
            <w:szCs w:val="24"/>
          </w:rPr>
          <w:fldChar w:fldCharType="begin"/>
        </w:r>
        <w:r>
          <w:rPr>
            <w:szCs w:val="24"/>
          </w:rPr>
          <w:instrText xml:space="preserve"> HYPERLINK "</w:instrText>
        </w:r>
        <w:r w:rsidRPr="00E06551">
          <w:instrText>https://www.thetowelshop.co.uk/api/v2/products.json</w:instrText>
        </w:r>
        <w:r>
          <w:rPr>
            <w:szCs w:val="24"/>
          </w:rPr>
          <w:instrText xml:space="preserve">" </w:instrText>
        </w:r>
        <w:r>
          <w:rPr>
            <w:szCs w:val="24"/>
          </w:rPr>
          <w:fldChar w:fldCharType="separate"/>
        </w:r>
        <w:r w:rsidRPr="00C81A79">
          <w:rPr>
            <w:rStyle w:val="Hyperlink"/>
            <w:szCs w:val="24"/>
          </w:rPr>
          <w:t>https://www.thetowelshop.co.uk/api/v2/products.json</w:t>
        </w:r>
        <w:r>
          <w:rPr>
            <w:szCs w:val="24"/>
          </w:rPr>
          <w:fldChar w:fldCharType="end"/>
        </w:r>
        <w:r>
          <w:rPr>
            <w:szCs w:val="24"/>
          </w:rPr>
          <w:t xml:space="preserve"> for the Catalog. The form of th</w:t>
        </w:r>
        <w:r w:rsidR="005309F7">
          <w:rPr>
            <w:szCs w:val="24"/>
          </w:rPr>
          <w:t>e URL will vary by platform</w:t>
        </w:r>
        <w:r>
          <w:rPr>
            <w:szCs w:val="24"/>
          </w:rPr>
          <w:t>.</w:t>
        </w:r>
      </w:ins>
    </w:p>
    <w:p w14:paraId="339F9E05" w14:textId="77777777" w:rsidR="00D83CF7" w:rsidRPr="00736330" w:rsidRDefault="00D83CF7" w:rsidP="00D83CF7">
      <w:pPr>
        <w:spacing w:after="0"/>
        <w:rPr>
          <w:ins w:id="1987" w:author="Zac" w:date="2015-11-16T21:20:00Z"/>
          <w:szCs w:val="24"/>
        </w:rPr>
      </w:pPr>
    </w:p>
    <w:p w14:paraId="0D7DEE93" w14:textId="77777777" w:rsidR="00D83CF7" w:rsidRDefault="00D83CF7" w:rsidP="00D83CF7">
      <w:pPr>
        <w:pStyle w:val="ListParagraph"/>
        <w:numPr>
          <w:ilvl w:val="0"/>
          <w:numId w:val="68"/>
        </w:numPr>
        <w:spacing w:after="0"/>
        <w:rPr>
          <w:ins w:id="1988" w:author="Zac" w:date="2015-11-16T21:20:00Z"/>
          <w:szCs w:val="24"/>
        </w:rPr>
      </w:pPr>
      <w:ins w:id="1989" w:author="Zac" w:date="2015-11-16T21:20:00Z">
        <w:r>
          <w:rPr>
            <w:szCs w:val="24"/>
          </w:rPr>
          <w:t xml:space="preserve">From the URLs determine the group name used to access data group. For example, </w:t>
        </w:r>
        <w:proofErr w:type="spellStart"/>
        <w:r>
          <w:rPr>
            <w:szCs w:val="24"/>
          </w:rPr>
          <w:t>Bigcommerce</w:t>
        </w:r>
        <w:proofErr w:type="spellEnd"/>
        <w:r>
          <w:rPr>
            <w:szCs w:val="24"/>
          </w:rPr>
          <w:t xml:space="preserve"> uses:</w:t>
        </w:r>
      </w:ins>
    </w:p>
    <w:p w14:paraId="33363F31" w14:textId="77777777" w:rsidR="00D83CF7" w:rsidRPr="00736330" w:rsidRDefault="00D83CF7" w:rsidP="00D83CF7">
      <w:pPr>
        <w:pStyle w:val="ListParagraph"/>
        <w:rPr>
          <w:ins w:id="1990" w:author="Zac" w:date="2015-11-16T21:20:00Z"/>
          <w:szCs w:val="24"/>
        </w:rPr>
      </w:pPr>
    </w:p>
    <w:p w14:paraId="432300B6" w14:textId="77777777" w:rsidR="00D83CF7" w:rsidRDefault="00D83CF7" w:rsidP="00D83CF7">
      <w:pPr>
        <w:pStyle w:val="ListParagraph"/>
        <w:numPr>
          <w:ilvl w:val="0"/>
          <w:numId w:val="69"/>
        </w:numPr>
        <w:spacing w:after="0" w:line="240" w:lineRule="auto"/>
        <w:ind w:left="720"/>
        <w:rPr>
          <w:ins w:id="1991" w:author="Zac" w:date="2015-11-16T21:20:00Z"/>
          <w:szCs w:val="24"/>
        </w:rPr>
      </w:pPr>
      <w:ins w:id="1992" w:author="Zac" w:date="2015-11-16T21:20:00Z">
        <w:r>
          <w:rPr>
            <w:szCs w:val="24"/>
          </w:rPr>
          <w:t>“</w:t>
        </w:r>
        <w:r w:rsidRPr="00E06551">
          <w:rPr>
            <w:b/>
            <w:szCs w:val="24"/>
          </w:rPr>
          <w:t>products</w:t>
        </w:r>
        <w:r>
          <w:rPr>
            <w:szCs w:val="24"/>
          </w:rPr>
          <w:t>” for Catalog</w:t>
        </w:r>
      </w:ins>
    </w:p>
    <w:p w14:paraId="30DF0BA7" w14:textId="77777777" w:rsidR="00D83CF7" w:rsidRPr="00736330" w:rsidRDefault="00D83CF7" w:rsidP="00D83CF7">
      <w:pPr>
        <w:pStyle w:val="ListParagraph"/>
        <w:spacing w:after="0" w:line="240" w:lineRule="auto"/>
        <w:ind w:left="1080"/>
        <w:rPr>
          <w:ins w:id="1993" w:author="Zac" w:date="2015-11-16T21:20:00Z"/>
          <w:szCs w:val="24"/>
        </w:rPr>
      </w:pPr>
    </w:p>
    <w:p w14:paraId="77CECEB8" w14:textId="77777777" w:rsidR="00D83CF7" w:rsidRDefault="00D83CF7" w:rsidP="00D83CF7">
      <w:pPr>
        <w:pStyle w:val="ListParagraph"/>
        <w:numPr>
          <w:ilvl w:val="0"/>
          <w:numId w:val="69"/>
        </w:numPr>
        <w:spacing w:after="0" w:line="240" w:lineRule="auto"/>
        <w:ind w:left="720"/>
        <w:rPr>
          <w:ins w:id="1994" w:author="Zac" w:date="2015-11-16T21:20:00Z"/>
          <w:szCs w:val="24"/>
        </w:rPr>
      </w:pPr>
      <w:ins w:id="1995" w:author="Zac" w:date="2015-11-16T21:20:00Z">
        <w:r>
          <w:rPr>
            <w:szCs w:val="24"/>
          </w:rPr>
          <w:t>“</w:t>
        </w:r>
        <w:r w:rsidRPr="00E06551">
          <w:rPr>
            <w:b/>
            <w:szCs w:val="24"/>
          </w:rPr>
          <w:t>orders</w:t>
        </w:r>
        <w:r>
          <w:rPr>
            <w:szCs w:val="24"/>
          </w:rPr>
          <w:t>” for Sales</w:t>
        </w:r>
      </w:ins>
    </w:p>
    <w:p w14:paraId="53DD6CDE" w14:textId="77777777" w:rsidR="00D83CF7" w:rsidRPr="00736330" w:rsidRDefault="00D83CF7" w:rsidP="00D83CF7">
      <w:pPr>
        <w:pStyle w:val="ListParagraph"/>
        <w:spacing w:after="0" w:line="240" w:lineRule="auto"/>
        <w:ind w:left="1080"/>
        <w:rPr>
          <w:ins w:id="1996" w:author="Zac" w:date="2015-11-16T21:20:00Z"/>
          <w:szCs w:val="24"/>
        </w:rPr>
      </w:pPr>
    </w:p>
    <w:p w14:paraId="70A65C6F" w14:textId="77777777" w:rsidR="00D83CF7" w:rsidRDefault="00D83CF7" w:rsidP="00D83CF7">
      <w:pPr>
        <w:pStyle w:val="ListParagraph"/>
        <w:numPr>
          <w:ilvl w:val="0"/>
          <w:numId w:val="69"/>
        </w:numPr>
        <w:spacing w:after="0" w:line="240" w:lineRule="auto"/>
        <w:ind w:left="720"/>
        <w:rPr>
          <w:ins w:id="1997" w:author="Zac" w:date="2015-11-16T21:20:00Z"/>
          <w:szCs w:val="24"/>
        </w:rPr>
      </w:pPr>
      <w:ins w:id="1998" w:author="Zac" w:date="2015-11-16T21:20:00Z">
        <w:r>
          <w:rPr>
            <w:szCs w:val="24"/>
          </w:rPr>
          <w:t>“</w:t>
        </w:r>
        <w:r w:rsidRPr="00E06551">
          <w:rPr>
            <w:b/>
            <w:szCs w:val="24"/>
          </w:rPr>
          <w:t>customers</w:t>
        </w:r>
        <w:r>
          <w:rPr>
            <w:szCs w:val="24"/>
          </w:rPr>
          <w:t>” for Customers</w:t>
        </w:r>
      </w:ins>
    </w:p>
    <w:p w14:paraId="3934FBB8" w14:textId="77777777" w:rsidR="00D83CF7" w:rsidRPr="00736330" w:rsidRDefault="00D83CF7" w:rsidP="00D83CF7">
      <w:pPr>
        <w:pStyle w:val="ListParagraph"/>
        <w:spacing w:after="0" w:line="240" w:lineRule="auto"/>
        <w:ind w:left="1080"/>
        <w:rPr>
          <w:ins w:id="1999" w:author="Zac" w:date="2015-11-16T21:20:00Z"/>
          <w:szCs w:val="24"/>
        </w:rPr>
      </w:pPr>
    </w:p>
    <w:p w14:paraId="40A9A32D" w14:textId="77777777" w:rsidR="00D83CF7" w:rsidRDefault="00D83CF7" w:rsidP="00D83CF7">
      <w:pPr>
        <w:pStyle w:val="ListParagraph"/>
        <w:numPr>
          <w:ilvl w:val="0"/>
          <w:numId w:val="69"/>
        </w:numPr>
        <w:spacing w:after="0" w:line="240" w:lineRule="auto"/>
        <w:ind w:left="720"/>
        <w:rPr>
          <w:ins w:id="2000" w:author="Zac" w:date="2015-11-16T21:20:00Z"/>
          <w:szCs w:val="24"/>
        </w:rPr>
      </w:pPr>
      <w:ins w:id="2001" w:author="Zac" w:date="2015-11-16T21:20:00Z">
        <w:r>
          <w:rPr>
            <w:szCs w:val="24"/>
          </w:rPr>
          <w:t>“</w:t>
        </w:r>
        <w:r w:rsidRPr="00E06551">
          <w:rPr>
            <w:b/>
            <w:szCs w:val="24"/>
          </w:rPr>
          <w:t>categories</w:t>
        </w:r>
        <w:r>
          <w:rPr>
            <w:szCs w:val="24"/>
          </w:rPr>
          <w:t xml:space="preserve">” for </w:t>
        </w:r>
        <w:proofErr w:type="spellStart"/>
        <w:r>
          <w:rPr>
            <w:szCs w:val="24"/>
          </w:rPr>
          <w:t>CategoryNames</w:t>
        </w:r>
        <w:proofErr w:type="spellEnd"/>
      </w:ins>
    </w:p>
    <w:p w14:paraId="46E5CD50" w14:textId="77777777" w:rsidR="00D83CF7" w:rsidRPr="00736330" w:rsidRDefault="00D83CF7" w:rsidP="00D83CF7">
      <w:pPr>
        <w:pStyle w:val="ListParagraph"/>
        <w:spacing w:after="0" w:line="240" w:lineRule="auto"/>
        <w:ind w:left="1080"/>
        <w:rPr>
          <w:ins w:id="2002" w:author="Zac" w:date="2015-11-16T21:20:00Z"/>
          <w:szCs w:val="24"/>
        </w:rPr>
      </w:pPr>
    </w:p>
    <w:p w14:paraId="79025957" w14:textId="77777777" w:rsidR="00D83CF7" w:rsidRDefault="00D83CF7" w:rsidP="00D83CF7">
      <w:pPr>
        <w:pStyle w:val="ListParagraph"/>
        <w:numPr>
          <w:ilvl w:val="0"/>
          <w:numId w:val="69"/>
        </w:numPr>
        <w:spacing w:after="0" w:line="240" w:lineRule="auto"/>
        <w:ind w:left="720"/>
        <w:rPr>
          <w:ins w:id="2003" w:author="Zac" w:date="2015-11-16T21:20:00Z"/>
          <w:szCs w:val="24"/>
        </w:rPr>
      </w:pPr>
      <w:ins w:id="2004" w:author="Zac" w:date="2015-11-16T21:20:00Z">
        <w:r>
          <w:rPr>
            <w:szCs w:val="24"/>
          </w:rPr>
          <w:t>“</w:t>
        </w:r>
        <w:r w:rsidRPr="00E06551">
          <w:rPr>
            <w:b/>
            <w:szCs w:val="24"/>
          </w:rPr>
          <w:t>brands</w:t>
        </w:r>
        <w:r>
          <w:rPr>
            <w:szCs w:val="24"/>
          </w:rPr>
          <w:t>” for Manufactures</w:t>
        </w:r>
      </w:ins>
    </w:p>
    <w:p w14:paraId="6A2A524B" w14:textId="77777777" w:rsidR="00D83CF7" w:rsidRPr="00736330" w:rsidRDefault="00D83CF7" w:rsidP="00D83CF7">
      <w:pPr>
        <w:spacing w:after="0"/>
        <w:rPr>
          <w:ins w:id="2005" w:author="Zac" w:date="2015-11-16T21:20:00Z"/>
          <w:szCs w:val="24"/>
        </w:rPr>
      </w:pPr>
    </w:p>
    <w:p w14:paraId="74A3F277" w14:textId="77777777" w:rsidR="00D83CF7" w:rsidRDefault="00D83CF7" w:rsidP="00D83CF7">
      <w:pPr>
        <w:pStyle w:val="ListParagraph"/>
        <w:numPr>
          <w:ilvl w:val="0"/>
          <w:numId w:val="68"/>
        </w:numPr>
        <w:spacing w:after="0"/>
        <w:rPr>
          <w:ins w:id="2006" w:author="Zac" w:date="2015-11-16T21:20:00Z"/>
          <w:szCs w:val="24"/>
        </w:rPr>
      </w:pPr>
      <w:ins w:id="2007" w:author="Zac" w:date="2015-11-16T21:20:00Z">
        <w:r>
          <w:rPr>
            <w:szCs w:val="24"/>
          </w:rPr>
          <w:lastRenderedPageBreak/>
          <w:t xml:space="preserve">Identify the access credentials for </w:t>
        </w:r>
        <w:proofErr w:type="spellStart"/>
        <w:r>
          <w:rPr>
            <w:szCs w:val="24"/>
          </w:rPr>
          <w:t>testsite</w:t>
        </w:r>
        <w:proofErr w:type="spellEnd"/>
        <w:r>
          <w:rPr>
            <w:szCs w:val="24"/>
          </w:rPr>
          <w:t xml:space="preserve">. Edit C:/ProgramData/4-Tell2.0/testsite/upload/SiteRules.xml and update </w:t>
        </w:r>
        <w:proofErr w:type="spellStart"/>
        <w:r>
          <w:rPr>
            <w:szCs w:val="24"/>
          </w:rPr>
          <w:t>apiUrl</w:t>
        </w:r>
        <w:proofErr w:type="spellEnd"/>
        <w:r>
          <w:rPr>
            <w:szCs w:val="24"/>
          </w:rPr>
          <w:t xml:space="preserve">, </w:t>
        </w:r>
        <w:proofErr w:type="spellStart"/>
        <w:r>
          <w:rPr>
            <w:szCs w:val="24"/>
          </w:rPr>
          <w:t>apiUser</w:t>
        </w:r>
        <w:proofErr w:type="spellEnd"/>
        <w:r>
          <w:rPr>
            <w:szCs w:val="24"/>
          </w:rPr>
          <w:t xml:space="preserve"> and </w:t>
        </w:r>
        <w:proofErr w:type="spellStart"/>
        <w:r>
          <w:rPr>
            <w:szCs w:val="24"/>
          </w:rPr>
          <w:t>apiKey</w:t>
        </w:r>
        <w:proofErr w:type="spellEnd"/>
        <w:r>
          <w:rPr>
            <w:szCs w:val="24"/>
          </w:rPr>
          <w:t xml:space="preserve"> to match the access credentials for </w:t>
        </w:r>
        <w:proofErr w:type="spellStart"/>
        <w:r>
          <w:rPr>
            <w:szCs w:val="24"/>
          </w:rPr>
          <w:t>testsite</w:t>
        </w:r>
        <w:proofErr w:type="spellEnd"/>
        <w:r>
          <w:rPr>
            <w:szCs w:val="24"/>
          </w:rPr>
          <w:t>. For example:</w:t>
        </w:r>
      </w:ins>
    </w:p>
    <w:p w14:paraId="5099BCA9" w14:textId="77777777" w:rsidR="00D83CF7" w:rsidRPr="00736330" w:rsidRDefault="00D83CF7" w:rsidP="00D83CF7">
      <w:pPr>
        <w:spacing w:after="0"/>
        <w:rPr>
          <w:ins w:id="2008" w:author="Zac" w:date="2015-11-16T21:20:00Z"/>
          <w:szCs w:val="24"/>
        </w:rPr>
      </w:pPr>
    </w:p>
    <w:p w14:paraId="34E77BC8" w14:textId="77777777" w:rsidR="00D83CF7" w:rsidRDefault="00D83CF7" w:rsidP="00D83CF7">
      <w:pPr>
        <w:ind w:left="360"/>
        <w:rPr>
          <w:ins w:id="2009" w:author="Zac" w:date="2015-11-16T21:20:00Z"/>
        </w:rPr>
      </w:pPr>
      <w:ins w:id="2010" w:author="Zac" w:date="2015-11-16T21:20:00Z">
        <w:r>
          <w:t>  &lt;</w:t>
        </w:r>
        <w:proofErr w:type="spellStart"/>
        <w:proofErr w:type="gramStart"/>
        <w:r>
          <w:t>apiUrl</w:t>
        </w:r>
        <w:proofErr w:type="spellEnd"/>
        <w:proofErr w:type="gramEnd"/>
        <w:r>
          <w:t>&gt;</w:t>
        </w:r>
        <w:r>
          <w:fldChar w:fldCharType="begin"/>
        </w:r>
        <w:r>
          <w:instrText xml:space="preserve"> HYPERLINK "</w:instrText>
        </w:r>
        <w:r w:rsidRPr="00E06551">
          <w:instrText>https://www.TestSite.com/api/v2/</w:instrText>
        </w:r>
        <w:r>
          <w:instrText xml:space="preserve">" </w:instrText>
        </w:r>
        <w:r>
          <w:fldChar w:fldCharType="separate"/>
        </w:r>
        <w:r w:rsidRPr="00C81A79">
          <w:rPr>
            <w:rStyle w:val="Hyperlink"/>
          </w:rPr>
          <w:t>https://www.TestSite.com/api/v2/</w:t>
        </w:r>
        <w:r>
          <w:fldChar w:fldCharType="end"/>
        </w:r>
        <w:r>
          <w:t>&lt;/apiUrl&gt;</w:t>
        </w:r>
      </w:ins>
    </w:p>
    <w:p w14:paraId="2F848013" w14:textId="77777777" w:rsidR="00D83CF7" w:rsidRDefault="00D83CF7" w:rsidP="00D83CF7">
      <w:pPr>
        <w:ind w:left="360"/>
        <w:rPr>
          <w:ins w:id="2011" w:author="Zac" w:date="2015-11-16T21:20:00Z"/>
        </w:rPr>
      </w:pPr>
      <w:ins w:id="2012" w:author="Zac" w:date="2015-11-16T21:20:00Z">
        <w:r>
          <w:t>  &lt;</w:t>
        </w:r>
        <w:proofErr w:type="spellStart"/>
        <w:proofErr w:type="gramStart"/>
        <w:r>
          <w:t>apiUserName</w:t>
        </w:r>
        <w:proofErr w:type="spellEnd"/>
        <w:r>
          <w:t>&gt;</w:t>
        </w:r>
        <w:proofErr w:type="gramEnd"/>
        <w:r>
          <w:t>4-tell&lt;/</w:t>
        </w:r>
        <w:proofErr w:type="spellStart"/>
        <w:r>
          <w:t>apiUserName</w:t>
        </w:r>
        <w:proofErr w:type="spellEnd"/>
        <w:r>
          <w:t>&gt;</w:t>
        </w:r>
      </w:ins>
    </w:p>
    <w:p w14:paraId="09321945" w14:textId="77777777" w:rsidR="00D83CF7" w:rsidRPr="009F2A98" w:rsidRDefault="00D83CF7" w:rsidP="00D83CF7">
      <w:pPr>
        <w:ind w:left="360"/>
        <w:rPr>
          <w:ins w:id="2013" w:author="Zac" w:date="2015-11-16T21:20:00Z"/>
        </w:rPr>
      </w:pPr>
      <w:ins w:id="2014" w:author="Zac" w:date="2015-11-16T21:20:00Z">
        <w:r>
          <w:t>  &lt;</w:t>
        </w:r>
        <w:proofErr w:type="spellStart"/>
        <w:proofErr w:type="gramStart"/>
        <w:r>
          <w:t>apiKey</w:t>
        </w:r>
        <w:proofErr w:type="spellEnd"/>
        <w:r>
          <w:t>&gt;</w:t>
        </w:r>
        <w:proofErr w:type="gramEnd"/>
        <w:r>
          <w:t>33e0daafe159b9c20d2ab42400b546b5&lt;/</w:t>
        </w:r>
        <w:proofErr w:type="spellStart"/>
        <w:r>
          <w:t>apiKey</w:t>
        </w:r>
        <w:proofErr w:type="spellEnd"/>
        <w:r>
          <w:t>&gt;</w:t>
        </w:r>
      </w:ins>
    </w:p>
    <w:p w14:paraId="620020AA" w14:textId="77777777" w:rsidR="00D83CF7" w:rsidRPr="00736330" w:rsidRDefault="00D83CF7" w:rsidP="00D83CF7">
      <w:pPr>
        <w:pStyle w:val="ListParagraph"/>
        <w:rPr>
          <w:ins w:id="2015" w:author="Zac" w:date="2015-11-16T21:20:00Z"/>
          <w:szCs w:val="24"/>
        </w:rPr>
      </w:pPr>
    </w:p>
    <w:p w14:paraId="39F2073B" w14:textId="77777777" w:rsidR="00D83CF7" w:rsidRDefault="00D83CF7" w:rsidP="00D83CF7">
      <w:pPr>
        <w:pStyle w:val="ListParagraph"/>
        <w:numPr>
          <w:ilvl w:val="0"/>
          <w:numId w:val="68"/>
        </w:numPr>
        <w:spacing w:after="0"/>
        <w:rPr>
          <w:ins w:id="2016" w:author="Zac" w:date="2015-11-16T21:20:00Z"/>
          <w:szCs w:val="24"/>
        </w:rPr>
      </w:pPr>
      <w:ins w:id="2017" w:author="Zac" w:date="2015-11-16T21:20:00Z">
        <w:r>
          <w:rPr>
            <w:szCs w:val="24"/>
          </w:rPr>
          <w:t xml:space="preserve">Go back to the API specification for each group and identify the names of the fields you want to extract for that group. For example, for Sales we want the order id, customer id of the customer ordering, date of the order, product id of the products ordered, and quantities of the products ordered. For example, in </w:t>
        </w:r>
        <w:proofErr w:type="spellStart"/>
        <w:r>
          <w:rPr>
            <w:szCs w:val="24"/>
          </w:rPr>
          <w:t>BigCommerce</w:t>
        </w:r>
        <w:proofErr w:type="spellEnd"/>
        <w:r>
          <w:rPr>
            <w:szCs w:val="24"/>
          </w:rPr>
          <w:t xml:space="preserve"> these are:</w:t>
        </w:r>
      </w:ins>
    </w:p>
    <w:p w14:paraId="150C2460" w14:textId="77777777" w:rsidR="00D83CF7" w:rsidRPr="00A2434A" w:rsidRDefault="00D83CF7" w:rsidP="00D83CF7">
      <w:pPr>
        <w:spacing w:after="0"/>
        <w:rPr>
          <w:ins w:id="2018" w:author="Zac" w:date="2015-11-16T21:20:00Z"/>
          <w:szCs w:val="24"/>
        </w:rPr>
      </w:pPr>
    </w:p>
    <w:p w14:paraId="0DDC245C" w14:textId="77777777" w:rsidR="00D83CF7" w:rsidRPr="00E06551" w:rsidRDefault="00D83CF7" w:rsidP="00D83CF7">
      <w:pPr>
        <w:spacing w:after="0"/>
        <w:ind w:left="360"/>
        <w:rPr>
          <w:ins w:id="2019" w:author="Zac" w:date="2015-11-16T21:20:00Z"/>
          <w:szCs w:val="24"/>
        </w:rPr>
      </w:pPr>
      <w:ins w:id="2020" w:author="Zac" w:date="2015-11-16T21:20:00Z">
        <w:r w:rsidRPr="00E06551">
          <w:rPr>
            <w:szCs w:val="24"/>
          </w:rPr>
          <w:t>Order id – “id”</w:t>
        </w:r>
      </w:ins>
    </w:p>
    <w:p w14:paraId="516B9AB6" w14:textId="77777777" w:rsidR="00D83CF7" w:rsidRPr="00E06551" w:rsidRDefault="00D83CF7" w:rsidP="00D83CF7">
      <w:pPr>
        <w:spacing w:after="0"/>
        <w:ind w:left="360"/>
        <w:rPr>
          <w:ins w:id="2021" w:author="Zac" w:date="2015-11-16T21:20:00Z"/>
          <w:szCs w:val="24"/>
        </w:rPr>
      </w:pPr>
      <w:ins w:id="2022" w:author="Zac" w:date="2015-11-16T21:20:00Z">
        <w:r w:rsidRPr="00E06551">
          <w:rPr>
            <w:szCs w:val="24"/>
          </w:rPr>
          <w:t>Customer id –</w:t>
        </w:r>
        <w:r>
          <w:rPr>
            <w:szCs w:val="24"/>
          </w:rPr>
          <w:t xml:space="preserve"> “</w:t>
        </w:r>
        <w:proofErr w:type="spellStart"/>
        <w:r>
          <w:rPr>
            <w:szCs w:val="24"/>
          </w:rPr>
          <w:t>customer_</w:t>
        </w:r>
        <w:r w:rsidRPr="00A2434A">
          <w:rPr>
            <w:szCs w:val="24"/>
          </w:rPr>
          <w:t>id</w:t>
        </w:r>
        <w:proofErr w:type="spellEnd"/>
        <w:r w:rsidRPr="00A2434A">
          <w:rPr>
            <w:szCs w:val="24"/>
          </w:rPr>
          <w:t>”</w:t>
        </w:r>
      </w:ins>
    </w:p>
    <w:p w14:paraId="281B2849" w14:textId="77777777" w:rsidR="00D83CF7" w:rsidRPr="00E06551" w:rsidRDefault="00D83CF7" w:rsidP="00D83CF7">
      <w:pPr>
        <w:spacing w:after="0"/>
        <w:ind w:left="360"/>
        <w:rPr>
          <w:ins w:id="2023" w:author="Zac" w:date="2015-11-16T21:20:00Z"/>
          <w:szCs w:val="24"/>
        </w:rPr>
      </w:pPr>
      <w:ins w:id="2024" w:author="Zac" w:date="2015-11-16T21:20:00Z">
        <w:r w:rsidRPr="00E06551">
          <w:rPr>
            <w:szCs w:val="24"/>
          </w:rPr>
          <w:t>Order Date – “</w:t>
        </w:r>
        <w:proofErr w:type="spellStart"/>
        <w:r>
          <w:rPr>
            <w:szCs w:val="24"/>
          </w:rPr>
          <w:t>date_created</w:t>
        </w:r>
        <w:proofErr w:type="spellEnd"/>
        <w:r w:rsidRPr="00A2434A">
          <w:rPr>
            <w:szCs w:val="24"/>
          </w:rPr>
          <w:t>”</w:t>
        </w:r>
      </w:ins>
    </w:p>
    <w:p w14:paraId="34E54F23" w14:textId="77777777" w:rsidR="00D83CF7" w:rsidRPr="00E06551" w:rsidRDefault="00D83CF7" w:rsidP="00D83CF7">
      <w:pPr>
        <w:spacing w:after="0"/>
        <w:ind w:left="360"/>
        <w:rPr>
          <w:ins w:id="2025" w:author="Zac" w:date="2015-11-16T21:20:00Z"/>
          <w:szCs w:val="24"/>
        </w:rPr>
      </w:pPr>
      <w:ins w:id="2026" w:author="Zac" w:date="2015-11-16T21:20:00Z">
        <w:r w:rsidRPr="00E06551">
          <w:rPr>
            <w:szCs w:val="24"/>
          </w:rPr>
          <w:t>Product id – “</w:t>
        </w:r>
        <w:proofErr w:type="spellStart"/>
        <w:r>
          <w:rPr>
            <w:szCs w:val="24"/>
          </w:rPr>
          <w:t>product_</w:t>
        </w:r>
        <w:r w:rsidRPr="00A2434A">
          <w:rPr>
            <w:szCs w:val="24"/>
          </w:rPr>
          <w:t>id</w:t>
        </w:r>
        <w:proofErr w:type="spellEnd"/>
        <w:r w:rsidRPr="00A2434A">
          <w:rPr>
            <w:szCs w:val="24"/>
          </w:rPr>
          <w:t>”</w:t>
        </w:r>
      </w:ins>
    </w:p>
    <w:p w14:paraId="5C19CAA7" w14:textId="77777777" w:rsidR="00D83CF7" w:rsidRDefault="00D83CF7" w:rsidP="00D83CF7">
      <w:pPr>
        <w:spacing w:after="0"/>
        <w:ind w:left="360"/>
        <w:rPr>
          <w:ins w:id="2027" w:author="Zac" w:date="2015-11-16T21:20:00Z"/>
          <w:szCs w:val="24"/>
        </w:rPr>
      </w:pPr>
      <w:ins w:id="2028" w:author="Zac" w:date="2015-11-16T21:20:00Z">
        <w:r w:rsidRPr="00E06551">
          <w:rPr>
            <w:szCs w:val="24"/>
          </w:rPr>
          <w:t>Product quantity – “quantity”</w:t>
        </w:r>
      </w:ins>
    </w:p>
    <w:p w14:paraId="648059CF" w14:textId="77777777" w:rsidR="00D83CF7" w:rsidRDefault="00D83CF7" w:rsidP="00D83CF7">
      <w:pPr>
        <w:spacing w:after="0"/>
        <w:ind w:left="360"/>
        <w:rPr>
          <w:ins w:id="2029" w:author="Zac" w:date="2015-11-16T21:20:00Z"/>
          <w:szCs w:val="24"/>
        </w:rPr>
      </w:pPr>
    </w:p>
    <w:p w14:paraId="2B023EAE" w14:textId="77777777" w:rsidR="00D83CF7" w:rsidRPr="00A2434A" w:rsidRDefault="00D83CF7" w:rsidP="00D83CF7">
      <w:pPr>
        <w:spacing w:after="0"/>
        <w:ind w:left="360"/>
        <w:rPr>
          <w:ins w:id="2030" w:author="Zac" w:date="2015-11-16T21:20:00Z"/>
          <w:szCs w:val="24"/>
        </w:rPr>
      </w:pPr>
      <w:ins w:id="2031" w:author="Zac" w:date="2015-11-16T21:20:00Z">
        <w:r w:rsidRPr="00834850">
          <w:rPr>
            <w:noProof/>
            <w:szCs w:val="24"/>
            <w:lang w:bidi="ar-SA"/>
          </w:rPr>
          <w:lastRenderedPageBreak/>
          <mc:AlternateContent>
            <mc:Choice Requires="wps">
              <w:drawing>
                <wp:anchor distT="0" distB="0" distL="114300" distR="114300" simplePos="0" relativeHeight="251727868" behindDoc="0" locked="0" layoutInCell="1" allowOverlap="1" wp14:anchorId="798F5BD7" wp14:editId="0BC3486F">
                  <wp:simplePos x="0" y="0"/>
                  <wp:positionH relativeFrom="column">
                    <wp:posOffset>-288657</wp:posOffset>
                  </wp:positionH>
                  <wp:positionV relativeFrom="paragraph">
                    <wp:posOffset>3257382</wp:posOffset>
                  </wp:positionV>
                  <wp:extent cx="750770" cy="606391"/>
                  <wp:effectExtent l="57150" t="38100" r="68580" b="118110"/>
                  <wp:wrapNone/>
                  <wp:docPr id="108" name="Right Arrow 108"/>
                  <wp:cNvGraphicFramePr/>
                  <a:graphic xmlns:a="http://schemas.openxmlformats.org/drawingml/2006/main">
                    <a:graphicData uri="http://schemas.microsoft.com/office/word/2010/wordprocessingShape">
                      <wps:wsp>
                        <wps:cNvSpPr/>
                        <wps:spPr>
                          <a:xfrm>
                            <a:off x="0" y="0"/>
                            <a:ext cx="750770" cy="606391"/>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08" o:spid="_x0000_s1026" type="#_x0000_t13" style="position:absolute;margin-left:-22.75pt;margin-top:256.5pt;width:59.1pt;height:47.75pt;z-index:2517278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" adj="12877"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r w:rsidRPr="00733ACA">
          <w:rPr>
            <w:noProof/>
            <w:szCs w:val="24"/>
            <w:lang w:bidi="ar-SA"/>
            <w:rPrChange w:id="2032" w:author="Unknown">
              <w:rPr>
                <w:noProof/>
                <w:lang w:bidi="ar-SA"/>
              </w:rPr>
            </w:rPrChange>
          </w:rPr>
          <w:drawing>
            <wp:inline distT="0" distB="0" distL="0" distR="0" wp14:anchorId="5DBE916E" wp14:editId="72DE1142">
              <wp:extent cx="5943600" cy="5193665"/>
              <wp:effectExtent l="0" t="0" r="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193665"/>
                      </a:xfrm>
                      <a:prstGeom prst="rect">
                        <a:avLst/>
                      </a:prstGeom>
                    </pic:spPr>
                  </pic:pic>
                </a:graphicData>
              </a:graphic>
            </wp:inline>
          </w:drawing>
        </w:r>
      </w:ins>
    </w:p>
    <w:p w14:paraId="102B62F2" w14:textId="77777777" w:rsidR="00D83CF7" w:rsidRPr="00E06551" w:rsidRDefault="00D83CF7" w:rsidP="00D83CF7">
      <w:pPr>
        <w:spacing w:after="0"/>
        <w:rPr>
          <w:ins w:id="2033" w:author="Zac" w:date="2015-11-16T21:20:00Z"/>
          <w:szCs w:val="24"/>
        </w:rPr>
      </w:pPr>
    </w:p>
    <w:p w14:paraId="6B7F8732" w14:textId="77777777" w:rsidR="00D83CF7" w:rsidRDefault="00D83CF7" w:rsidP="00D83CF7">
      <w:pPr>
        <w:pStyle w:val="ListParagraph"/>
        <w:numPr>
          <w:ilvl w:val="0"/>
          <w:numId w:val="68"/>
        </w:numPr>
        <w:spacing w:after="0"/>
        <w:rPr>
          <w:ins w:id="2034" w:author="Zac" w:date="2015-11-16T21:20:00Z"/>
          <w:szCs w:val="24"/>
        </w:rPr>
      </w:pPr>
      <w:ins w:id="2035" w:author="Zac" w:date="2015-11-16T21:20:00Z">
        <w:r>
          <w:rPr>
            <w:szCs w:val="24"/>
          </w:rPr>
          <w:t xml:space="preserve"> Enter these field names under the appropriate section in C:/ProgramData/4-Tell2.0/YourPlatformRules.xml. For example, for Sales we enter:</w:t>
        </w:r>
      </w:ins>
    </w:p>
    <w:p w14:paraId="16728C97" w14:textId="77777777" w:rsidR="00D83CF7" w:rsidRPr="00A2434A" w:rsidRDefault="00D83CF7" w:rsidP="00D83CF7">
      <w:pPr>
        <w:spacing w:after="0"/>
        <w:ind w:left="360"/>
        <w:rPr>
          <w:ins w:id="2036" w:author="Zac" w:date="2015-11-16T21:20:00Z"/>
          <w:szCs w:val="24"/>
        </w:rPr>
      </w:pPr>
    </w:p>
    <w:p w14:paraId="43884742" w14:textId="77777777" w:rsidR="00D83CF7" w:rsidRPr="00E06551" w:rsidRDefault="00D83CF7" w:rsidP="00D83CF7">
      <w:pPr>
        <w:spacing w:after="0" w:line="240" w:lineRule="auto"/>
        <w:ind w:left="360"/>
        <w:rPr>
          <w:ins w:id="2037" w:author="Zac" w:date="2015-11-16T21:20:00Z"/>
          <w:rFonts w:ascii="Times New Roman" w:eastAsia="Times New Roman" w:hAnsi="Times New Roman" w:cs="Times New Roman"/>
          <w:szCs w:val="24"/>
          <w:lang w:bidi="ar-SA"/>
        </w:rPr>
      </w:pPr>
      <w:ins w:id="2038" w:author="Zac" w:date="2015-11-16T21:20:00Z">
        <w:r w:rsidRPr="00E06551">
          <w:rPr>
            <w:rFonts w:ascii="Times New Roman" w:eastAsia="Times New Roman" w:hAnsi="Times New Roman" w:cs="Times New Roman"/>
            <w:szCs w:val="24"/>
            <w:lang w:bidi="ar-SA"/>
          </w:rPr>
          <w:t xml:space="preserve">  </w:t>
        </w:r>
        <w:proofErr w:type="gramStart"/>
        <w:r w:rsidRPr="00E06551">
          <w:rPr>
            <w:rFonts w:ascii="Times New Roman" w:eastAsia="Times New Roman" w:hAnsi="Times New Roman" w:cs="Times New Roman"/>
            <w:szCs w:val="24"/>
            <w:lang w:bidi="ar-SA"/>
          </w:rPr>
          <w:t>&lt;!--</w:t>
        </w:r>
        <w:proofErr w:type="gramEnd"/>
        <w:r w:rsidRPr="00E06551">
          <w:rPr>
            <w:rFonts w:ascii="Times New Roman" w:eastAsia="Times New Roman" w:hAnsi="Times New Roman" w:cs="Times New Roman"/>
            <w:szCs w:val="24"/>
            <w:lang w:bidi="ar-SA"/>
          </w:rPr>
          <w:t xml:space="preserve"> orders (sales) --&gt;</w:t>
        </w:r>
      </w:ins>
    </w:p>
    <w:p w14:paraId="5E2296FA" w14:textId="77777777" w:rsidR="00D83CF7" w:rsidRPr="00E06551" w:rsidRDefault="00D83CF7" w:rsidP="00D83CF7">
      <w:pPr>
        <w:spacing w:after="0" w:line="240" w:lineRule="auto"/>
        <w:ind w:left="360"/>
        <w:rPr>
          <w:ins w:id="2039" w:author="Zac" w:date="2015-11-16T21:20:00Z"/>
          <w:rFonts w:ascii="Times New Roman" w:eastAsia="Times New Roman" w:hAnsi="Times New Roman" w:cs="Times New Roman"/>
          <w:szCs w:val="24"/>
          <w:lang w:bidi="ar-SA"/>
        </w:rPr>
      </w:pPr>
      <w:ins w:id="2040" w:author="Zac" w:date="2015-11-16T21:20:00Z">
        <w:r w:rsidRPr="00E06551">
          <w:rPr>
            <w:rFonts w:ascii="Times New Roman" w:eastAsia="Times New Roman" w:hAnsi="Times New Roman" w:cs="Times New Roman"/>
            <w:szCs w:val="24"/>
            <w:lang w:bidi="ar-SA"/>
          </w:rPr>
          <w:t>  &lt;</w:t>
        </w:r>
        <w:proofErr w:type="spellStart"/>
        <w:proofErr w:type="gramStart"/>
        <w:r w:rsidRPr="00E06551">
          <w:rPr>
            <w:rFonts w:ascii="Times New Roman" w:eastAsia="Times New Roman" w:hAnsi="Times New Roman" w:cs="Times New Roman"/>
            <w:szCs w:val="24"/>
            <w:lang w:bidi="ar-SA"/>
          </w:rPr>
          <w:t>orderIdField</w:t>
        </w:r>
        <w:proofErr w:type="spellEnd"/>
        <w:r w:rsidRPr="00E06551">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szCs w:val="24"/>
            <w:lang w:bidi="ar-SA"/>
          </w:rPr>
          <w:t>id&lt;/</w:t>
        </w:r>
        <w:proofErr w:type="spellStart"/>
        <w:r w:rsidRPr="00E06551">
          <w:rPr>
            <w:rFonts w:ascii="Times New Roman" w:eastAsia="Times New Roman" w:hAnsi="Times New Roman" w:cs="Times New Roman"/>
            <w:szCs w:val="24"/>
            <w:lang w:bidi="ar-SA"/>
          </w:rPr>
          <w:t>orderIdField</w:t>
        </w:r>
        <w:proofErr w:type="spellEnd"/>
        <w:r w:rsidRPr="00E06551">
          <w:rPr>
            <w:rFonts w:ascii="Times New Roman" w:eastAsia="Times New Roman" w:hAnsi="Times New Roman" w:cs="Times New Roman"/>
            <w:szCs w:val="24"/>
            <w:lang w:bidi="ar-SA"/>
          </w:rPr>
          <w:t>&gt;</w:t>
        </w:r>
      </w:ins>
    </w:p>
    <w:p w14:paraId="7006D327" w14:textId="77777777" w:rsidR="00D83CF7" w:rsidRPr="00E06551" w:rsidRDefault="00D83CF7" w:rsidP="00D83CF7">
      <w:pPr>
        <w:spacing w:after="0" w:line="240" w:lineRule="auto"/>
        <w:ind w:left="360"/>
        <w:rPr>
          <w:ins w:id="2041" w:author="Zac" w:date="2015-11-16T21:20:00Z"/>
          <w:rFonts w:ascii="Times New Roman" w:eastAsia="Times New Roman" w:hAnsi="Times New Roman" w:cs="Times New Roman"/>
          <w:szCs w:val="24"/>
          <w:lang w:bidi="ar-SA"/>
        </w:rPr>
      </w:pPr>
      <w:ins w:id="2042" w:author="Zac" w:date="2015-11-16T21:20:00Z">
        <w:r w:rsidRPr="00E06551">
          <w:rPr>
            <w:rFonts w:ascii="Times New Roman" w:eastAsia="Times New Roman" w:hAnsi="Times New Roman" w:cs="Times New Roman"/>
            <w:szCs w:val="24"/>
            <w:lang w:bidi="ar-SA"/>
          </w:rPr>
          <w:t>  &lt;</w:t>
        </w:r>
        <w:proofErr w:type="spellStart"/>
        <w:proofErr w:type="gramStart"/>
        <w:r w:rsidRPr="00E06551">
          <w:rPr>
            <w:rFonts w:ascii="Times New Roman" w:eastAsia="Times New Roman" w:hAnsi="Times New Roman" w:cs="Times New Roman"/>
            <w:szCs w:val="24"/>
            <w:lang w:bidi="ar-SA"/>
          </w:rPr>
          <w:t>orderProductIdField</w:t>
        </w:r>
        <w:proofErr w:type="spellEnd"/>
        <w:r w:rsidRPr="00E06551">
          <w:rPr>
            <w:rFonts w:ascii="Times New Roman" w:eastAsia="Times New Roman" w:hAnsi="Times New Roman" w:cs="Times New Roman"/>
            <w:szCs w:val="24"/>
            <w:lang w:bidi="ar-SA"/>
          </w:rPr>
          <w:t>&gt;</w:t>
        </w:r>
        <w:proofErr w:type="spellStart"/>
        <w:proofErr w:type="gramEnd"/>
        <w:r w:rsidRPr="00E06551">
          <w:rPr>
            <w:rFonts w:ascii="Times New Roman" w:eastAsia="Times New Roman" w:hAnsi="Times New Roman" w:cs="Times New Roman"/>
            <w:szCs w:val="24"/>
            <w:lang w:bidi="ar-SA"/>
          </w:rPr>
          <w:t>product_id</w:t>
        </w:r>
        <w:proofErr w:type="spellEnd"/>
        <w:r w:rsidRPr="00E06551">
          <w:rPr>
            <w:rFonts w:ascii="Times New Roman" w:eastAsia="Times New Roman" w:hAnsi="Times New Roman" w:cs="Times New Roman"/>
            <w:szCs w:val="24"/>
            <w:lang w:bidi="ar-SA"/>
          </w:rPr>
          <w:t>&lt;/</w:t>
        </w:r>
        <w:proofErr w:type="spellStart"/>
        <w:r w:rsidRPr="00E06551">
          <w:rPr>
            <w:rFonts w:ascii="Times New Roman" w:eastAsia="Times New Roman" w:hAnsi="Times New Roman" w:cs="Times New Roman"/>
            <w:szCs w:val="24"/>
            <w:lang w:bidi="ar-SA"/>
          </w:rPr>
          <w:t>orderProductIdField</w:t>
        </w:r>
        <w:proofErr w:type="spellEnd"/>
        <w:r w:rsidRPr="00E06551">
          <w:rPr>
            <w:rFonts w:ascii="Times New Roman" w:eastAsia="Times New Roman" w:hAnsi="Times New Roman" w:cs="Times New Roman"/>
            <w:szCs w:val="24"/>
            <w:lang w:bidi="ar-SA"/>
          </w:rPr>
          <w:t>&gt;</w:t>
        </w:r>
      </w:ins>
    </w:p>
    <w:p w14:paraId="50DF734E" w14:textId="77777777" w:rsidR="00D83CF7" w:rsidRPr="00E06551" w:rsidRDefault="00D83CF7" w:rsidP="00D83CF7">
      <w:pPr>
        <w:spacing w:after="0" w:line="240" w:lineRule="auto"/>
        <w:ind w:left="360"/>
        <w:rPr>
          <w:ins w:id="2043" w:author="Zac" w:date="2015-11-16T21:20:00Z"/>
          <w:rFonts w:ascii="Times New Roman" w:eastAsia="Times New Roman" w:hAnsi="Times New Roman" w:cs="Times New Roman"/>
          <w:szCs w:val="24"/>
          <w:lang w:bidi="ar-SA"/>
        </w:rPr>
      </w:pPr>
      <w:ins w:id="2044" w:author="Zac" w:date="2015-11-16T21:20:00Z">
        <w:r w:rsidRPr="00E06551">
          <w:rPr>
            <w:rFonts w:ascii="Times New Roman" w:eastAsia="Times New Roman" w:hAnsi="Times New Roman" w:cs="Times New Roman"/>
            <w:szCs w:val="24"/>
            <w:lang w:bidi="ar-SA"/>
          </w:rPr>
          <w:t>  &lt;</w:t>
        </w:r>
        <w:proofErr w:type="spellStart"/>
        <w:proofErr w:type="gramStart"/>
        <w:r w:rsidRPr="00E06551">
          <w:rPr>
            <w:rFonts w:ascii="Times New Roman" w:eastAsia="Times New Roman" w:hAnsi="Times New Roman" w:cs="Times New Roman"/>
            <w:szCs w:val="24"/>
            <w:lang w:bidi="ar-SA"/>
          </w:rPr>
          <w:t>orderCustomerIdField</w:t>
        </w:r>
        <w:proofErr w:type="spellEnd"/>
        <w:r w:rsidRPr="00E06551">
          <w:rPr>
            <w:rFonts w:ascii="Times New Roman" w:eastAsia="Times New Roman" w:hAnsi="Times New Roman" w:cs="Times New Roman"/>
            <w:szCs w:val="24"/>
            <w:lang w:bidi="ar-SA"/>
          </w:rPr>
          <w:t>&gt;</w:t>
        </w:r>
        <w:proofErr w:type="spellStart"/>
        <w:proofErr w:type="gramEnd"/>
        <w:r w:rsidRPr="00E06551">
          <w:rPr>
            <w:rFonts w:ascii="Times New Roman" w:eastAsia="Times New Roman" w:hAnsi="Times New Roman" w:cs="Times New Roman"/>
            <w:szCs w:val="24"/>
            <w:lang w:bidi="ar-SA"/>
          </w:rPr>
          <w:t>customer_id</w:t>
        </w:r>
        <w:proofErr w:type="spellEnd"/>
        <w:r w:rsidRPr="00E06551">
          <w:rPr>
            <w:rFonts w:ascii="Times New Roman" w:eastAsia="Times New Roman" w:hAnsi="Times New Roman" w:cs="Times New Roman"/>
            <w:szCs w:val="24"/>
            <w:lang w:bidi="ar-SA"/>
          </w:rPr>
          <w:t>&lt;/</w:t>
        </w:r>
        <w:proofErr w:type="spellStart"/>
        <w:r w:rsidRPr="00E06551">
          <w:rPr>
            <w:rFonts w:ascii="Times New Roman" w:eastAsia="Times New Roman" w:hAnsi="Times New Roman" w:cs="Times New Roman"/>
            <w:szCs w:val="24"/>
            <w:lang w:bidi="ar-SA"/>
          </w:rPr>
          <w:t>orderCustomerIdField</w:t>
        </w:r>
        <w:proofErr w:type="spellEnd"/>
        <w:r w:rsidRPr="00E06551">
          <w:rPr>
            <w:rFonts w:ascii="Times New Roman" w:eastAsia="Times New Roman" w:hAnsi="Times New Roman" w:cs="Times New Roman"/>
            <w:szCs w:val="24"/>
            <w:lang w:bidi="ar-SA"/>
          </w:rPr>
          <w:t>&gt;</w:t>
        </w:r>
      </w:ins>
    </w:p>
    <w:p w14:paraId="27576602" w14:textId="77777777" w:rsidR="00D83CF7" w:rsidRPr="00E06551" w:rsidRDefault="00D83CF7" w:rsidP="00D83CF7">
      <w:pPr>
        <w:spacing w:after="0" w:line="240" w:lineRule="auto"/>
        <w:ind w:left="360"/>
        <w:rPr>
          <w:ins w:id="2045" w:author="Zac" w:date="2015-11-16T21:20:00Z"/>
          <w:rFonts w:ascii="Times New Roman" w:eastAsia="Times New Roman" w:hAnsi="Times New Roman" w:cs="Times New Roman"/>
          <w:szCs w:val="24"/>
          <w:lang w:bidi="ar-SA"/>
        </w:rPr>
      </w:pPr>
      <w:ins w:id="2046" w:author="Zac" w:date="2015-11-16T21:20:00Z">
        <w:r w:rsidRPr="00E06551">
          <w:rPr>
            <w:rFonts w:ascii="Times New Roman" w:eastAsia="Times New Roman" w:hAnsi="Times New Roman" w:cs="Times New Roman"/>
            <w:szCs w:val="24"/>
            <w:lang w:bidi="ar-SA"/>
          </w:rPr>
          <w:t>  &lt;</w:t>
        </w:r>
        <w:proofErr w:type="spellStart"/>
        <w:proofErr w:type="gramStart"/>
        <w:r w:rsidRPr="00E06551">
          <w:rPr>
            <w:rFonts w:ascii="Times New Roman" w:eastAsia="Times New Roman" w:hAnsi="Times New Roman" w:cs="Times New Roman"/>
            <w:szCs w:val="24"/>
            <w:lang w:bidi="ar-SA"/>
          </w:rPr>
          <w:t>orderQuantityField</w:t>
        </w:r>
        <w:proofErr w:type="spellEnd"/>
        <w:r w:rsidRPr="00E06551">
          <w:rPr>
            <w:rFonts w:ascii="Times New Roman" w:eastAsia="Times New Roman" w:hAnsi="Times New Roman" w:cs="Times New Roman"/>
            <w:szCs w:val="24"/>
            <w:lang w:bidi="ar-SA"/>
          </w:rPr>
          <w:t>&gt;</w:t>
        </w:r>
        <w:proofErr w:type="gramEnd"/>
        <w:r w:rsidRPr="00E06551">
          <w:rPr>
            <w:rFonts w:ascii="Times New Roman" w:eastAsia="Times New Roman" w:hAnsi="Times New Roman" w:cs="Times New Roman"/>
            <w:szCs w:val="24"/>
            <w:lang w:bidi="ar-SA"/>
          </w:rPr>
          <w:t>quantity&lt;/</w:t>
        </w:r>
        <w:proofErr w:type="spellStart"/>
        <w:r w:rsidRPr="00E06551">
          <w:rPr>
            <w:rFonts w:ascii="Times New Roman" w:eastAsia="Times New Roman" w:hAnsi="Times New Roman" w:cs="Times New Roman"/>
            <w:szCs w:val="24"/>
            <w:lang w:bidi="ar-SA"/>
          </w:rPr>
          <w:t>orderQuantityField</w:t>
        </w:r>
        <w:proofErr w:type="spellEnd"/>
        <w:r w:rsidRPr="00E06551">
          <w:rPr>
            <w:rFonts w:ascii="Times New Roman" w:eastAsia="Times New Roman" w:hAnsi="Times New Roman" w:cs="Times New Roman"/>
            <w:szCs w:val="24"/>
            <w:lang w:bidi="ar-SA"/>
          </w:rPr>
          <w:t>&gt;</w:t>
        </w:r>
      </w:ins>
    </w:p>
    <w:p w14:paraId="5EF11911" w14:textId="77777777" w:rsidR="00D83CF7" w:rsidRPr="00E06551" w:rsidRDefault="00D83CF7" w:rsidP="00D83CF7">
      <w:pPr>
        <w:spacing w:after="0" w:line="240" w:lineRule="auto"/>
        <w:ind w:left="360"/>
        <w:rPr>
          <w:ins w:id="2047" w:author="Zac" w:date="2015-11-16T21:20:00Z"/>
          <w:rFonts w:ascii="Times New Roman" w:eastAsia="Times New Roman" w:hAnsi="Times New Roman" w:cs="Times New Roman"/>
          <w:szCs w:val="24"/>
          <w:lang w:bidi="ar-SA"/>
        </w:rPr>
      </w:pPr>
      <w:ins w:id="2048" w:author="Zac" w:date="2015-11-16T21:20:00Z">
        <w:r w:rsidRPr="00E06551">
          <w:rPr>
            <w:rFonts w:ascii="Times New Roman" w:eastAsia="Times New Roman" w:hAnsi="Times New Roman" w:cs="Times New Roman"/>
            <w:szCs w:val="24"/>
            <w:lang w:bidi="ar-SA"/>
          </w:rPr>
          <w:t>  &lt;</w:t>
        </w:r>
        <w:proofErr w:type="spellStart"/>
        <w:proofErr w:type="gramStart"/>
        <w:r w:rsidRPr="00E06551">
          <w:rPr>
            <w:rFonts w:ascii="Times New Roman" w:eastAsia="Times New Roman" w:hAnsi="Times New Roman" w:cs="Times New Roman"/>
            <w:szCs w:val="24"/>
            <w:lang w:bidi="ar-SA"/>
          </w:rPr>
          <w:t>orderDateField</w:t>
        </w:r>
        <w:proofErr w:type="spellEnd"/>
        <w:r w:rsidRPr="00E06551">
          <w:rPr>
            <w:rFonts w:ascii="Times New Roman" w:eastAsia="Times New Roman" w:hAnsi="Times New Roman" w:cs="Times New Roman"/>
            <w:szCs w:val="24"/>
            <w:lang w:bidi="ar-SA"/>
          </w:rPr>
          <w:t>&gt;</w:t>
        </w:r>
        <w:proofErr w:type="spellStart"/>
        <w:proofErr w:type="gramEnd"/>
        <w:r w:rsidRPr="00E06551">
          <w:rPr>
            <w:rFonts w:ascii="Times New Roman" w:eastAsia="Times New Roman" w:hAnsi="Times New Roman" w:cs="Times New Roman"/>
            <w:szCs w:val="24"/>
            <w:lang w:bidi="ar-SA"/>
          </w:rPr>
          <w:t>date_created</w:t>
        </w:r>
        <w:proofErr w:type="spellEnd"/>
        <w:r w:rsidRPr="00E06551">
          <w:rPr>
            <w:rFonts w:ascii="Times New Roman" w:eastAsia="Times New Roman" w:hAnsi="Times New Roman" w:cs="Times New Roman"/>
            <w:szCs w:val="24"/>
            <w:lang w:bidi="ar-SA"/>
          </w:rPr>
          <w:t>&lt;/</w:t>
        </w:r>
        <w:proofErr w:type="spellStart"/>
        <w:r w:rsidRPr="00E06551">
          <w:rPr>
            <w:rFonts w:ascii="Times New Roman" w:eastAsia="Times New Roman" w:hAnsi="Times New Roman" w:cs="Times New Roman"/>
            <w:szCs w:val="24"/>
            <w:lang w:bidi="ar-SA"/>
          </w:rPr>
          <w:t>orderDateField</w:t>
        </w:r>
        <w:proofErr w:type="spellEnd"/>
        <w:r w:rsidRPr="00E06551">
          <w:rPr>
            <w:rFonts w:ascii="Times New Roman" w:eastAsia="Times New Roman" w:hAnsi="Times New Roman" w:cs="Times New Roman"/>
            <w:szCs w:val="24"/>
            <w:lang w:bidi="ar-SA"/>
          </w:rPr>
          <w:t>&gt;</w:t>
        </w:r>
      </w:ins>
    </w:p>
    <w:p w14:paraId="625B7FCF" w14:textId="77777777" w:rsidR="00D83CF7" w:rsidRDefault="00D83CF7" w:rsidP="00D83CF7">
      <w:pPr>
        <w:spacing w:after="0"/>
        <w:rPr>
          <w:ins w:id="2049" w:author="Zac" w:date="2015-11-16T21:20:00Z"/>
          <w:szCs w:val="24"/>
        </w:rPr>
      </w:pPr>
    </w:p>
    <w:p w14:paraId="6B4311D9" w14:textId="77777777" w:rsidR="00D83CF7" w:rsidRDefault="00D83CF7" w:rsidP="00D83CF7">
      <w:pPr>
        <w:spacing w:after="0"/>
        <w:ind w:left="360"/>
        <w:rPr>
          <w:ins w:id="2050" w:author="Zac" w:date="2015-11-16T21:20:00Z"/>
          <w:szCs w:val="24"/>
        </w:rPr>
      </w:pPr>
      <w:ins w:id="2051" w:author="Zac" w:date="2015-11-16T21:20:00Z">
        <w:r>
          <w:rPr>
            <w:szCs w:val="24"/>
          </w:rPr>
          <w:t>These generic labels found in the rules (</w:t>
        </w:r>
        <w:proofErr w:type="spellStart"/>
        <w:r>
          <w:rPr>
            <w:szCs w:val="24"/>
          </w:rPr>
          <w:t>orderIdField</w:t>
        </w:r>
        <w:proofErr w:type="spellEnd"/>
        <w:r>
          <w:rPr>
            <w:szCs w:val="24"/>
          </w:rPr>
          <w:t xml:space="preserve">, </w:t>
        </w:r>
        <w:proofErr w:type="spellStart"/>
        <w:r>
          <w:rPr>
            <w:szCs w:val="24"/>
          </w:rPr>
          <w:t>etc</w:t>
        </w:r>
        <w:proofErr w:type="spellEnd"/>
        <w:r>
          <w:rPr>
            <w:szCs w:val="24"/>
          </w:rPr>
          <w:t xml:space="preserve">) will be used in the code to determine which fields to look for in the response from the API. E.g. consider the code in </w:t>
        </w:r>
        <w:proofErr w:type="spellStart"/>
        <w:r>
          <w:rPr>
            <w:szCs w:val="24"/>
          </w:rPr>
          <w:t>BigCommerceExtractor.cs</w:t>
        </w:r>
        <w:proofErr w:type="spellEnd"/>
        <w:r>
          <w:rPr>
            <w:szCs w:val="24"/>
          </w:rPr>
          <w:t xml:space="preserve"> - </w:t>
        </w:r>
        <w:proofErr w:type="spellStart"/>
        <w:proofErr w:type="gramStart"/>
        <w:r>
          <w:rPr>
            <w:szCs w:val="24"/>
          </w:rPr>
          <w:t>GetEntity</w:t>
        </w:r>
        <w:proofErr w:type="spellEnd"/>
        <w:r>
          <w:rPr>
            <w:szCs w:val="24"/>
          </w:rPr>
          <w:t>(</w:t>
        </w:r>
        <w:proofErr w:type="gramEnd"/>
        <w:r>
          <w:rPr>
            <w:szCs w:val="24"/>
          </w:rPr>
          <w:t>) for processing the Sales entity (i.e. an order):</w:t>
        </w:r>
      </w:ins>
    </w:p>
    <w:p w14:paraId="07109005" w14:textId="77777777" w:rsidR="00D83CF7" w:rsidRPr="00E06551" w:rsidRDefault="00D83CF7" w:rsidP="00D83CF7">
      <w:pPr>
        <w:spacing w:after="0" w:line="240" w:lineRule="auto"/>
        <w:ind w:left="360"/>
        <w:rPr>
          <w:ins w:id="2052" w:author="Zac" w:date="2015-11-16T21:20:00Z"/>
          <w:rFonts w:ascii="Times New Roman" w:eastAsia="Times New Roman" w:hAnsi="Times New Roman" w:cs="Times New Roman"/>
          <w:sz w:val="20"/>
          <w:szCs w:val="24"/>
          <w:lang w:bidi="ar-SA"/>
        </w:rPr>
      </w:pPr>
      <w:ins w:id="2053" w:author="Zac" w:date="2015-11-16T21:20:00Z">
        <w:r w:rsidRPr="00E06551">
          <w:rPr>
            <w:rFonts w:ascii="Times New Roman" w:eastAsia="Times New Roman" w:hAnsi="Times New Roman" w:cs="Times New Roman"/>
            <w:sz w:val="20"/>
            <w:szCs w:val="24"/>
            <w:lang w:bidi="ar-SA"/>
          </w:rPr>
          <w:lastRenderedPageBreak/>
          <w:t> </w:t>
        </w:r>
        <w:proofErr w:type="gramStart"/>
        <w:r w:rsidRPr="00E06551">
          <w:rPr>
            <w:rFonts w:ascii="Times New Roman" w:eastAsia="Times New Roman" w:hAnsi="Times New Roman" w:cs="Times New Roman"/>
            <w:sz w:val="20"/>
            <w:szCs w:val="24"/>
            <w:lang w:bidi="ar-SA"/>
          </w:rPr>
          <w:t>try</w:t>
        </w:r>
        <w:proofErr w:type="gramEnd"/>
      </w:ins>
    </w:p>
    <w:p w14:paraId="2171CFBC" w14:textId="77777777" w:rsidR="00D83CF7" w:rsidRPr="00E06551" w:rsidRDefault="00D83CF7" w:rsidP="00D83CF7">
      <w:pPr>
        <w:spacing w:after="0" w:line="240" w:lineRule="auto"/>
        <w:ind w:left="360"/>
        <w:rPr>
          <w:ins w:id="2054" w:author="Zac" w:date="2015-11-16T21:20:00Z"/>
          <w:rFonts w:ascii="Times New Roman" w:eastAsia="Times New Roman" w:hAnsi="Times New Roman" w:cs="Times New Roman"/>
          <w:sz w:val="20"/>
          <w:szCs w:val="24"/>
          <w:lang w:bidi="ar-SA"/>
        </w:rPr>
      </w:pPr>
      <w:ins w:id="2055" w:author="Zac" w:date="2015-11-16T21:20:00Z">
        <w:r w:rsidRPr="00E06551">
          <w:rPr>
            <w:rFonts w:ascii="Times New Roman" w:eastAsia="Times New Roman" w:hAnsi="Times New Roman" w:cs="Times New Roman"/>
            <w:sz w:val="20"/>
            <w:szCs w:val="24"/>
            <w:lang w:bidi="ar-SA"/>
          </w:rPr>
          <w:t> {</w:t>
        </w:r>
      </w:ins>
    </w:p>
    <w:p w14:paraId="263B1074" w14:textId="77777777" w:rsidR="00D83CF7" w:rsidRPr="00E06551" w:rsidRDefault="00D83CF7" w:rsidP="00D83CF7">
      <w:pPr>
        <w:spacing w:after="0" w:line="240" w:lineRule="auto"/>
        <w:ind w:left="360"/>
        <w:rPr>
          <w:ins w:id="2056" w:author="Zac" w:date="2015-11-16T21:20:00Z"/>
          <w:rFonts w:ascii="Times New Roman" w:eastAsia="Times New Roman" w:hAnsi="Times New Roman" w:cs="Times New Roman"/>
          <w:sz w:val="20"/>
          <w:szCs w:val="24"/>
          <w:lang w:bidi="ar-SA"/>
        </w:rPr>
      </w:pPr>
      <w:ins w:id="2057"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string</w:t>
        </w:r>
        <w:proofErr w:type="gram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orderId</w:t>
        </w:r>
        <w:proofErr w:type="spellEnd"/>
        <w:r w:rsidRPr="00E06551">
          <w:rPr>
            <w:rFonts w:ascii="Times New Roman" w:eastAsia="Times New Roman" w:hAnsi="Times New Roman" w:cs="Times New Roman"/>
            <w:sz w:val="20"/>
            <w:szCs w:val="24"/>
            <w:lang w:bidi="ar-SA"/>
          </w:rPr>
          <w:t xml:space="preserve"> = entity.SelectToken(Rules.Fields.GetName(FieldName.OrderId)).ToString();</w:t>
        </w:r>
      </w:ins>
    </w:p>
    <w:p w14:paraId="42F2EB9C" w14:textId="77777777" w:rsidR="00D83CF7" w:rsidRPr="00E06551" w:rsidRDefault="00D83CF7" w:rsidP="00D83CF7">
      <w:pPr>
        <w:spacing w:after="0" w:line="240" w:lineRule="auto"/>
        <w:ind w:left="360"/>
        <w:rPr>
          <w:ins w:id="2058" w:author="Zac" w:date="2015-11-16T21:20:00Z"/>
          <w:rFonts w:ascii="Times New Roman" w:eastAsia="Times New Roman" w:hAnsi="Times New Roman" w:cs="Times New Roman"/>
          <w:sz w:val="20"/>
          <w:szCs w:val="24"/>
          <w:lang w:bidi="ar-SA"/>
        </w:rPr>
      </w:pPr>
      <w:ins w:id="2059"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string</w:t>
        </w:r>
        <w:proofErr w:type="gram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customerId</w:t>
        </w:r>
        <w:proofErr w:type="spellEnd"/>
        <w:r w:rsidRPr="00E06551">
          <w:rPr>
            <w:rFonts w:ascii="Times New Roman" w:eastAsia="Times New Roman" w:hAnsi="Times New Roman" w:cs="Times New Roman"/>
            <w:sz w:val="20"/>
            <w:szCs w:val="24"/>
            <w:lang w:bidi="ar-SA"/>
          </w:rPr>
          <w:t xml:space="preserve"> = entity.SelectToken(Rules.Fields.GetName(FieldName.OrderCustomerId)).ToString();</w:t>
        </w:r>
      </w:ins>
    </w:p>
    <w:p w14:paraId="7C45A5B9" w14:textId="77777777" w:rsidR="00D83CF7" w:rsidRPr="00E06551" w:rsidRDefault="00D83CF7" w:rsidP="00D83CF7">
      <w:pPr>
        <w:spacing w:after="0" w:line="240" w:lineRule="auto"/>
        <w:ind w:left="360"/>
        <w:rPr>
          <w:ins w:id="2060" w:author="Zac" w:date="2015-11-16T21:20:00Z"/>
          <w:rFonts w:ascii="Times New Roman" w:eastAsia="Times New Roman" w:hAnsi="Times New Roman" w:cs="Times New Roman"/>
          <w:sz w:val="20"/>
          <w:szCs w:val="24"/>
          <w:lang w:bidi="ar-SA"/>
        </w:rPr>
      </w:pPr>
      <w:ins w:id="2061" w:author="Zac" w:date="2015-11-16T21:20:00Z">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DateTime</w:t>
        </w:r>
        <w:proofErr w:type="spellEnd"/>
        <w:r w:rsidRPr="00E06551">
          <w:rPr>
            <w:rFonts w:ascii="Times New Roman" w:eastAsia="Times New Roman" w:hAnsi="Times New Roman" w:cs="Times New Roman"/>
            <w:sz w:val="20"/>
            <w:szCs w:val="24"/>
            <w:lang w:bidi="ar-SA"/>
          </w:rPr>
          <w:t xml:space="preserve"> temp = </w:t>
        </w:r>
        <w:proofErr w:type="spellStart"/>
        <w:r w:rsidRPr="00E06551">
          <w:rPr>
            <w:rFonts w:ascii="Times New Roman" w:eastAsia="Times New Roman" w:hAnsi="Times New Roman" w:cs="Times New Roman"/>
            <w:sz w:val="20"/>
            <w:szCs w:val="24"/>
            <w:lang w:bidi="ar-SA"/>
          </w:rPr>
          <w:t>DateTime</w:t>
        </w:r>
        <w:proofErr w:type="spellEnd"/>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entity.SelectToken(</w:t>
        </w:r>
        <w:proofErr w:type="gramEnd"/>
        <w:r w:rsidRPr="00E06551">
          <w:rPr>
            <w:rFonts w:ascii="Times New Roman" w:eastAsia="Times New Roman" w:hAnsi="Times New Roman" w:cs="Times New Roman"/>
            <w:sz w:val="20"/>
            <w:szCs w:val="24"/>
            <w:lang w:bidi="ar-SA"/>
          </w:rPr>
          <w:t>Rules.Fields.GetName(FieldName.OrderDate)).ToS</w:t>
        </w:r>
      </w:ins>
    </w:p>
    <w:p w14:paraId="16F3932F" w14:textId="77777777" w:rsidR="00D83CF7" w:rsidRPr="00E06551" w:rsidRDefault="00D83CF7" w:rsidP="00D83CF7">
      <w:pPr>
        <w:spacing w:after="0" w:line="240" w:lineRule="auto"/>
        <w:ind w:left="360"/>
        <w:rPr>
          <w:ins w:id="2062" w:author="Zac" w:date="2015-11-16T21:20:00Z"/>
          <w:rFonts w:ascii="Times New Roman" w:eastAsia="Times New Roman" w:hAnsi="Times New Roman" w:cs="Times New Roman"/>
          <w:sz w:val="20"/>
          <w:szCs w:val="24"/>
          <w:lang w:bidi="ar-SA"/>
        </w:rPr>
      </w:pPr>
      <w:ins w:id="2063"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string</w:t>
        </w:r>
        <w:proofErr w:type="gramEnd"/>
        <w:r w:rsidRPr="00E06551">
          <w:rPr>
            <w:rFonts w:ascii="Times New Roman" w:eastAsia="Times New Roman" w:hAnsi="Times New Roman" w:cs="Times New Roman"/>
            <w:sz w:val="20"/>
            <w:szCs w:val="24"/>
            <w:lang w:bidi="ar-SA"/>
          </w:rPr>
          <w:t xml:space="preserve"> _</w:t>
        </w:r>
        <w:proofErr w:type="spellStart"/>
        <w:r w:rsidRPr="00E06551">
          <w:rPr>
            <w:rFonts w:ascii="Times New Roman" w:eastAsia="Times New Roman" w:hAnsi="Times New Roman" w:cs="Times New Roman"/>
            <w:sz w:val="20"/>
            <w:szCs w:val="24"/>
            <w:lang w:bidi="ar-SA"/>
          </w:rPr>
          <w:t>OrderProductIdName</w:t>
        </w:r>
        <w:proofErr w:type="spellEnd"/>
        <w:r w:rsidRPr="00E06551">
          <w:rPr>
            <w:rFonts w:ascii="Times New Roman" w:eastAsia="Times New Roman" w:hAnsi="Times New Roman" w:cs="Times New Roman"/>
            <w:sz w:val="20"/>
            <w:szCs w:val="24"/>
            <w:lang w:bidi="ar-SA"/>
          </w:rPr>
          <w:t xml:space="preserve"> = </w:t>
        </w:r>
        <w:proofErr w:type="spellStart"/>
        <w:r w:rsidRPr="00E06551">
          <w:rPr>
            <w:rFonts w:ascii="Times New Roman" w:eastAsia="Times New Roman" w:hAnsi="Times New Roman" w:cs="Times New Roman"/>
            <w:sz w:val="20"/>
            <w:szCs w:val="24"/>
            <w:lang w:bidi="ar-SA"/>
          </w:rPr>
          <w:t>Rules.Fields.GetName</w:t>
        </w:r>
        <w:proofErr w:type="spellEnd"/>
        <w:r w:rsidRPr="00E06551">
          <w:rPr>
            <w:rFonts w:ascii="Times New Roman" w:eastAsia="Times New Roman" w:hAnsi="Times New Roman" w:cs="Times New Roman"/>
            <w:sz w:val="20"/>
            <w:szCs w:val="24"/>
            <w:lang w:bidi="ar-SA"/>
          </w:rPr>
          <w:t>(</w:t>
        </w:r>
        <w:proofErr w:type="spellStart"/>
        <w:r w:rsidRPr="00E06551">
          <w:rPr>
            <w:rFonts w:ascii="Times New Roman" w:eastAsia="Times New Roman" w:hAnsi="Times New Roman" w:cs="Times New Roman"/>
            <w:sz w:val="20"/>
            <w:szCs w:val="24"/>
            <w:lang w:bidi="ar-SA"/>
          </w:rPr>
          <w:t>FieldName.OrderProductId</w:t>
        </w:r>
        <w:proofErr w:type="spellEnd"/>
        <w:r w:rsidRPr="00E06551">
          <w:rPr>
            <w:rFonts w:ascii="Times New Roman" w:eastAsia="Times New Roman" w:hAnsi="Times New Roman" w:cs="Times New Roman"/>
            <w:sz w:val="20"/>
            <w:szCs w:val="24"/>
            <w:lang w:bidi="ar-SA"/>
          </w:rPr>
          <w:t>);</w:t>
        </w:r>
      </w:ins>
    </w:p>
    <w:p w14:paraId="196237FC" w14:textId="77777777" w:rsidR="00D83CF7" w:rsidRPr="00E06551" w:rsidRDefault="00D83CF7" w:rsidP="00D83CF7">
      <w:pPr>
        <w:spacing w:after="0" w:line="240" w:lineRule="auto"/>
        <w:ind w:left="360"/>
        <w:rPr>
          <w:ins w:id="2064" w:author="Zac" w:date="2015-11-16T21:20:00Z"/>
          <w:rFonts w:ascii="Times New Roman" w:eastAsia="Times New Roman" w:hAnsi="Times New Roman" w:cs="Times New Roman"/>
          <w:sz w:val="20"/>
          <w:szCs w:val="24"/>
          <w:lang w:bidi="ar-SA"/>
        </w:rPr>
      </w:pPr>
      <w:ins w:id="2065"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string</w:t>
        </w:r>
        <w:proofErr w:type="gramEnd"/>
        <w:r w:rsidRPr="00E06551">
          <w:rPr>
            <w:rFonts w:ascii="Times New Roman" w:eastAsia="Times New Roman" w:hAnsi="Times New Roman" w:cs="Times New Roman"/>
            <w:sz w:val="20"/>
            <w:szCs w:val="24"/>
            <w:lang w:bidi="ar-SA"/>
          </w:rPr>
          <w:t xml:space="preserve"> _</w:t>
        </w:r>
        <w:proofErr w:type="spellStart"/>
        <w:r w:rsidRPr="00E06551">
          <w:rPr>
            <w:rFonts w:ascii="Times New Roman" w:eastAsia="Times New Roman" w:hAnsi="Times New Roman" w:cs="Times New Roman"/>
            <w:sz w:val="20"/>
            <w:szCs w:val="24"/>
            <w:lang w:bidi="ar-SA"/>
          </w:rPr>
          <w:t>OrderQuantityName</w:t>
        </w:r>
        <w:proofErr w:type="spellEnd"/>
        <w:r w:rsidRPr="00E06551">
          <w:rPr>
            <w:rFonts w:ascii="Times New Roman" w:eastAsia="Times New Roman" w:hAnsi="Times New Roman" w:cs="Times New Roman"/>
            <w:sz w:val="20"/>
            <w:szCs w:val="24"/>
            <w:lang w:bidi="ar-SA"/>
          </w:rPr>
          <w:t xml:space="preserve"> = </w:t>
        </w:r>
        <w:proofErr w:type="spellStart"/>
        <w:r w:rsidRPr="00E06551">
          <w:rPr>
            <w:rFonts w:ascii="Times New Roman" w:eastAsia="Times New Roman" w:hAnsi="Times New Roman" w:cs="Times New Roman"/>
            <w:sz w:val="20"/>
            <w:szCs w:val="24"/>
            <w:lang w:bidi="ar-SA"/>
          </w:rPr>
          <w:t>Rules.Fields.GetName</w:t>
        </w:r>
        <w:proofErr w:type="spellEnd"/>
        <w:r w:rsidRPr="00E06551">
          <w:rPr>
            <w:rFonts w:ascii="Times New Roman" w:eastAsia="Times New Roman" w:hAnsi="Times New Roman" w:cs="Times New Roman"/>
            <w:sz w:val="20"/>
            <w:szCs w:val="24"/>
            <w:lang w:bidi="ar-SA"/>
          </w:rPr>
          <w:t>(</w:t>
        </w:r>
        <w:proofErr w:type="spellStart"/>
        <w:r w:rsidRPr="00E06551">
          <w:rPr>
            <w:rFonts w:ascii="Times New Roman" w:eastAsia="Times New Roman" w:hAnsi="Times New Roman" w:cs="Times New Roman"/>
            <w:sz w:val="20"/>
            <w:szCs w:val="24"/>
            <w:lang w:bidi="ar-SA"/>
          </w:rPr>
          <w:t>FieldName.OrderQuantity</w:t>
        </w:r>
        <w:proofErr w:type="spellEnd"/>
        <w:r w:rsidRPr="00E06551">
          <w:rPr>
            <w:rFonts w:ascii="Times New Roman" w:eastAsia="Times New Roman" w:hAnsi="Times New Roman" w:cs="Times New Roman"/>
            <w:sz w:val="20"/>
            <w:szCs w:val="24"/>
            <w:lang w:bidi="ar-SA"/>
          </w:rPr>
          <w:t>);</w:t>
        </w:r>
      </w:ins>
    </w:p>
    <w:p w14:paraId="680A8414" w14:textId="77777777" w:rsidR="00D83CF7" w:rsidRPr="00E06551" w:rsidRDefault="00D83CF7" w:rsidP="00D83CF7">
      <w:pPr>
        <w:spacing w:after="0" w:line="240" w:lineRule="auto"/>
        <w:ind w:left="360"/>
        <w:rPr>
          <w:ins w:id="2066" w:author="Zac" w:date="2015-11-16T21:20:00Z"/>
          <w:rFonts w:ascii="Times New Roman" w:eastAsia="Times New Roman" w:hAnsi="Times New Roman" w:cs="Times New Roman"/>
          <w:sz w:val="20"/>
          <w:szCs w:val="24"/>
          <w:lang w:bidi="ar-SA"/>
        </w:rPr>
      </w:pPr>
    </w:p>
    <w:p w14:paraId="7679E2AE" w14:textId="77777777" w:rsidR="00D83CF7" w:rsidRPr="00E06551" w:rsidRDefault="00D83CF7" w:rsidP="00D83CF7">
      <w:pPr>
        <w:spacing w:after="0" w:line="240" w:lineRule="auto"/>
        <w:ind w:left="360"/>
        <w:rPr>
          <w:ins w:id="2067" w:author="Zac" w:date="2015-11-16T21:20:00Z"/>
          <w:rFonts w:ascii="Times New Roman" w:eastAsia="Times New Roman" w:hAnsi="Times New Roman" w:cs="Times New Roman"/>
          <w:sz w:val="20"/>
          <w:szCs w:val="24"/>
          <w:lang w:bidi="ar-SA"/>
        </w:rPr>
      </w:pPr>
      <w:ins w:id="2068" w:author="Zac" w:date="2015-11-16T21:20:00Z">
        <w:r w:rsidRPr="00E06551">
          <w:rPr>
            <w:rFonts w:ascii="Times New Roman" w:eastAsia="Times New Roman" w:hAnsi="Times New Roman" w:cs="Times New Roman"/>
            <w:sz w:val="20"/>
            <w:szCs w:val="24"/>
            <w:lang w:bidi="ar-SA"/>
          </w:rPr>
          <w:t xml:space="preserve">     </w:t>
        </w:r>
        <w:proofErr w:type="spellStart"/>
        <w:proofErr w:type="gramStart"/>
        <w:r w:rsidRPr="00E06551">
          <w:rPr>
            <w:rFonts w:ascii="Times New Roman" w:eastAsia="Times New Roman" w:hAnsi="Times New Roman" w:cs="Times New Roman"/>
            <w:sz w:val="20"/>
            <w:szCs w:val="24"/>
            <w:lang w:bidi="ar-SA"/>
          </w:rPr>
          <w:t>queryResult</w:t>
        </w:r>
        <w:proofErr w:type="spellEnd"/>
        <w:proofErr w:type="gramEnd"/>
        <w:r w:rsidRPr="00E06551">
          <w:rPr>
            <w:rFonts w:ascii="Times New Roman" w:eastAsia="Times New Roman" w:hAnsi="Times New Roman" w:cs="Times New Roman"/>
            <w:sz w:val="20"/>
            <w:szCs w:val="24"/>
            <w:lang w:bidi="ar-SA"/>
          </w:rPr>
          <w:t xml:space="preserve"> = </w:t>
        </w:r>
        <w:proofErr w:type="spellStart"/>
        <w:r w:rsidRPr="00E06551">
          <w:rPr>
            <w:rFonts w:ascii="Times New Roman" w:eastAsia="Times New Roman" w:hAnsi="Times New Roman" w:cs="Times New Roman"/>
            <w:sz w:val="20"/>
            <w:szCs w:val="24"/>
            <w:lang w:bidi="ar-SA"/>
          </w:rPr>
          <w:t>GetQueryResponse</w:t>
        </w:r>
        <w:proofErr w:type="spellEnd"/>
        <w:r w:rsidRPr="00E06551">
          <w:rPr>
            <w:rFonts w:ascii="Times New Roman" w:eastAsia="Times New Roman" w:hAnsi="Times New Roman" w:cs="Times New Roman"/>
            <w:sz w:val="20"/>
            <w:szCs w:val="24"/>
            <w:lang w:bidi="ar-SA"/>
          </w:rPr>
          <w:t xml:space="preserve">(group, "orders/" + </w:t>
        </w:r>
        <w:proofErr w:type="spellStart"/>
        <w:r w:rsidRPr="00E06551">
          <w:rPr>
            <w:rFonts w:ascii="Times New Roman" w:eastAsia="Times New Roman" w:hAnsi="Times New Roman" w:cs="Times New Roman"/>
            <w:sz w:val="20"/>
            <w:szCs w:val="24"/>
            <w:lang w:bidi="ar-SA"/>
          </w:rPr>
          <w:t>orderId</w:t>
        </w:r>
        <w:proofErr w:type="spellEnd"/>
        <w:r w:rsidRPr="00E06551">
          <w:rPr>
            <w:rFonts w:ascii="Times New Roman" w:eastAsia="Times New Roman" w:hAnsi="Times New Roman" w:cs="Times New Roman"/>
            <w:sz w:val="20"/>
            <w:szCs w:val="24"/>
            <w:lang w:bidi="ar-SA"/>
          </w:rPr>
          <w:t xml:space="preserve"> + "/</w:t>
        </w:r>
        <w:proofErr w:type="spellStart"/>
        <w:r w:rsidRPr="00E06551">
          <w:rPr>
            <w:rFonts w:ascii="Times New Roman" w:eastAsia="Times New Roman" w:hAnsi="Times New Roman" w:cs="Times New Roman"/>
            <w:sz w:val="20"/>
            <w:szCs w:val="24"/>
            <w:lang w:bidi="ar-SA"/>
          </w:rPr>
          <w:t>products.json</w:t>
        </w:r>
        <w:proofErr w:type="spell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cond</w:t>
        </w:r>
        <w:proofErr w:type="spellEnd"/>
        <w:r w:rsidRPr="00E06551">
          <w:rPr>
            <w:rFonts w:ascii="Times New Roman" w:eastAsia="Times New Roman" w:hAnsi="Times New Roman" w:cs="Times New Roman"/>
            <w:sz w:val="20"/>
            <w:szCs w:val="24"/>
            <w:lang w:bidi="ar-SA"/>
          </w:rPr>
          <w:t>);</w:t>
        </w:r>
      </w:ins>
    </w:p>
    <w:p w14:paraId="3CFA313C" w14:textId="77777777" w:rsidR="00D83CF7" w:rsidRPr="00E06551" w:rsidRDefault="00D83CF7" w:rsidP="00D83CF7">
      <w:pPr>
        <w:spacing w:after="0" w:line="240" w:lineRule="auto"/>
        <w:ind w:left="360"/>
        <w:rPr>
          <w:ins w:id="2069" w:author="Zac" w:date="2015-11-16T21:20:00Z"/>
          <w:rFonts w:ascii="Times New Roman" w:eastAsia="Times New Roman" w:hAnsi="Times New Roman" w:cs="Times New Roman"/>
          <w:sz w:val="20"/>
          <w:szCs w:val="24"/>
          <w:lang w:bidi="ar-SA"/>
        </w:rPr>
      </w:pPr>
      <w:ins w:id="2070" w:author="Zac" w:date="2015-11-16T21:20:00Z">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JArray</w:t>
        </w:r>
        <w:proofErr w:type="spellEnd"/>
        <w:r w:rsidRPr="00E06551">
          <w:rPr>
            <w:rFonts w:ascii="Times New Roman" w:eastAsia="Times New Roman" w:hAnsi="Times New Roman" w:cs="Times New Roman"/>
            <w:sz w:val="20"/>
            <w:szCs w:val="24"/>
            <w:lang w:bidi="ar-SA"/>
          </w:rPr>
          <w:t xml:space="preserve"> Products = </w:t>
        </w:r>
        <w:proofErr w:type="spellStart"/>
        <w:proofErr w:type="gramStart"/>
        <w:r w:rsidRPr="00E06551">
          <w:rPr>
            <w:rFonts w:ascii="Times New Roman" w:eastAsia="Times New Roman" w:hAnsi="Times New Roman" w:cs="Times New Roman"/>
            <w:sz w:val="20"/>
            <w:szCs w:val="24"/>
            <w:lang w:bidi="ar-SA"/>
          </w:rPr>
          <w:t>JArray.Parse</w:t>
        </w:r>
        <w:proofErr w:type="spellEnd"/>
        <w:r w:rsidRPr="00E06551">
          <w:rPr>
            <w:rFonts w:ascii="Times New Roman" w:eastAsia="Times New Roman" w:hAnsi="Times New Roman" w:cs="Times New Roman"/>
            <w:sz w:val="20"/>
            <w:szCs w:val="24"/>
            <w:lang w:bidi="ar-SA"/>
          </w:rPr>
          <w:t>(</w:t>
        </w:r>
        <w:proofErr w:type="spellStart"/>
        <w:proofErr w:type="gramEnd"/>
        <w:r w:rsidRPr="00E06551">
          <w:rPr>
            <w:rFonts w:ascii="Times New Roman" w:eastAsia="Times New Roman" w:hAnsi="Times New Roman" w:cs="Times New Roman"/>
            <w:sz w:val="20"/>
            <w:szCs w:val="24"/>
            <w:lang w:bidi="ar-SA"/>
          </w:rPr>
          <w:t>queryResult</w:t>
        </w:r>
        <w:proofErr w:type="spellEnd"/>
        <w:r w:rsidRPr="00E06551">
          <w:rPr>
            <w:rFonts w:ascii="Times New Roman" w:eastAsia="Times New Roman" w:hAnsi="Times New Roman" w:cs="Times New Roman"/>
            <w:sz w:val="20"/>
            <w:szCs w:val="24"/>
            <w:lang w:bidi="ar-SA"/>
          </w:rPr>
          <w:t>);</w:t>
        </w:r>
      </w:ins>
    </w:p>
    <w:p w14:paraId="653FA695" w14:textId="77777777" w:rsidR="00D83CF7" w:rsidRPr="00E06551" w:rsidRDefault="00D83CF7" w:rsidP="00D83CF7">
      <w:pPr>
        <w:spacing w:after="0" w:line="240" w:lineRule="auto"/>
        <w:ind w:left="360"/>
        <w:rPr>
          <w:ins w:id="2071" w:author="Zac" w:date="2015-11-16T21:20:00Z"/>
          <w:rFonts w:ascii="Times New Roman" w:eastAsia="Times New Roman" w:hAnsi="Times New Roman" w:cs="Times New Roman"/>
          <w:sz w:val="20"/>
          <w:szCs w:val="24"/>
          <w:lang w:bidi="ar-SA"/>
        </w:rPr>
      </w:pPr>
      <w:ins w:id="2072" w:author="Zac" w:date="2015-11-16T21:20:00Z">
        <w:r w:rsidRPr="00E06551">
          <w:rPr>
            <w:rFonts w:ascii="Times New Roman" w:eastAsia="Times New Roman" w:hAnsi="Times New Roman" w:cs="Times New Roman"/>
            <w:sz w:val="20"/>
            <w:szCs w:val="24"/>
            <w:lang w:bidi="ar-SA"/>
          </w:rPr>
          <w:t xml:space="preserve">     </w:t>
        </w:r>
        <w:proofErr w:type="spellStart"/>
        <w:proofErr w:type="gramStart"/>
        <w:r w:rsidRPr="00E06551">
          <w:rPr>
            <w:rFonts w:ascii="Times New Roman" w:eastAsia="Times New Roman" w:hAnsi="Times New Roman" w:cs="Times New Roman"/>
            <w:sz w:val="20"/>
            <w:szCs w:val="24"/>
            <w:lang w:bidi="ar-SA"/>
          </w:rPr>
          <w:t>foreach</w:t>
        </w:r>
        <w:proofErr w:type="spellEnd"/>
        <w:proofErr w:type="gram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JObject</w:t>
        </w:r>
        <w:proofErr w:type="spellEnd"/>
        <w:r w:rsidRPr="00E06551">
          <w:rPr>
            <w:rFonts w:ascii="Times New Roman" w:eastAsia="Times New Roman" w:hAnsi="Times New Roman" w:cs="Times New Roman"/>
            <w:sz w:val="20"/>
            <w:szCs w:val="24"/>
            <w:lang w:bidi="ar-SA"/>
          </w:rPr>
          <w:t xml:space="preserve"> product in Products)</w:t>
        </w:r>
      </w:ins>
    </w:p>
    <w:p w14:paraId="55E68F86" w14:textId="77777777" w:rsidR="00D83CF7" w:rsidRPr="00E06551" w:rsidRDefault="00D83CF7" w:rsidP="00D83CF7">
      <w:pPr>
        <w:spacing w:after="0" w:line="240" w:lineRule="auto"/>
        <w:ind w:left="360"/>
        <w:rPr>
          <w:ins w:id="2073" w:author="Zac" w:date="2015-11-16T21:20:00Z"/>
          <w:rFonts w:ascii="Times New Roman" w:eastAsia="Times New Roman" w:hAnsi="Times New Roman" w:cs="Times New Roman"/>
          <w:sz w:val="20"/>
          <w:szCs w:val="24"/>
          <w:lang w:bidi="ar-SA"/>
        </w:rPr>
      </w:pPr>
      <w:ins w:id="2074" w:author="Zac" w:date="2015-11-16T21:20:00Z">
        <w:r w:rsidRPr="00E06551">
          <w:rPr>
            <w:rFonts w:ascii="Times New Roman" w:eastAsia="Times New Roman" w:hAnsi="Times New Roman" w:cs="Times New Roman"/>
            <w:sz w:val="20"/>
            <w:szCs w:val="24"/>
            <w:lang w:bidi="ar-SA"/>
          </w:rPr>
          <w:t>    {</w:t>
        </w:r>
      </w:ins>
    </w:p>
    <w:p w14:paraId="091CE904" w14:textId="77777777" w:rsidR="00D83CF7" w:rsidRPr="00E06551" w:rsidRDefault="00D83CF7" w:rsidP="00D83CF7">
      <w:pPr>
        <w:spacing w:after="0" w:line="240" w:lineRule="auto"/>
        <w:ind w:left="360"/>
        <w:rPr>
          <w:ins w:id="2075" w:author="Zac" w:date="2015-11-16T21:20:00Z"/>
          <w:rFonts w:ascii="Times New Roman" w:eastAsia="Times New Roman" w:hAnsi="Times New Roman" w:cs="Times New Roman"/>
          <w:sz w:val="20"/>
          <w:szCs w:val="24"/>
          <w:lang w:bidi="ar-SA"/>
        </w:rPr>
      </w:pPr>
      <w:ins w:id="2076" w:author="Zac" w:date="2015-11-16T21:20:00Z">
        <w:r w:rsidRPr="00E06551">
          <w:rPr>
            <w:rFonts w:ascii="Times New Roman" w:eastAsia="Times New Roman" w:hAnsi="Times New Roman" w:cs="Times New Roman"/>
            <w:sz w:val="20"/>
            <w:szCs w:val="24"/>
            <w:lang w:bidi="ar-SA"/>
          </w:rPr>
          <w:t xml:space="preserve">        Sale s = new </w:t>
        </w:r>
        <w:proofErr w:type="gramStart"/>
        <w:r w:rsidRPr="00E06551">
          <w:rPr>
            <w:rFonts w:ascii="Times New Roman" w:eastAsia="Times New Roman" w:hAnsi="Times New Roman" w:cs="Times New Roman"/>
            <w:sz w:val="20"/>
            <w:szCs w:val="24"/>
            <w:lang w:bidi="ar-SA"/>
          </w:rPr>
          <w:t>Sale(</w:t>
        </w:r>
        <w:proofErr w:type="gramEnd"/>
        <w:r w:rsidRPr="00E06551">
          <w:rPr>
            <w:rFonts w:ascii="Times New Roman" w:eastAsia="Times New Roman" w:hAnsi="Times New Roman" w:cs="Times New Roman"/>
            <w:sz w:val="20"/>
            <w:szCs w:val="24"/>
            <w:lang w:bidi="ar-SA"/>
          </w:rPr>
          <w:t>);</w:t>
        </w:r>
      </w:ins>
    </w:p>
    <w:p w14:paraId="3523F00F" w14:textId="77777777" w:rsidR="00D83CF7" w:rsidRPr="00E06551" w:rsidRDefault="00D83CF7" w:rsidP="00D83CF7">
      <w:pPr>
        <w:spacing w:after="0" w:line="240" w:lineRule="auto"/>
        <w:ind w:left="360"/>
        <w:rPr>
          <w:ins w:id="2077" w:author="Zac" w:date="2015-11-16T21:20:00Z"/>
          <w:rFonts w:ascii="Times New Roman" w:eastAsia="Times New Roman" w:hAnsi="Times New Roman" w:cs="Times New Roman"/>
          <w:sz w:val="20"/>
          <w:szCs w:val="24"/>
          <w:lang w:bidi="ar-SA"/>
        </w:rPr>
      </w:pPr>
    </w:p>
    <w:p w14:paraId="3EBD2C5E" w14:textId="77777777" w:rsidR="00D83CF7" w:rsidRPr="00E06551" w:rsidRDefault="00D83CF7" w:rsidP="00D83CF7">
      <w:pPr>
        <w:spacing w:after="0" w:line="240" w:lineRule="auto"/>
        <w:ind w:left="360"/>
        <w:rPr>
          <w:ins w:id="2078" w:author="Zac" w:date="2015-11-16T21:20:00Z"/>
          <w:rFonts w:ascii="Times New Roman" w:eastAsia="Times New Roman" w:hAnsi="Times New Roman" w:cs="Times New Roman"/>
          <w:sz w:val="20"/>
          <w:szCs w:val="24"/>
          <w:lang w:bidi="ar-SA"/>
        </w:rPr>
      </w:pPr>
      <w:ins w:id="2079" w:author="Zac" w:date="2015-11-16T21:20:00Z">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s.ProductID</w:t>
        </w:r>
        <w:proofErr w:type="spellEnd"/>
        <w:r w:rsidRPr="00E06551">
          <w:rPr>
            <w:rFonts w:ascii="Times New Roman" w:eastAsia="Times New Roman" w:hAnsi="Times New Roman" w:cs="Times New Roman"/>
            <w:sz w:val="20"/>
            <w:szCs w:val="24"/>
            <w:lang w:bidi="ar-SA"/>
          </w:rPr>
          <w:t xml:space="preserve"> = </w:t>
        </w:r>
        <w:proofErr w:type="spellStart"/>
        <w:proofErr w:type="gramStart"/>
        <w:r w:rsidRPr="00E06551">
          <w:rPr>
            <w:rFonts w:ascii="Times New Roman" w:eastAsia="Times New Roman" w:hAnsi="Times New Roman" w:cs="Times New Roman"/>
            <w:sz w:val="20"/>
            <w:szCs w:val="24"/>
            <w:lang w:bidi="ar-SA"/>
          </w:rPr>
          <w:t>product.SelectToken</w:t>
        </w:r>
        <w:proofErr w:type="spellEnd"/>
        <w:r w:rsidRPr="00E06551">
          <w:rPr>
            <w:rFonts w:ascii="Times New Roman" w:eastAsia="Times New Roman" w:hAnsi="Times New Roman" w:cs="Times New Roman"/>
            <w:sz w:val="20"/>
            <w:szCs w:val="24"/>
            <w:lang w:bidi="ar-SA"/>
          </w:rPr>
          <w:t>(</w:t>
        </w:r>
        <w:proofErr w:type="gramEnd"/>
        <w:r w:rsidRPr="00E06551">
          <w:rPr>
            <w:rFonts w:ascii="Times New Roman" w:eastAsia="Times New Roman" w:hAnsi="Times New Roman" w:cs="Times New Roman"/>
            <w:sz w:val="20"/>
            <w:szCs w:val="24"/>
            <w:lang w:bidi="ar-SA"/>
          </w:rPr>
          <w:t>_</w:t>
        </w:r>
        <w:proofErr w:type="spellStart"/>
        <w:r w:rsidRPr="00E06551">
          <w:rPr>
            <w:rFonts w:ascii="Times New Roman" w:eastAsia="Times New Roman" w:hAnsi="Times New Roman" w:cs="Times New Roman"/>
            <w:sz w:val="20"/>
            <w:szCs w:val="24"/>
            <w:lang w:bidi="ar-SA"/>
          </w:rPr>
          <w:t>OrderProductIdName</w:t>
        </w:r>
        <w:proofErr w:type="spellEnd"/>
        <w:r w:rsidRPr="00E06551">
          <w:rPr>
            <w:rFonts w:ascii="Times New Roman" w:eastAsia="Times New Roman" w:hAnsi="Times New Roman" w:cs="Times New Roman"/>
            <w:sz w:val="20"/>
            <w:szCs w:val="24"/>
            <w:lang w:bidi="ar-SA"/>
          </w:rPr>
          <w:t>).</w:t>
        </w:r>
        <w:proofErr w:type="spellStart"/>
        <w:r w:rsidRPr="00E06551">
          <w:rPr>
            <w:rFonts w:ascii="Times New Roman" w:eastAsia="Times New Roman" w:hAnsi="Times New Roman" w:cs="Times New Roman"/>
            <w:sz w:val="20"/>
            <w:szCs w:val="24"/>
            <w:lang w:bidi="ar-SA"/>
          </w:rPr>
          <w:t>ToString</w:t>
        </w:r>
        <w:proofErr w:type="spellEnd"/>
        <w:r w:rsidRPr="00E06551">
          <w:rPr>
            <w:rFonts w:ascii="Times New Roman" w:eastAsia="Times New Roman" w:hAnsi="Times New Roman" w:cs="Times New Roman"/>
            <w:sz w:val="20"/>
            <w:szCs w:val="24"/>
            <w:lang w:bidi="ar-SA"/>
          </w:rPr>
          <w:t>();</w:t>
        </w:r>
      </w:ins>
    </w:p>
    <w:p w14:paraId="7A5BDF79" w14:textId="77777777" w:rsidR="00D83CF7" w:rsidRPr="00E06551" w:rsidRDefault="00D83CF7" w:rsidP="00D83CF7">
      <w:pPr>
        <w:spacing w:after="0" w:line="240" w:lineRule="auto"/>
        <w:ind w:left="360"/>
        <w:rPr>
          <w:ins w:id="2080" w:author="Zac" w:date="2015-11-16T21:20:00Z"/>
          <w:rFonts w:ascii="Times New Roman" w:eastAsia="Times New Roman" w:hAnsi="Times New Roman" w:cs="Times New Roman"/>
          <w:sz w:val="20"/>
          <w:szCs w:val="24"/>
          <w:lang w:bidi="ar-SA"/>
        </w:rPr>
      </w:pPr>
      <w:ins w:id="2081" w:author="Zac" w:date="2015-11-16T21:20:00Z">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s.Quantity</w:t>
        </w:r>
        <w:proofErr w:type="spellEnd"/>
        <w:r w:rsidRPr="00E06551">
          <w:rPr>
            <w:rFonts w:ascii="Times New Roman" w:eastAsia="Times New Roman" w:hAnsi="Times New Roman" w:cs="Times New Roman"/>
            <w:sz w:val="20"/>
            <w:szCs w:val="24"/>
            <w:lang w:bidi="ar-SA"/>
          </w:rPr>
          <w:t xml:space="preserve"> = </w:t>
        </w:r>
        <w:proofErr w:type="spellStart"/>
        <w:proofErr w:type="gramStart"/>
        <w:r w:rsidRPr="00E06551">
          <w:rPr>
            <w:rFonts w:ascii="Times New Roman" w:eastAsia="Times New Roman" w:hAnsi="Times New Roman" w:cs="Times New Roman"/>
            <w:sz w:val="20"/>
            <w:szCs w:val="24"/>
            <w:lang w:bidi="ar-SA"/>
          </w:rPr>
          <w:t>product.SelectToken</w:t>
        </w:r>
        <w:proofErr w:type="spellEnd"/>
        <w:r w:rsidRPr="00E06551">
          <w:rPr>
            <w:rFonts w:ascii="Times New Roman" w:eastAsia="Times New Roman" w:hAnsi="Times New Roman" w:cs="Times New Roman"/>
            <w:sz w:val="20"/>
            <w:szCs w:val="24"/>
            <w:lang w:bidi="ar-SA"/>
          </w:rPr>
          <w:t>(</w:t>
        </w:r>
        <w:proofErr w:type="gramEnd"/>
        <w:r w:rsidRPr="00E06551">
          <w:rPr>
            <w:rFonts w:ascii="Times New Roman" w:eastAsia="Times New Roman" w:hAnsi="Times New Roman" w:cs="Times New Roman"/>
            <w:sz w:val="20"/>
            <w:szCs w:val="24"/>
            <w:lang w:bidi="ar-SA"/>
          </w:rPr>
          <w:t>_</w:t>
        </w:r>
        <w:proofErr w:type="spellStart"/>
        <w:r w:rsidRPr="00E06551">
          <w:rPr>
            <w:rFonts w:ascii="Times New Roman" w:eastAsia="Times New Roman" w:hAnsi="Times New Roman" w:cs="Times New Roman"/>
            <w:sz w:val="20"/>
            <w:szCs w:val="24"/>
            <w:lang w:bidi="ar-SA"/>
          </w:rPr>
          <w:t>OrderQuantityName</w:t>
        </w:r>
        <w:proofErr w:type="spellEnd"/>
        <w:r w:rsidRPr="00E06551">
          <w:rPr>
            <w:rFonts w:ascii="Times New Roman" w:eastAsia="Times New Roman" w:hAnsi="Times New Roman" w:cs="Times New Roman"/>
            <w:sz w:val="20"/>
            <w:szCs w:val="24"/>
            <w:lang w:bidi="ar-SA"/>
          </w:rPr>
          <w:t>).</w:t>
        </w:r>
        <w:proofErr w:type="spellStart"/>
        <w:r w:rsidRPr="00E06551">
          <w:rPr>
            <w:rFonts w:ascii="Times New Roman" w:eastAsia="Times New Roman" w:hAnsi="Times New Roman" w:cs="Times New Roman"/>
            <w:sz w:val="20"/>
            <w:szCs w:val="24"/>
            <w:lang w:bidi="ar-SA"/>
          </w:rPr>
          <w:t>ToString</w:t>
        </w:r>
        <w:proofErr w:type="spellEnd"/>
        <w:r w:rsidRPr="00E06551">
          <w:rPr>
            <w:rFonts w:ascii="Times New Roman" w:eastAsia="Times New Roman" w:hAnsi="Times New Roman" w:cs="Times New Roman"/>
            <w:sz w:val="20"/>
            <w:szCs w:val="24"/>
            <w:lang w:bidi="ar-SA"/>
          </w:rPr>
          <w:t>();</w:t>
        </w:r>
      </w:ins>
    </w:p>
    <w:p w14:paraId="3199102E" w14:textId="77777777" w:rsidR="00D83CF7" w:rsidRPr="00E06551" w:rsidRDefault="00D83CF7" w:rsidP="00D83CF7">
      <w:pPr>
        <w:spacing w:after="0" w:line="240" w:lineRule="auto"/>
        <w:ind w:left="360"/>
        <w:rPr>
          <w:ins w:id="2082" w:author="Zac" w:date="2015-11-16T21:20:00Z"/>
          <w:rFonts w:ascii="Times New Roman" w:eastAsia="Times New Roman" w:hAnsi="Times New Roman" w:cs="Times New Roman"/>
          <w:sz w:val="20"/>
          <w:szCs w:val="24"/>
          <w:lang w:bidi="ar-SA"/>
        </w:rPr>
      </w:pPr>
      <w:ins w:id="2083" w:author="Zac" w:date="2015-11-16T21:20:00Z">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s.OrderID</w:t>
        </w:r>
        <w:proofErr w:type="spellEnd"/>
        <w:r w:rsidRPr="00E06551">
          <w:rPr>
            <w:rFonts w:ascii="Times New Roman" w:eastAsia="Times New Roman" w:hAnsi="Times New Roman" w:cs="Times New Roman"/>
            <w:sz w:val="20"/>
            <w:szCs w:val="24"/>
            <w:lang w:bidi="ar-SA"/>
          </w:rPr>
          <w:t xml:space="preserve"> = </w:t>
        </w:r>
        <w:proofErr w:type="spellStart"/>
        <w:r w:rsidRPr="00E06551">
          <w:rPr>
            <w:rFonts w:ascii="Times New Roman" w:eastAsia="Times New Roman" w:hAnsi="Times New Roman" w:cs="Times New Roman"/>
            <w:sz w:val="20"/>
            <w:szCs w:val="24"/>
            <w:lang w:bidi="ar-SA"/>
          </w:rPr>
          <w:t>orderId</w:t>
        </w:r>
        <w:proofErr w:type="spellEnd"/>
        <w:r w:rsidRPr="00E06551">
          <w:rPr>
            <w:rFonts w:ascii="Times New Roman" w:eastAsia="Times New Roman" w:hAnsi="Times New Roman" w:cs="Times New Roman"/>
            <w:sz w:val="20"/>
            <w:szCs w:val="24"/>
            <w:lang w:bidi="ar-SA"/>
          </w:rPr>
          <w:t>;</w:t>
        </w:r>
      </w:ins>
    </w:p>
    <w:p w14:paraId="580E8BDA" w14:textId="77777777" w:rsidR="00D83CF7" w:rsidRPr="00E06551" w:rsidRDefault="00D83CF7" w:rsidP="00D83CF7">
      <w:pPr>
        <w:spacing w:after="0" w:line="240" w:lineRule="auto"/>
        <w:ind w:left="360"/>
        <w:rPr>
          <w:ins w:id="2084" w:author="Zac" w:date="2015-11-16T21:20:00Z"/>
          <w:rFonts w:ascii="Times New Roman" w:eastAsia="Times New Roman" w:hAnsi="Times New Roman" w:cs="Times New Roman"/>
          <w:sz w:val="20"/>
          <w:szCs w:val="24"/>
          <w:lang w:bidi="ar-SA"/>
        </w:rPr>
      </w:pPr>
      <w:ins w:id="2085" w:author="Zac" w:date="2015-11-16T21:20:00Z">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s.CustomerID</w:t>
        </w:r>
        <w:proofErr w:type="spellEnd"/>
        <w:r w:rsidRPr="00E06551">
          <w:rPr>
            <w:rFonts w:ascii="Times New Roman" w:eastAsia="Times New Roman" w:hAnsi="Times New Roman" w:cs="Times New Roman"/>
            <w:sz w:val="20"/>
            <w:szCs w:val="24"/>
            <w:lang w:bidi="ar-SA"/>
          </w:rPr>
          <w:t xml:space="preserve"> = </w:t>
        </w:r>
        <w:proofErr w:type="spellStart"/>
        <w:r w:rsidRPr="00E06551">
          <w:rPr>
            <w:rFonts w:ascii="Times New Roman" w:eastAsia="Times New Roman" w:hAnsi="Times New Roman" w:cs="Times New Roman"/>
            <w:sz w:val="20"/>
            <w:szCs w:val="24"/>
            <w:lang w:bidi="ar-SA"/>
          </w:rPr>
          <w:t>customerId</w:t>
        </w:r>
        <w:proofErr w:type="spellEnd"/>
        <w:r w:rsidRPr="00E06551">
          <w:rPr>
            <w:rFonts w:ascii="Times New Roman" w:eastAsia="Times New Roman" w:hAnsi="Times New Roman" w:cs="Times New Roman"/>
            <w:sz w:val="20"/>
            <w:szCs w:val="24"/>
            <w:lang w:bidi="ar-SA"/>
          </w:rPr>
          <w:t>;</w:t>
        </w:r>
      </w:ins>
    </w:p>
    <w:p w14:paraId="41180D8D" w14:textId="77777777" w:rsidR="00D83CF7" w:rsidRPr="00E06551" w:rsidRDefault="00D83CF7" w:rsidP="00D83CF7">
      <w:pPr>
        <w:spacing w:after="0" w:line="240" w:lineRule="auto"/>
        <w:ind w:left="360"/>
        <w:rPr>
          <w:ins w:id="2086" w:author="Zac" w:date="2015-11-16T21:20:00Z"/>
          <w:rFonts w:ascii="Times New Roman" w:eastAsia="Times New Roman" w:hAnsi="Times New Roman" w:cs="Times New Roman"/>
          <w:sz w:val="20"/>
          <w:szCs w:val="24"/>
          <w:lang w:bidi="ar-SA"/>
        </w:rPr>
      </w:pPr>
      <w:ins w:id="2087" w:author="Zac" w:date="2015-11-16T21:20:00Z">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s.Date</w:t>
        </w:r>
        <w:proofErr w:type="spellEnd"/>
        <w:r w:rsidRPr="00E06551">
          <w:rPr>
            <w:rFonts w:ascii="Times New Roman" w:eastAsia="Times New Roman" w:hAnsi="Times New Roman" w:cs="Times New Roman"/>
            <w:sz w:val="20"/>
            <w:szCs w:val="24"/>
            <w:lang w:bidi="ar-SA"/>
          </w:rPr>
          <w:t xml:space="preserve"> = </w:t>
        </w:r>
        <w:proofErr w:type="spellStart"/>
        <w:proofErr w:type="gramStart"/>
        <w:r w:rsidRPr="00E06551">
          <w:rPr>
            <w:rFonts w:ascii="Times New Roman" w:eastAsia="Times New Roman" w:hAnsi="Times New Roman" w:cs="Times New Roman"/>
            <w:sz w:val="20"/>
            <w:szCs w:val="24"/>
            <w:lang w:bidi="ar-SA"/>
          </w:rPr>
          <w:t>temp.ToShortDateString</w:t>
        </w:r>
        <w:proofErr w:type="spellEnd"/>
        <w:r w:rsidRPr="00E06551">
          <w:rPr>
            <w:rFonts w:ascii="Times New Roman" w:eastAsia="Times New Roman" w:hAnsi="Times New Roman" w:cs="Times New Roman"/>
            <w:sz w:val="20"/>
            <w:szCs w:val="24"/>
            <w:lang w:bidi="ar-SA"/>
          </w:rPr>
          <w:t>(</w:t>
        </w:r>
        <w:proofErr w:type="gramEnd"/>
        <w:r w:rsidRPr="00E06551">
          <w:rPr>
            <w:rFonts w:ascii="Times New Roman" w:eastAsia="Times New Roman" w:hAnsi="Times New Roman" w:cs="Times New Roman"/>
            <w:sz w:val="20"/>
            <w:szCs w:val="24"/>
            <w:lang w:bidi="ar-SA"/>
          </w:rPr>
          <w:t>);</w:t>
        </w:r>
      </w:ins>
    </w:p>
    <w:p w14:paraId="52CCAE84" w14:textId="77777777" w:rsidR="00D83CF7" w:rsidRPr="00E06551" w:rsidRDefault="00D83CF7" w:rsidP="00D83CF7">
      <w:pPr>
        <w:spacing w:after="0" w:line="240" w:lineRule="auto"/>
        <w:ind w:left="360"/>
        <w:rPr>
          <w:ins w:id="2088" w:author="Zac" w:date="2015-11-16T21:20:00Z"/>
          <w:rFonts w:ascii="Times New Roman" w:eastAsia="Times New Roman" w:hAnsi="Times New Roman" w:cs="Times New Roman"/>
          <w:sz w:val="20"/>
          <w:szCs w:val="24"/>
          <w:lang w:bidi="ar-SA"/>
        </w:rPr>
      </w:pPr>
    </w:p>
    <w:p w14:paraId="114FE50F" w14:textId="77777777" w:rsidR="00D83CF7" w:rsidRPr="00E06551" w:rsidRDefault="00D83CF7" w:rsidP="00D83CF7">
      <w:pPr>
        <w:spacing w:after="0" w:line="240" w:lineRule="auto"/>
        <w:ind w:left="360"/>
        <w:rPr>
          <w:ins w:id="2089" w:author="Zac" w:date="2015-11-16T21:20:00Z"/>
          <w:rFonts w:ascii="Times New Roman" w:eastAsia="Times New Roman" w:hAnsi="Times New Roman" w:cs="Times New Roman"/>
          <w:sz w:val="20"/>
          <w:szCs w:val="24"/>
          <w:lang w:bidi="ar-SA"/>
        </w:rPr>
      </w:pPr>
      <w:ins w:id="2090" w:author="Zac" w:date="2015-11-16T21:20:00Z">
        <w:r w:rsidRPr="00E06551">
          <w:rPr>
            <w:rFonts w:ascii="Times New Roman" w:eastAsia="Times New Roman" w:hAnsi="Times New Roman" w:cs="Times New Roman"/>
            <w:sz w:val="20"/>
            <w:szCs w:val="24"/>
            <w:lang w:bidi="ar-SA"/>
          </w:rPr>
          <w:t xml:space="preserve">        </w:t>
        </w:r>
        <w:proofErr w:type="spellStart"/>
        <w:proofErr w:type="gramStart"/>
        <w:r w:rsidRPr="00E06551">
          <w:rPr>
            <w:rFonts w:ascii="Times New Roman" w:eastAsia="Times New Roman" w:hAnsi="Times New Roman" w:cs="Times New Roman"/>
            <w:sz w:val="20"/>
            <w:szCs w:val="24"/>
            <w:lang w:bidi="ar-SA"/>
          </w:rPr>
          <w:t>sales.AddSale</w:t>
        </w:r>
        <w:proofErr w:type="spellEnd"/>
        <w:r w:rsidRPr="00E06551">
          <w:rPr>
            <w:rFonts w:ascii="Times New Roman" w:eastAsia="Times New Roman" w:hAnsi="Times New Roman" w:cs="Times New Roman"/>
            <w:sz w:val="20"/>
            <w:szCs w:val="24"/>
            <w:lang w:bidi="ar-SA"/>
          </w:rPr>
          <w:t>(s)</w:t>
        </w:r>
        <w:proofErr w:type="gramEnd"/>
        <w:r w:rsidRPr="00E06551">
          <w:rPr>
            <w:rFonts w:ascii="Times New Roman" w:eastAsia="Times New Roman" w:hAnsi="Times New Roman" w:cs="Times New Roman"/>
            <w:sz w:val="20"/>
            <w:szCs w:val="24"/>
            <w:lang w:bidi="ar-SA"/>
          </w:rPr>
          <w:t>;</w:t>
        </w:r>
      </w:ins>
    </w:p>
    <w:p w14:paraId="41132187" w14:textId="77777777" w:rsidR="00D83CF7" w:rsidRPr="00E06551" w:rsidRDefault="00D83CF7" w:rsidP="00D83CF7">
      <w:pPr>
        <w:spacing w:after="0" w:line="240" w:lineRule="auto"/>
        <w:ind w:left="360"/>
        <w:rPr>
          <w:ins w:id="2091" w:author="Zac" w:date="2015-11-16T21:20:00Z"/>
          <w:rFonts w:ascii="Times New Roman" w:eastAsia="Times New Roman" w:hAnsi="Times New Roman" w:cs="Times New Roman"/>
          <w:sz w:val="20"/>
          <w:szCs w:val="24"/>
          <w:lang w:bidi="ar-SA"/>
        </w:rPr>
      </w:pPr>
      <w:ins w:id="2092" w:author="Zac" w:date="2015-11-16T21:20:00Z">
        <w:r w:rsidRPr="00E06551">
          <w:rPr>
            <w:rFonts w:ascii="Times New Roman" w:eastAsia="Times New Roman" w:hAnsi="Times New Roman" w:cs="Times New Roman"/>
            <w:sz w:val="20"/>
            <w:szCs w:val="24"/>
            <w:lang w:bidi="ar-SA"/>
          </w:rPr>
          <w:t>     }</w:t>
        </w:r>
      </w:ins>
    </w:p>
    <w:p w14:paraId="15FA10E9" w14:textId="77777777" w:rsidR="00D83CF7" w:rsidRPr="00E06551" w:rsidRDefault="00D83CF7" w:rsidP="00D83CF7">
      <w:pPr>
        <w:spacing w:after="0" w:line="240" w:lineRule="auto"/>
        <w:ind w:left="360"/>
        <w:rPr>
          <w:ins w:id="2093" w:author="Zac" w:date="2015-11-16T21:20:00Z"/>
          <w:rFonts w:ascii="Times New Roman" w:eastAsia="Times New Roman" w:hAnsi="Times New Roman" w:cs="Times New Roman"/>
          <w:sz w:val="20"/>
          <w:szCs w:val="24"/>
          <w:lang w:bidi="ar-SA"/>
        </w:rPr>
      </w:pPr>
      <w:ins w:id="2094" w:author="Zac" w:date="2015-11-16T21:20:00Z">
        <w:r w:rsidRPr="00E06551">
          <w:rPr>
            <w:rFonts w:ascii="Times New Roman" w:eastAsia="Times New Roman" w:hAnsi="Times New Roman" w:cs="Times New Roman"/>
            <w:sz w:val="20"/>
            <w:szCs w:val="24"/>
            <w:lang w:bidi="ar-SA"/>
          </w:rPr>
          <w:t xml:space="preserve"> }</w:t>
        </w:r>
      </w:ins>
    </w:p>
    <w:p w14:paraId="35677E75" w14:textId="77777777" w:rsidR="00D83CF7" w:rsidRPr="00E06551" w:rsidRDefault="00D83CF7" w:rsidP="00D83CF7">
      <w:pPr>
        <w:spacing w:after="0" w:line="240" w:lineRule="auto"/>
        <w:ind w:left="360"/>
        <w:rPr>
          <w:ins w:id="2095" w:author="Zac" w:date="2015-11-16T21:20:00Z"/>
          <w:rFonts w:ascii="Times New Roman" w:eastAsia="Times New Roman" w:hAnsi="Times New Roman" w:cs="Times New Roman"/>
          <w:sz w:val="20"/>
          <w:szCs w:val="24"/>
          <w:lang w:bidi="ar-SA"/>
        </w:rPr>
      </w:pPr>
      <w:ins w:id="2096" w:author="Zac" w:date="2015-11-16T21:20:00Z">
        <w:r w:rsidRPr="00E06551">
          <w:rPr>
            <w:rFonts w:ascii="Times New Roman" w:eastAsia="Times New Roman" w:hAnsi="Times New Roman" w:cs="Times New Roman"/>
            <w:sz w:val="20"/>
            <w:szCs w:val="24"/>
            <w:lang w:bidi="ar-SA"/>
          </w:rPr>
          <w:t xml:space="preserve"> </w:t>
        </w:r>
        <w:proofErr w:type="gramStart"/>
        <w:r w:rsidRPr="00E06551">
          <w:rPr>
            <w:rFonts w:ascii="Times New Roman" w:eastAsia="Times New Roman" w:hAnsi="Times New Roman" w:cs="Times New Roman"/>
            <w:sz w:val="20"/>
            <w:szCs w:val="24"/>
            <w:lang w:bidi="ar-SA"/>
          </w:rPr>
          <w:t>catch</w:t>
        </w:r>
        <w:proofErr w:type="gramEnd"/>
        <w:r w:rsidRPr="00E06551">
          <w:rPr>
            <w:rFonts w:ascii="Times New Roman" w:eastAsia="Times New Roman" w:hAnsi="Times New Roman" w:cs="Times New Roman"/>
            <w:sz w:val="20"/>
            <w:szCs w:val="24"/>
            <w:lang w:bidi="ar-SA"/>
          </w:rPr>
          <w:t xml:space="preserve"> (</w:t>
        </w:r>
        <w:proofErr w:type="spellStart"/>
        <w:r w:rsidRPr="00E06551">
          <w:rPr>
            <w:rFonts w:ascii="Times New Roman" w:eastAsia="Times New Roman" w:hAnsi="Times New Roman" w:cs="Times New Roman"/>
            <w:sz w:val="20"/>
            <w:szCs w:val="24"/>
            <w:lang w:bidi="ar-SA"/>
          </w:rPr>
          <w:t>RuntimeBinderException</w:t>
        </w:r>
        <w:proofErr w:type="spellEnd"/>
        <w:r w:rsidRPr="00E06551">
          <w:rPr>
            <w:rFonts w:ascii="Times New Roman" w:eastAsia="Times New Roman" w:hAnsi="Times New Roman" w:cs="Times New Roman"/>
            <w:sz w:val="20"/>
            <w:szCs w:val="24"/>
            <w:lang w:bidi="ar-SA"/>
          </w:rPr>
          <w:t xml:space="preserve"> e)</w:t>
        </w:r>
      </w:ins>
    </w:p>
    <w:p w14:paraId="5E6B10BD" w14:textId="77777777" w:rsidR="00D83CF7" w:rsidRDefault="00D83CF7" w:rsidP="00D83CF7">
      <w:pPr>
        <w:spacing w:after="0" w:line="240" w:lineRule="auto"/>
        <w:rPr>
          <w:ins w:id="2097" w:author="Zac" w:date="2015-11-16T21:20:00Z"/>
          <w:rFonts w:ascii="Times New Roman" w:eastAsia="Times New Roman" w:hAnsi="Times New Roman" w:cs="Times New Roman"/>
          <w:sz w:val="22"/>
          <w:szCs w:val="24"/>
          <w:lang w:bidi="ar-SA"/>
        </w:rPr>
      </w:pPr>
    </w:p>
    <w:p w14:paraId="4C6E1261" w14:textId="77777777" w:rsidR="00D83CF7" w:rsidRPr="00E06551" w:rsidRDefault="00D83CF7" w:rsidP="00D83CF7">
      <w:pPr>
        <w:spacing w:after="0" w:line="240" w:lineRule="auto"/>
        <w:ind w:left="360"/>
        <w:rPr>
          <w:ins w:id="2098" w:author="Zac" w:date="2015-11-16T21:20:00Z"/>
          <w:rFonts w:ascii="Times New Roman" w:eastAsia="Times New Roman" w:hAnsi="Times New Roman" w:cs="Times New Roman"/>
          <w:sz w:val="22"/>
          <w:szCs w:val="24"/>
          <w:lang w:bidi="ar-SA"/>
        </w:rPr>
      </w:pPr>
      <w:ins w:id="2099" w:author="Zac" w:date="2015-11-16T21:20:00Z">
        <w:r>
          <w:rPr>
            <w:szCs w:val="24"/>
          </w:rPr>
          <w:t xml:space="preserve">You can see where we use </w:t>
        </w:r>
        <w:proofErr w:type="spellStart"/>
        <w:proofErr w:type="gramStart"/>
        <w:r>
          <w:rPr>
            <w:szCs w:val="24"/>
          </w:rPr>
          <w:t>Rules.Fields.GetName</w:t>
        </w:r>
        <w:proofErr w:type="spellEnd"/>
        <w:r>
          <w:rPr>
            <w:szCs w:val="24"/>
          </w:rPr>
          <w:t>(</w:t>
        </w:r>
        <w:proofErr w:type="gramEnd"/>
        <w:r>
          <w:rPr>
            <w:szCs w:val="24"/>
          </w:rPr>
          <w:t xml:space="preserve">) to retrieve the values of the field names identified in the rules file. You can also see where we use </w:t>
        </w:r>
        <w:proofErr w:type="spellStart"/>
        <w:proofErr w:type="gramStart"/>
        <w:r>
          <w:rPr>
            <w:szCs w:val="24"/>
          </w:rPr>
          <w:t>SelectToken</w:t>
        </w:r>
        <w:proofErr w:type="spellEnd"/>
        <w:r>
          <w:rPr>
            <w:szCs w:val="24"/>
          </w:rPr>
          <w:t>(</w:t>
        </w:r>
        <w:proofErr w:type="gramEnd"/>
        <w:r>
          <w:rPr>
            <w:szCs w:val="24"/>
          </w:rPr>
          <w:t xml:space="preserve">) with the retrieved values to get the data we want for the field in the JSON object returned from our query. Most of the entity processing in </w:t>
        </w:r>
        <w:proofErr w:type="spellStart"/>
        <w:proofErr w:type="gramStart"/>
        <w:r>
          <w:rPr>
            <w:szCs w:val="24"/>
          </w:rPr>
          <w:t>GetEntity</w:t>
        </w:r>
        <w:proofErr w:type="spellEnd"/>
        <w:r>
          <w:rPr>
            <w:szCs w:val="24"/>
          </w:rPr>
          <w:t>(</w:t>
        </w:r>
        <w:proofErr w:type="gramEnd"/>
        <w:r>
          <w:rPr>
            <w:szCs w:val="24"/>
          </w:rPr>
          <w:t>) is very similar to this.</w:t>
        </w:r>
      </w:ins>
    </w:p>
    <w:p w14:paraId="35C3E669" w14:textId="77777777" w:rsidR="00D83CF7" w:rsidRPr="00A2434A" w:rsidRDefault="00D83CF7" w:rsidP="00D83CF7">
      <w:pPr>
        <w:spacing w:after="0"/>
        <w:ind w:left="360"/>
        <w:rPr>
          <w:ins w:id="2100" w:author="Zac" w:date="2015-11-16T21:20:00Z"/>
          <w:szCs w:val="24"/>
        </w:rPr>
      </w:pPr>
      <w:ins w:id="2101" w:author="Zac" w:date="2015-11-16T21:20:00Z">
        <w:r>
          <w:rPr>
            <w:szCs w:val="24"/>
          </w:rPr>
          <w:t xml:space="preserve"> </w:t>
        </w:r>
      </w:ins>
    </w:p>
    <w:p w14:paraId="376B1573" w14:textId="77777777" w:rsidR="00D83CF7" w:rsidRDefault="00D83CF7" w:rsidP="00D83CF7">
      <w:pPr>
        <w:pStyle w:val="ListParagraph"/>
        <w:numPr>
          <w:ilvl w:val="0"/>
          <w:numId w:val="68"/>
        </w:numPr>
        <w:spacing w:after="0"/>
        <w:rPr>
          <w:ins w:id="2102" w:author="Zac" w:date="2015-11-16T21:20:00Z"/>
          <w:szCs w:val="24"/>
        </w:rPr>
      </w:pPr>
      <w:ins w:id="2103" w:author="Zac" w:date="2015-11-16T21:20:00Z">
        <w:r>
          <w:rPr>
            <w:szCs w:val="24"/>
          </w:rPr>
          <w:t xml:space="preserve">Replace the comments in </w:t>
        </w:r>
        <w:proofErr w:type="spellStart"/>
        <w:proofErr w:type="gramStart"/>
        <w:r>
          <w:rPr>
            <w:szCs w:val="24"/>
          </w:rPr>
          <w:t>GetEntity</w:t>
        </w:r>
        <w:proofErr w:type="spellEnd"/>
        <w:r>
          <w:rPr>
            <w:szCs w:val="24"/>
          </w:rPr>
          <w:t>(</w:t>
        </w:r>
        <w:proofErr w:type="gramEnd"/>
        <w:r>
          <w:rPr>
            <w:szCs w:val="24"/>
          </w:rPr>
          <w:t xml:space="preserve">) with the relevant data structure for the target Platform. To do this go again to the Platform’s API specification and copy the structure shown for each entity into </w:t>
        </w:r>
        <w:proofErr w:type="spellStart"/>
        <w:proofErr w:type="gramStart"/>
        <w:r>
          <w:rPr>
            <w:szCs w:val="24"/>
          </w:rPr>
          <w:t>GetEntity</w:t>
        </w:r>
        <w:proofErr w:type="spellEnd"/>
        <w:r>
          <w:rPr>
            <w:szCs w:val="24"/>
          </w:rPr>
          <w:t>(</w:t>
        </w:r>
        <w:proofErr w:type="gramEnd"/>
        <w:r>
          <w:rPr>
            <w:szCs w:val="24"/>
          </w:rPr>
          <w:t xml:space="preserve">) as a comment from which you can work while you code the processing for the entity. </w:t>
        </w:r>
      </w:ins>
    </w:p>
    <w:p w14:paraId="2222A54F" w14:textId="77777777" w:rsidR="00D83CF7" w:rsidRPr="00A2434A" w:rsidRDefault="00D83CF7" w:rsidP="00D83CF7">
      <w:pPr>
        <w:spacing w:after="0"/>
        <w:rPr>
          <w:ins w:id="2104" w:author="Zac" w:date="2015-11-16T21:20:00Z"/>
          <w:szCs w:val="24"/>
        </w:rPr>
      </w:pPr>
    </w:p>
    <w:p w14:paraId="262C9AF2" w14:textId="77777777" w:rsidR="00D83CF7" w:rsidRDefault="00D83CF7" w:rsidP="00D83CF7">
      <w:pPr>
        <w:pStyle w:val="ListParagraph"/>
        <w:numPr>
          <w:ilvl w:val="0"/>
          <w:numId w:val="68"/>
        </w:numPr>
        <w:spacing w:after="0"/>
        <w:rPr>
          <w:ins w:id="2105" w:author="Zac" w:date="2015-11-16T21:20:00Z"/>
          <w:szCs w:val="24"/>
        </w:rPr>
      </w:pPr>
      <w:ins w:id="2106" w:author="Zac" w:date="2015-11-16T21:20:00Z">
        <w:r>
          <w:rPr>
            <w:szCs w:val="24"/>
          </w:rPr>
          <w:t xml:space="preserve">Now modify each </w:t>
        </w:r>
        <w:proofErr w:type="spellStart"/>
        <w:r>
          <w:rPr>
            <w:szCs w:val="24"/>
          </w:rPr>
          <w:t>DataGroup</w:t>
        </w:r>
        <w:proofErr w:type="spellEnd"/>
        <w:r>
          <w:rPr>
            <w:szCs w:val="24"/>
          </w:rPr>
          <w:t xml:space="preserve"> case in </w:t>
        </w:r>
        <w:proofErr w:type="spellStart"/>
        <w:proofErr w:type="gramStart"/>
        <w:r>
          <w:rPr>
            <w:szCs w:val="24"/>
          </w:rPr>
          <w:t>GetEntity</w:t>
        </w:r>
        <w:proofErr w:type="spellEnd"/>
        <w:r>
          <w:rPr>
            <w:szCs w:val="24"/>
          </w:rPr>
          <w:t>(</w:t>
        </w:r>
        <w:proofErr w:type="gramEnd"/>
        <w:r>
          <w:rPr>
            <w:szCs w:val="24"/>
          </w:rPr>
          <w:t xml:space="preserve">) as needed to gather the information from the entity. Note that several data structures are used to build the 4-Tell side copy of the entity. That copy is added to the list of objects (entities) returned from </w:t>
        </w:r>
        <w:proofErr w:type="spellStart"/>
        <w:proofErr w:type="gramStart"/>
        <w:r>
          <w:rPr>
            <w:szCs w:val="24"/>
          </w:rPr>
          <w:t>GetGroupData</w:t>
        </w:r>
        <w:proofErr w:type="spellEnd"/>
        <w:r>
          <w:rPr>
            <w:szCs w:val="24"/>
          </w:rPr>
          <w:t>(</w:t>
        </w:r>
        <w:proofErr w:type="gramEnd"/>
        <w:r>
          <w:rPr>
            <w:szCs w:val="24"/>
          </w:rPr>
          <w:t xml:space="preserve">). These data structures should not need to be modified by the Developer. They can be found in </w:t>
        </w:r>
        <w:proofErr w:type="spellStart"/>
        <w:r>
          <w:rPr>
            <w:szCs w:val="24"/>
          </w:rPr>
          <w:t>CartExtractors</w:t>
        </w:r>
        <w:proofErr w:type="spellEnd"/>
        <w:r>
          <w:rPr>
            <w:szCs w:val="24"/>
          </w:rPr>
          <w:t>/</w:t>
        </w:r>
        <w:proofErr w:type="spellStart"/>
        <w:r>
          <w:rPr>
            <w:szCs w:val="24"/>
          </w:rPr>
          <w:t>ExtractorData.cs</w:t>
        </w:r>
        <w:proofErr w:type="spellEnd"/>
        <w:r>
          <w:rPr>
            <w:szCs w:val="24"/>
          </w:rPr>
          <w:t xml:space="preserve">. </w:t>
        </w:r>
      </w:ins>
    </w:p>
    <w:p w14:paraId="18410830" w14:textId="77777777" w:rsidR="00D83CF7" w:rsidRPr="00A2434A" w:rsidRDefault="00D83CF7" w:rsidP="00D83CF7">
      <w:pPr>
        <w:pStyle w:val="ListParagraph"/>
        <w:rPr>
          <w:ins w:id="2107" w:author="Zac" w:date="2015-11-16T21:20:00Z"/>
          <w:szCs w:val="24"/>
        </w:rPr>
      </w:pPr>
    </w:p>
    <w:p w14:paraId="11E3DDDA" w14:textId="77777777" w:rsidR="00D83CF7" w:rsidRDefault="00D83CF7" w:rsidP="00D83CF7">
      <w:pPr>
        <w:pStyle w:val="ListParagraph"/>
        <w:numPr>
          <w:ilvl w:val="0"/>
          <w:numId w:val="68"/>
        </w:numPr>
        <w:spacing w:after="0"/>
        <w:rPr>
          <w:ins w:id="2108" w:author="Zac" w:date="2015-11-16T21:20:00Z"/>
          <w:szCs w:val="24"/>
        </w:rPr>
      </w:pPr>
      <w:ins w:id="2109" w:author="Zac" w:date="2015-11-16T21:20:00Z">
        <w:r>
          <w:rPr>
            <w:szCs w:val="24"/>
          </w:rPr>
          <w:t xml:space="preserve">Modify the switch statement at the top of </w:t>
        </w:r>
        <w:proofErr w:type="spellStart"/>
        <w:proofErr w:type="gramStart"/>
        <w:r>
          <w:rPr>
            <w:szCs w:val="24"/>
          </w:rPr>
          <w:t>GetGroupData</w:t>
        </w:r>
        <w:proofErr w:type="spellEnd"/>
        <w:r>
          <w:rPr>
            <w:szCs w:val="24"/>
          </w:rPr>
          <w:t>(</w:t>
        </w:r>
        <w:proofErr w:type="gramEnd"/>
        <w:r>
          <w:rPr>
            <w:szCs w:val="24"/>
          </w:rPr>
          <w:t xml:space="preserve">) according to the group names used to access each </w:t>
        </w:r>
        <w:proofErr w:type="spellStart"/>
        <w:r>
          <w:rPr>
            <w:szCs w:val="24"/>
          </w:rPr>
          <w:t>DataGroup</w:t>
        </w:r>
        <w:proofErr w:type="spellEnd"/>
        <w:r>
          <w:rPr>
            <w:szCs w:val="24"/>
          </w:rPr>
          <w:t xml:space="preserve">. You will also update the page limit size for each group. This is the limit on the number of objects that can be requested from the API in any single call. </w:t>
        </w:r>
        <w:r>
          <w:rPr>
            <w:szCs w:val="24"/>
          </w:rPr>
          <w:lastRenderedPageBreak/>
          <w:t>Most platforms allow for up to 250 entities per request. Consult you Platform’s API spec for your limits.</w:t>
        </w:r>
      </w:ins>
    </w:p>
    <w:p w14:paraId="6DC2A173" w14:textId="77777777" w:rsidR="00D83CF7" w:rsidRPr="00A2434A" w:rsidRDefault="00D83CF7" w:rsidP="00D83CF7">
      <w:pPr>
        <w:pStyle w:val="ListParagraph"/>
        <w:rPr>
          <w:ins w:id="2110" w:author="Zac" w:date="2015-11-16T21:20:00Z"/>
          <w:szCs w:val="24"/>
        </w:rPr>
      </w:pPr>
    </w:p>
    <w:p w14:paraId="5EB8ADE4" w14:textId="77777777" w:rsidR="00D83CF7" w:rsidRDefault="00D83CF7" w:rsidP="00D83CF7">
      <w:pPr>
        <w:pStyle w:val="ListParagraph"/>
        <w:numPr>
          <w:ilvl w:val="0"/>
          <w:numId w:val="68"/>
        </w:numPr>
        <w:spacing w:after="0"/>
        <w:rPr>
          <w:ins w:id="2111" w:author="Zac" w:date="2015-11-16T21:20:00Z"/>
          <w:szCs w:val="24"/>
        </w:rPr>
      </w:pPr>
      <w:ins w:id="2112" w:author="Zac" w:date="2015-11-16T21:20:00Z">
        <w:r>
          <w:rPr>
            <w:szCs w:val="24"/>
          </w:rPr>
          <w:t xml:space="preserve">Modify </w:t>
        </w:r>
        <w:proofErr w:type="spellStart"/>
        <w:r>
          <w:rPr>
            <w:szCs w:val="24"/>
          </w:rPr>
          <w:t>InitializeGroupData</w:t>
        </w:r>
        <w:proofErr w:type="spellEnd"/>
        <w:r>
          <w:rPr>
            <w:szCs w:val="24"/>
          </w:rPr>
          <w:t xml:space="preserve">() based on what data needs to be gathered ahead of a group request before processing the response for that group can be completed. For instance, before processing catalog entities in </w:t>
        </w:r>
        <w:proofErr w:type="spellStart"/>
        <w:r>
          <w:rPr>
            <w:szCs w:val="24"/>
          </w:rPr>
          <w:t>BigCommerceExtractor.cs</w:t>
        </w:r>
        <w:proofErr w:type="spellEnd"/>
        <w:r>
          <w:rPr>
            <w:szCs w:val="24"/>
          </w:rPr>
          <w:t xml:space="preserve"> – </w:t>
        </w:r>
        <w:proofErr w:type="spellStart"/>
        <w:proofErr w:type="gramStart"/>
        <w:r>
          <w:rPr>
            <w:szCs w:val="24"/>
          </w:rPr>
          <w:t>GetEntity</w:t>
        </w:r>
        <w:proofErr w:type="spellEnd"/>
        <w:r>
          <w:rPr>
            <w:szCs w:val="24"/>
          </w:rPr>
          <w:t>(</w:t>
        </w:r>
        <w:proofErr w:type="gramEnd"/>
        <w:r>
          <w:rPr>
            <w:szCs w:val="24"/>
          </w:rPr>
          <w:t>) we need to have custom fields and brands available, so we get them before we get the Catalog.</w:t>
        </w:r>
      </w:ins>
    </w:p>
    <w:p w14:paraId="6DF3DA11" w14:textId="77777777" w:rsidR="00D83CF7" w:rsidRPr="00A2434A" w:rsidRDefault="00D83CF7" w:rsidP="00D83CF7">
      <w:pPr>
        <w:pStyle w:val="ListParagraph"/>
        <w:rPr>
          <w:ins w:id="2113" w:author="Zac" w:date="2015-11-16T21:20:00Z"/>
          <w:szCs w:val="24"/>
        </w:rPr>
      </w:pPr>
    </w:p>
    <w:p w14:paraId="3F01C100" w14:textId="77777777" w:rsidR="00D83CF7" w:rsidRDefault="00D83CF7" w:rsidP="00D83CF7">
      <w:pPr>
        <w:pStyle w:val="ListParagraph"/>
        <w:numPr>
          <w:ilvl w:val="0"/>
          <w:numId w:val="68"/>
        </w:numPr>
        <w:spacing w:after="0"/>
        <w:rPr>
          <w:ins w:id="2114" w:author="Zac" w:date="2015-11-16T21:20:00Z"/>
          <w:szCs w:val="24"/>
        </w:rPr>
      </w:pPr>
      <w:ins w:id="2115" w:author="Zac" w:date="2015-11-16T21:20:00Z">
        <w:r>
          <w:rPr>
            <w:szCs w:val="24"/>
          </w:rPr>
          <w:t>Go yet again to the Platform’s API specification and work with our Integration Specialist to determine whether we can scape Order Details from the Order Confirmation page of the site.</w:t>
        </w:r>
      </w:ins>
    </w:p>
    <w:p w14:paraId="4155FC62" w14:textId="77777777" w:rsidR="00D83CF7" w:rsidRPr="00736330" w:rsidRDefault="00D83CF7" w:rsidP="00D83CF7">
      <w:pPr>
        <w:spacing w:after="0"/>
        <w:rPr>
          <w:ins w:id="2116" w:author="Zac" w:date="2015-11-16T21:20:00Z"/>
          <w:szCs w:val="24"/>
        </w:rPr>
      </w:pPr>
    </w:p>
    <w:p w14:paraId="1AC01E36" w14:textId="77777777" w:rsidR="00D83CF7" w:rsidRDefault="00D83CF7" w:rsidP="00D83CF7">
      <w:pPr>
        <w:pStyle w:val="ListParagraph"/>
        <w:numPr>
          <w:ilvl w:val="0"/>
          <w:numId w:val="68"/>
        </w:numPr>
        <w:spacing w:after="0"/>
        <w:rPr>
          <w:ins w:id="2117" w:author="Zac" w:date="2015-11-16T21:20:00Z"/>
          <w:szCs w:val="24"/>
        </w:rPr>
      </w:pPr>
      <w:ins w:id="2118" w:author="Zac" w:date="2015-11-16T21:20:00Z">
        <w:r>
          <w:rPr>
            <w:szCs w:val="24"/>
          </w:rPr>
          <w:t xml:space="preserve">Locate </w:t>
        </w:r>
        <w:proofErr w:type="spellStart"/>
        <w:r w:rsidRPr="005A600F">
          <w:rPr>
            <w:rFonts w:ascii="Times New Roman" w:eastAsia="Times New Roman" w:hAnsi="Times New Roman" w:cs="Times New Roman"/>
            <w:sz w:val="20"/>
            <w:szCs w:val="24"/>
            <w:lang w:bidi="ar-SA"/>
          </w:rPr>
          <w:t>LogSalesOrder</w:t>
        </w:r>
        <w:proofErr w:type="spellEnd"/>
        <w:r>
          <w:rPr>
            <w:rFonts w:ascii="Times New Roman" w:eastAsia="Times New Roman" w:hAnsi="Times New Roman" w:cs="Times New Roman"/>
            <w:sz w:val="20"/>
            <w:szCs w:val="24"/>
            <w:lang w:bidi="ar-SA"/>
          </w:rPr>
          <w:t xml:space="preserve"> </w:t>
        </w:r>
        <w:r>
          <w:rPr>
            <w:szCs w:val="24"/>
          </w:rPr>
          <w:t xml:space="preserve">in </w:t>
        </w:r>
        <w:proofErr w:type="spellStart"/>
        <w:r>
          <w:rPr>
            <w:szCs w:val="24"/>
          </w:rPr>
          <w:t>YourPlatformExtractor.cs</w:t>
        </w:r>
        <w:proofErr w:type="spellEnd"/>
        <w:r>
          <w:rPr>
            <w:szCs w:val="24"/>
          </w:rPr>
          <w:t xml:space="preserve"> and based on the answer to #22, either insert the default throw or implement the routine as seen in the example in </w:t>
        </w:r>
        <w:proofErr w:type="spellStart"/>
        <w:r>
          <w:rPr>
            <w:szCs w:val="24"/>
          </w:rPr>
          <w:t>BigCommerceExtractor.cs</w:t>
        </w:r>
        <w:proofErr w:type="spellEnd"/>
        <w:r>
          <w:rPr>
            <w:szCs w:val="24"/>
          </w:rPr>
          <w:t>.</w:t>
        </w:r>
      </w:ins>
    </w:p>
    <w:p w14:paraId="5753B297" w14:textId="77777777" w:rsidR="00D83CF7" w:rsidRPr="00736330" w:rsidRDefault="00D83CF7" w:rsidP="00D83CF7">
      <w:pPr>
        <w:pStyle w:val="ListParagraph"/>
        <w:rPr>
          <w:ins w:id="2119" w:author="Zac" w:date="2015-11-16T21:20:00Z"/>
          <w:szCs w:val="24"/>
        </w:rPr>
      </w:pPr>
    </w:p>
    <w:p w14:paraId="40F734CE" w14:textId="77777777" w:rsidR="00D83CF7" w:rsidRDefault="00D83CF7" w:rsidP="00D83CF7">
      <w:pPr>
        <w:pStyle w:val="ListParagraph"/>
        <w:numPr>
          <w:ilvl w:val="0"/>
          <w:numId w:val="68"/>
        </w:numPr>
        <w:spacing w:after="0"/>
        <w:rPr>
          <w:ins w:id="2120" w:author="Zac" w:date="2015-11-16T21:20:00Z"/>
          <w:szCs w:val="24"/>
        </w:rPr>
      </w:pPr>
      <w:ins w:id="2121" w:author="Zac" w:date="2015-11-16T21:20:00Z">
        <w:r>
          <w:rPr>
            <w:szCs w:val="24"/>
          </w:rPr>
          <w:t>Test the extractor using the directions in the next section.</w:t>
        </w:r>
      </w:ins>
    </w:p>
    <w:p w14:paraId="66B19687" w14:textId="77777777" w:rsidR="00D83CF7" w:rsidRPr="005A600F" w:rsidRDefault="00D83CF7" w:rsidP="00D83CF7">
      <w:pPr>
        <w:spacing w:after="0"/>
        <w:rPr>
          <w:ins w:id="2122" w:author="Zac" w:date="2015-11-16T21:20:00Z"/>
          <w:szCs w:val="24"/>
        </w:rPr>
      </w:pPr>
    </w:p>
    <w:p w14:paraId="4CF04054" w14:textId="3F661291" w:rsidR="001840B6" w:rsidRPr="005A600F" w:rsidRDefault="001840B6" w:rsidP="001840B6">
      <w:pPr>
        <w:pStyle w:val="Heading2"/>
        <w:rPr>
          <w:ins w:id="2123" w:author="Zac" w:date="2015-11-17T09:54:00Z"/>
          <w:color w:val="0070C0"/>
        </w:rPr>
      </w:pPr>
      <w:bookmarkStart w:id="2124" w:name="_Toc435434042"/>
      <w:bookmarkStart w:id="2125" w:name="_Toc435596054"/>
      <w:ins w:id="2126" w:author="Zac" w:date="2015-11-17T09:54:00Z">
        <w:r>
          <w:rPr>
            <w:color w:val="0070C0"/>
          </w:rPr>
          <w:t>Extractor</w:t>
        </w:r>
      </w:ins>
      <w:ins w:id="2127" w:author="Zac" w:date="2015-11-17T09:57:00Z">
        <w:r>
          <w:rPr>
            <w:color w:val="0070C0"/>
          </w:rPr>
          <w:t xml:space="preserve"> Performance</w:t>
        </w:r>
      </w:ins>
      <w:bookmarkEnd w:id="2125"/>
    </w:p>
    <w:p w14:paraId="37E0A9B0" w14:textId="7ECEB22F" w:rsidR="001840B6" w:rsidRDefault="001840B6" w:rsidP="001840B6">
      <w:pPr>
        <w:spacing w:before="200" w:after="200"/>
        <w:rPr>
          <w:ins w:id="2128" w:author="Zac" w:date="2015-11-17T09:54:00Z"/>
          <w:szCs w:val="24"/>
        </w:rPr>
      </w:pPr>
      <w:ins w:id="2129" w:author="Zac" w:date="2015-11-17T09:57:00Z">
        <w:r>
          <w:rPr>
            <w:szCs w:val="24"/>
          </w:rPr>
          <w:t xml:space="preserve">There are several main factors </w:t>
        </w:r>
      </w:ins>
      <w:ins w:id="2130" w:author="Zac" w:date="2015-11-17T10:22:00Z">
        <w:r w:rsidR="00C732C3">
          <w:rPr>
            <w:szCs w:val="24"/>
          </w:rPr>
          <w:t xml:space="preserve">affecting and </w:t>
        </w:r>
      </w:ins>
      <w:ins w:id="2131" w:author="Zac" w:date="2015-11-17T09:57:00Z">
        <w:r>
          <w:rPr>
            <w:szCs w:val="24"/>
          </w:rPr>
          <w:t>controlling the performance of your extractor</w:t>
        </w:r>
      </w:ins>
      <w:ins w:id="2132" w:author="Zac" w:date="2015-11-17T09:54:00Z">
        <w:r>
          <w:rPr>
            <w:szCs w:val="24"/>
          </w:rPr>
          <w:t>:</w:t>
        </w:r>
      </w:ins>
    </w:p>
    <w:p w14:paraId="40DA903E" w14:textId="60AB834F" w:rsidR="001840B6" w:rsidRDefault="001840B6" w:rsidP="001840B6">
      <w:pPr>
        <w:pStyle w:val="ListParagraph"/>
        <w:numPr>
          <w:ilvl w:val="0"/>
          <w:numId w:val="70"/>
        </w:numPr>
        <w:spacing w:after="0"/>
        <w:rPr>
          <w:ins w:id="2133" w:author="Zac" w:date="2015-11-17T10:16:00Z"/>
          <w:szCs w:val="24"/>
        </w:rPr>
      </w:pPr>
      <w:ins w:id="2134" w:author="Zac" w:date="2015-11-17T09:58:00Z">
        <w:r w:rsidRPr="001840B6">
          <w:rPr>
            <w:b/>
            <w:szCs w:val="24"/>
            <w:rPrChange w:id="2135" w:author="Zac" w:date="2015-11-17T09:58:00Z">
              <w:rPr>
                <w:szCs w:val="24"/>
              </w:rPr>
            </w:rPrChange>
          </w:rPr>
          <w:t>Gating</w:t>
        </w:r>
        <w:r>
          <w:rPr>
            <w:szCs w:val="24"/>
          </w:rPr>
          <w:t xml:space="preserve">: Most Platform APIs place </w:t>
        </w:r>
      </w:ins>
      <w:ins w:id="2136" w:author="Zac" w:date="2015-11-17T10:16:00Z">
        <w:r w:rsidR="00C732C3">
          <w:rPr>
            <w:szCs w:val="24"/>
          </w:rPr>
          <w:t>restrictions</w:t>
        </w:r>
      </w:ins>
      <w:ins w:id="2137" w:author="Zac" w:date="2015-11-17T09:58:00Z">
        <w:r>
          <w:rPr>
            <w:szCs w:val="24"/>
          </w:rPr>
          <w:t xml:space="preserve"> on how </w:t>
        </w:r>
      </w:ins>
      <w:ins w:id="2138" w:author="Zac" w:date="2015-11-17T09:59:00Z">
        <w:r>
          <w:rPr>
            <w:szCs w:val="24"/>
          </w:rPr>
          <w:t>fast you can access their interface. Usually this is quantified in the number of calls you</w:t>
        </w:r>
        <w:r w:rsidR="005F783D">
          <w:rPr>
            <w:szCs w:val="24"/>
          </w:rPr>
          <w:t xml:space="preserve"> can make per second. We keep a</w:t>
        </w:r>
        <w:r>
          <w:rPr>
            <w:szCs w:val="24"/>
          </w:rPr>
          <w:t xml:space="preserve"> </w:t>
        </w:r>
      </w:ins>
      <w:ins w:id="2139" w:author="Zac" w:date="2015-11-17T13:08:00Z">
        <w:r w:rsidR="005F783D">
          <w:rPr>
            <w:szCs w:val="24"/>
          </w:rPr>
          <w:t>site rule</w:t>
        </w:r>
      </w:ins>
      <w:ins w:id="2140" w:author="Zac" w:date="2015-11-17T09:59:00Z">
        <w:r>
          <w:rPr>
            <w:szCs w:val="24"/>
          </w:rPr>
          <w:t xml:space="preserve"> called </w:t>
        </w:r>
      </w:ins>
      <w:ins w:id="2141" w:author="Zac" w:date="2015-11-17T10:00:00Z">
        <w:r>
          <w:rPr>
            <w:szCs w:val="24"/>
          </w:rPr>
          <w:t>“</w:t>
        </w:r>
        <w:proofErr w:type="spellStart"/>
        <w:r>
          <w:rPr>
            <w:szCs w:val="24"/>
          </w:rPr>
          <w:t>max</w:t>
        </w:r>
      </w:ins>
      <w:ins w:id="2142" w:author="Zac" w:date="2015-11-17T10:14:00Z">
        <w:r w:rsidR="00C732C3">
          <w:rPr>
            <w:szCs w:val="24"/>
          </w:rPr>
          <w:t>CallsPerSecond</w:t>
        </w:r>
        <w:proofErr w:type="spellEnd"/>
        <w:r w:rsidR="00C732C3">
          <w:rPr>
            <w:szCs w:val="24"/>
          </w:rPr>
          <w:t>”</w:t>
        </w:r>
      </w:ins>
      <w:ins w:id="2143" w:author="Zac" w:date="2015-11-17T10:15:00Z">
        <w:r w:rsidR="00C732C3">
          <w:rPr>
            <w:szCs w:val="24"/>
          </w:rPr>
          <w:t xml:space="preserve"> that </w:t>
        </w:r>
      </w:ins>
      <w:ins w:id="2144" w:author="Zac" w:date="2015-11-17T13:09:00Z">
        <w:r w:rsidR="005F783D">
          <w:rPr>
            <w:szCs w:val="24"/>
          </w:rPr>
          <w:t xml:space="preserve">defaults to 2 calls per second and can be overridden in the </w:t>
        </w:r>
      </w:ins>
      <w:proofErr w:type="spellStart"/>
      <w:ins w:id="2145" w:author="Zac" w:date="2015-11-17T13:11:00Z">
        <w:r w:rsidR="005F783D">
          <w:rPr>
            <w:szCs w:val="24"/>
          </w:rPr>
          <w:t>c</w:t>
        </w:r>
      </w:ins>
      <w:ins w:id="2146" w:author="Zac" w:date="2015-11-17T13:09:00Z">
        <w:r w:rsidR="005F783D">
          <w:rPr>
            <w:szCs w:val="24"/>
          </w:rPr>
          <w:t>artWebClientConfig</w:t>
        </w:r>
        <w:proofErr w:type="spellEnd"/>
        <w:r w:rsidR="005F783D">
          <w:rPr>
            <w:szCs w:val="24"/>
          </w:rPr>
          <w:t xml:space="preserve"> section of your </w:t>
        </w:r>
      </w:ins>
      <w:ins w:id="2147" w:author="Zac" w:date="2015-11-17T13:10:00Z">
        <w:r w:rsidR="005F783D">
          <w:rPr>
            <w:szCs w:val="24"/>
          </w:rPr>
          <w:t>site’s SiteRules.xml</w:t>
        </w:r>
      </w:ins>
      <w:ins w:id="2148" w:author="Zac" w:date="2015-11-17T10:14:00Z">
        <w:r w:rsidR="00C732C3">
          <w:rPr>
            <w:szCs w:val="24"/>
          </w:rPr>
          <w:t>.</w:t>
        </w:r>
      </w:ins>
      <w:ins w:id="2149" w:author="Zac" w:date="2015-11-17T09:54:00Z">
        <w:r w:rsidRPr="00E06551">
          <w:rPr>
            <w:szCs w:val="24"/>
          </w:rPr>
          <w:t xml:space="preserve"> </w:t>
        </w:r>
      </w:ins>
    </w:p>
    <w:p w14:paraId="34A9D9E0" w14:textId="77777777" w:rsidR="00C732C3" w:rsidRPr="00733ACA" w:rsidRDefault="00C732C3">
      <w:pPr>
        <w:spacing w:after="0"/>
        <w:rPr>
          <w:ins w:id="2150" w:author="Zac" w:date="2015-11-17T10:15:00Z"/>
          <w:szCs w:val="24"/>
        </w:rPr>
        <w:pPrChange w:id="2151" w:author="Zac" w:date="2015-11-17T10:16:00Z">
          <w:pPr>
            <w:pStyle w:val="ListParagraph"/>
            <w:numPr>
              <w:numId w:val="70"/>
            </w:numPr>
            <w:spacing w:after="0"/>
            <w:ind w:left="360" w:hanging="360"/>
          </w:pPr>
        </w:pPrChange>
      </w:pPr>
    </w:p>
    <w:p w14:paraId="41ACF0E9" w14:textId="6254EDCA" w:rsidR="00C732C3" w:rsidRDefault="00C732C3" w:rsidP="001840B6">
      <w:pPr>
        <w:pStyle w:val="ListParagraph"/>
        <w:numPr>
          <w:ilvl w:val="0"/>
          <w:numId w:val="70"/>
        </w:numPr>
        <w:spacing w:after="0"/>
        <w:rPr>
          <w:ins w:id="2152" w:author="Zac" w:date="2015-11-17T10:20:00Z"/>
          <w:szCs w:val="24"/>
        </w:rPr>
      </w:pPr>
      <w:ins w:id="2153" w:author="Zac" w:date="2015-11-17T10:15:00Z">
        <w:r>
          <w:rPr>
            <w:b/>
            <w:szCs w:val="24"/>
          </w:rPr>
          <w:t>Request Limit</w:t>
        </w:r>
        <w:r w:rsidRPr="00C732C3">
          <w:rPr>
            <w:szCs w:val="24"/>
            <w:rPrChange w:id="2154" w:author="Zac" w:date="2015-11-17T10:16:00Z">
              <w:rPr>
                <w:b/>
                <w:szCs w:val="24"/>
              </w:rPr>
            </w:rPrChange>
          </w:rPr>
          <w:t>:</w:t>
        </w:r>
      </w:ins>
      <w:ins w:id="2155" w:author="Zac" w:date="2015-11-17T10:16:00Z">
        <w:r>
          <w:rPr>
            <w:szCs w:val="24"/>
          </w:rPr>
          <w:t xml:space="preserve"> Most Platform APIs place restrictions on how many records you can request from the API at one time. This number varies depending on the platform and the data group being requested. We set this limit in </w:t>
        </w:r>
      </w:ins>
      <w:ins w:id="2156" w:author="Zac" w:date="2015-11-17T10:18:00Z">
        <w:r>
          <w:rPr>
            <w:szCs w:val="24"/>
          </w:rPr>
          <w:t xml:space="preserve">the switch statement at the beginning of </w:t>
        </w:r>
      </w:ins>
      <w:proofErr w:type="spellStart"/>
      <w:proofErr w:type="gramStart"/>
      <w:ins w:id="2157" w:author="Zac" w:date="2015-11-17T10:17:00Z">
        <w:r>
          <w:rPr>
            <w:szCs w:val="24"/>
          </w:rPr>
          <w:t>GetGroupData</w:t>
        </w:r>
      </w:ins>
      <w:proofErr w:type="spellEnd"/>
      <w:ins w:id="2158" w:author="Zac" w:date="2015-11-17T10:18:00Z">
        <w:r>
          <w:rPr>
            <w:szCs w:val="24"/>
          </w:rPr>
          <w:t>(</w:t>
        </w:r>
        <w:proofErr w:type="gramEnd"/>
        <w:r>
          <w:rPr>
            <w:szCs w:val="24"/>
          </w:rPr>
          <w:t xml:space="preserve">). There you will find a default setting </w:t>
        </w:r>
      </w:ins>
      <w:ins w:id="2159" w:author="Zac" w:date="2015-11-17T10:19:00Z">
        <w:r>
          <w:rPr>
            <w:szCs w:val="24"/>
          </w:rPr>
          <w:t>called “</w:t>
        </w:r>
        <w:proofErr w:type="spellStart"/>
        <w:r>
          <w:rPr>
            <w:szCs w:val="24"/>
          </w:rPr>
          <w:t>pageSize</w:t>
        </w:r>
        <w:proofErr w:type="spellEnd"/>
        <w:r>
          <w:rPr>
            <w:szCs w:val="24"/>
          </w:rPr>
          <w:t xml:space="preserve">” </w:t>
        </w:r>
      </w:ins>
      <w:ins w:id="2160" w:author="Zac" w:date="2015-11-17T10:18:00Z">
        <w:r>
          <w:rPr>
            <w:szCs w:val="24"/>
          </w:rPr>
          <w:t>at the top of the switch, which can be overridden by setting it to a</w:t>
        </w:r>
      </w:ins>
      <w:ins w:id="2161" w:author="Zac" w:date="2015-11-17T10:19:00Z">
        <w:r>
          <w:rPr>
            <w:szCs w:val="24"/>
          </w:rPr>
          <w:t xml:space="preserve">nother value on a case basis inside the switch. Consult your Platform API documentation to identify what </w:t>
        </w:r>
      </w:ins>
      <w:ins w:id="2162" w:author="Zac" w:date="2015-11-17T10:20:00Z">
        <w:r>
          <w:rPr>
            <w:szCs w:val="24"/>
          </w:rPr>
          <w:t>your</w:t>
        </w:r>
      </w:ins>
      <w:ins w:id="2163" w:author="Zac" w:date="2015-11-17T10:19:00Z">
        <w:r>
          <w:rPr>
            <w:szCs w:val="24"/>
          </w:rPr>
          <w:t xml:space="preserve"> </w:t>
        </w:r>
        <w:proofErr w:type="spellStart"/>
        <w:r>
          <w:rPr>
            <w:szCs w:val="24"/>
          </w:rPr>
          <w:t>pageSize</w:t>
        </w:r>
        <w:proofErr w:type="spellEnd"/>
        <w:r>
          <w:rPr>
            <w:szCs w:val="24"/>
          </w:rPr>
          <w:t xml:space="preserve"> limits are.</w:t>
        </w:r>
      </w:ins>
      <w:ins w:id="2164" w:author="Zac" w:date="2015-11-17T10:18:00Z">
        <w:r>
          <w:rPr>
            <w:szCs w:val="24"/>
          </w:rPr>
          <w:t xml:space="preserve"> </w:t>
        </w:r>
      </w:ins>
      <w:ins w:id="2165" w:author="Zac" w:date="2015-11-17T10:16:00Z">
        <w:r>
          <w:rPr>
            <w:szCs w:val="24"/>
          </w:rPr>
          <w:t xml:space="preserve"> </w:t>
        </w:r>
      </w:ins>
    </w:p>
    <w:p w14:paraId="1B654FDB" w14:textId="77777777" w:rsidR="00C732C3" w:rsidRPr="00733ACA" w:rsidRDefault="00C732C3">
      <w:pPr>
        <w:pStyle w:val="ListParagraph"/>
        <w:rPr>
          <w:ins w:id="2166" w:author="Zac" w:date="2015-11-17T10:20:00Z"/>
          <w:szCs w:val="24"/>
        </w:rPr>
        <w:pPrChange w:id="2167" w:author="Zac" w:date="2015-11-17T10:20:00Z">
          <w:pPr>
            <w:pStyle w:val="ListParagraph"/>
            <w:numPr>
              <w:numId w:val="70"/>
            </w:numPr>
            <w:spacing w:after="0"/>
            <w:ind w:left="360" w:hanging="360"/>
          </w:pPr>
        </w:pPrChange>
      </w:pPr>
    </w:p>
    <w:p w14:paraId="6F333AD7" w14:textId="35767AFE" w:rsidR="00C732C3" w:rsidRDefault="00C732C3" w:rsidP="001840B6">
      <w:pPr>
        <w:pStyle w:val="ListParagraph"/>
        <w:numPr>
          <w:ilvl w:val="0"/>
          <w:numId w:val="70"/>
        </w:numPr>
        <w:spacing w:after="0"/>
        <w:rPr>
          <w:ins w:id="2168" w:author="Zac" w:date="2015-11-17T13:15:00Z"/>
          <w:szCs w:val="24"/>
        </w:rPr>
      </w:pPr>
      <w:ins w:id="2169" w:author="Zac" w:date="2015-11-17T10:23:00Z">
        <w:r w:rsidRPr="00C732C3">
          <w:rPr>
            <w:b/>
            <w:szCs w:val="24"/>
            <w:rPrChange w:id="2170" w:author="Zac" w:date="2015-11-17T10:24:00Z">
              <w:rPr>
                <w:szCs w:val="24"/>
              </w:rPr>
            </w:rPrChange>
          </w:rPr>
          <w:lastRenderedPageBreak/>
          <w:t xml:space="preserve">Number of </w:t>
        </w:r>
      </w:ins>
      <w:ins w:id="2171" w:author="Zac" w:date="2015-11-17T10:24:00Z">
        <w:r w:rsidR="005A7D5E" w:rsidRPr="00E006BF">
          <w:rPr>
            <w:b/>
            <w:szCs w:val="24"/>
          </w:rPr>
          <w:t>API</w:t>
        </w:r>
        <w:r w:rsidR="005A7D5E" w:rsidRPr="00C732C3">
          <w:rPr>
            <w:b/>
            <w:szCs w:val="24"/>
          </w:rPr>
          <w:t xml:space="preserve"> </w:t>
        </w:r>
      </w:ins>
      <w:ins w:id="2172" w:author="Zac" w:date="2015-11-17T10:23:00Z">
        <w:r w:rsidRPr="00C732C3">
          <w:rPr>
            <w:b/>
            <w:szCs w:val="24"/>
            <w:rPrChange w:id="2173" w:author="Zac" w:date="2015-11-17T10:24:00Z">
              <w:rPr>
                <w:szCs w:val="24"/>
              </w:rPr>
            </w:rPrChange>
          </w:rPr>
          <w:t>Calls</w:t>
        </w:r>
        <w:r>
          <w:rPr>
            <w:szCs w:val="24"/>
          </w:rPr>
          <w:t>:</w:t>
        </w:r>
      </w:ins>
      <w:ins w:id="2174" w:author="Zac" w:date="2015-11-17T10:24:00Z">
        <w:r>
          <w:rPr>
            <w:szCs w:val="24"/>
          </w:rPr>
          <w:t xml:space="preserve"> Limiting the number of calls to the API can greatly reduce the overall time taken to get a data group.</w:t>
        </w:r>
      </w:ins>
      <w:ins w:id="2175" w:author="Zac" w:date="2015-11-17T11:05:00Z">
        <w:r w:rsidR="00284D30">
          <w:rPr>
            <w:szCs w:val="24"/>
          </w:rPr>
          <w:t xml:space="preserve"> </w:t>
        </w:r>
      </w:ins>
      <w:ins w:id="2176" w:author="Zac" w:date="2015-11-17T12:43:00Z">
        <w:r w:rsidR="00FA7496">
          <w:rPr>
            <w:szCs w:val="24"/>
          </w:rPr>
          <w:t xml:space="preserve">This can be accomplished by attempting to follow on simple rule </w:t>
        </w:r>
      </w:ins>
      <w:ins w:id="2177" w:author="Zac" w:date="2015-11-17T12:44:00Z">
        <w:r w:rsidR="00FA7496">
          <w:rPr>
            <w:szCs w:val="24"/>
          </w:rPr>
          <w:t>–</w:t>
        </w:r>
      </w:ins>
      <w:ins w:id="2178" w:author="Zac" w:date="2015-11-17T12:43:00Z">
        <w:r w:rsidR="00FA7496">
          <w:rPr>
            <w:szCs w:val="24"/>
          </w:rPr>
          <w:t xml:space="preserve"> Try </w:t>
        </w:r>
      </w:ins>
      <w:ins w:id="2179" w:author="Zac" w:date="2015-11-17T12:44:00Z">
        <w:r w:rsidR="00FA7496">
          <w:rPr>
            <w:szCs w:val="24"/>
          </w:rPr>
          <w:t xml:space="preserve">to structure your code so you never call </w:t>
        </w:r>
        <w:proofErr w:type="spellStart"/>
        <w:proofErr w:type="gramStart"/>
        <w:r w:rsidR="00FA7496">
          <w:rPr>
            <w:szCs w:val="24"/>
          </w:rPr>
          <w:t>GetQueryResponse</w:t>
        </w:r>
        <w:proofErr w:type="spellEnd"/>
        <w:r w:rsidR="00FA7496">
          <w:rPr>
            <w:szCs w:val="24"/>
          </w:rPr>
          <w:t>(</w:t>
        </w:r>
        <w:proofErr w:type="gramEnd"/>
        <w:r w:rsidR="00FA7496">
          <w:rPr>
            <w:szCs w:val="24"/>
          </w:rPr>
          <w:t xml:space="preserve">) in </w:t>
        </w:r>
        <w:proofErr w:type="spellStart"/>
        <w:r w:rsidR="00FA7496">
          <w:rPr>
            <w:szCs w:val="24"/>
          </w:rPr>
          <w:t>GetEntity</w:t>
        </w:r>
        <w:proofErr w:type="spellEnd"/>
        <w:r w:rsidR="00FA7496">
          <w:rPr>
            <w:szCs w:val="24"/>
          </w:rPr>
          <w:t xml:space="preserve">(). The reasoning behind this is as follows: </w:t>
        </w:r>
        <w:proofErr w:type="spellStart"/>
        <w:proofErr w:type="gramStart"/>
        <w:r w:rsidR="00FA7496">
          <w:rPr>
            <w:szCs w:val="24"/>
          </w:rPr>
          <w:t>GetEntity</w:t>
        </w:r>
        <w:proofErr w:type="spellEnd"/>
        <w:r w:rsidR="00FA7496">
          <w:rPr>
            <w:szCs w:val="24"/>
          </w:rPr>
          <w:t>(</w:t>
        </w:r>
        <w:proofErr w:type="gramEnd"/>
        <w:r w:rsidR="00FA7496">
          <w:rPr>
            <w:szCs w:val="24"/>
          </w:rPr>
          <w:t xml:space="preserve">) is called for every object in the group of data you are gathering at the </w:t>
        </w:r>
        <w:proofErr w:type="spellStart"/>
        <w:r w:rsidR="00FA7496">
          <w:rPr>
            <w:szCs w:val="24"/>
          </w:rPr>
          <w:t>GetGroupData</w:t>
        </w:r>
        <w:proofErr w:type="spellEnd"/>
        <w:r w:rsidR="00FA7496">
          <w:rPr>
            <w:szCs w:val="24"/>
          </w:rPr>
          <w:t xml:space="preserve">() level so making a call to </w:t>
        </w:r>
        <w:proofErr w:type="spellStart"/>
        <w:r w:rsidR="00FA7496">
          <w:rPr>
            <w:szCs w:val="24"/>
          </w:rPr>
          <w:t>GetQueryResponse</w:t>
        </w:r>
        <w:proofErr w:type="spellEnd"/>
        <w:r w:rsidR="00FA7496">
          <w:rPr>
            <w:szCs w:val="24"/>
          </w:rPr>
          <w:t xml:space="preserve">() inside </w:t>
        </w:r>
        <w:proofErr w:type="spellStart"/>
        <w:r w:rsidR="00FA7496">
          <w:rPr>
            <w:szCs w:val="24"/>
          </w:rPr>
          <w:t>GetEntity</w:t>
        </w:r>
        <w:proofErr w:type="spellEnd"/>
        <w:r w:rsidR="00FA7496">
          <w:rPr>
            <w:szCs w:val="24"/>
          </w:rPr>
          <w:t xml:space="preserve">() will </w:t>
        </w:r>
      </w:ins>
      <w:ins w:id="2180" w:author="Zac" w:date="2015-11-17T12:46:00Z">
        <w:r w:rsidR="00FA7496">
          <w:rPr>
            <w:szCs w:val="24"/>
          </w:rPr>
          <w:t>mean you</w:t>
        </w:r>
      </w:ins>
      <w:ins w:id="2181" w:author="Zac" w:date="2015-11-17T12:47:00Z">
        <w:r w:rsidR="00FA7496">
          <w:rPr>
            <w:szCs w:val="24"/>
          </w:rPr>
          <w:t>’re</w:t>
        </w:r>
      </w:ins>
      <w:ins w:id="2182" w:author="Zac" w:date="2015-11-17T12:46:00Z">
        <w:r w:rsidR="00FA7496">
          <w:rPr>
            <w:szCs w:val="24"/>
          </w:rPr>
          <w:t xml:space="preserve"> calling</w:t>
        </w:r>
      </w:ins>
      <w:ins w:id="2183" w:author="Zac" w:date="2015-11-17T12:44:00Z">
        <w:r w:rsidR="00FA7496">
          <w:rPr>
            <w:szCs w:val="24"/>
          </w:rPr>
          <w:t xml:space="preserve"> </w:t>
        </w:r>
        <w:proofErr w:type="spellStart"/>
        <w:r w:rsidR="00FA7496">
          <w:rPr>
            <w:szCs w:val="24"/>
          </w:rPr>
          <w:t>GetQueryResponse</w:t>
        </w:r>
        <w:proofErr w:type="spellEnd"/>
        <w:r w:rsidR="00FA7496">
          <w:rPr>
            <w:szCs w:val="24"/>
          </w:rPr>
          <w:t>()</w:t>
        </w:r>
      </w:ins>
      <w:ins w:id="2184" w:author="Zac" w:date="2015-11-17T12:47:00Z">
        <w:r w:rsidR="00FA7496">
          <w:rPr>
            <w:szCs w:val="24"/>
          </w:rPr>
          <w:t xml:space="preserve"> on every object. This can be detrimental. To get around this attempt to identify the single call to the API that can gather all the data you need for the group you are requesting in </w:t>
        </w:r>
        <w:proofErr w:type="spellStart"/>
        <w:r w:rsidR="00FA7496">
          <w:rPr>
            <w:szCs w:val="24"/>
          </w:rPr>
          <w:t>GetGroupData</w:t>
        </w:r>
        <w:proofErr w:type="spellEnd"/>
        <w:r w:rsidR="00FA7496">
          <w:rPr>
            <w:szCs w:val="24"/>
          </w:rPr>
          <w:t xml:space="preserve">() before you make that request. For instance, if </w:t>
        </w:r>
      </w:ins>
      <w:ins w:id="2185" w:author="Zac" w:date="2015-11-17T12:50:00Z">
        <w:r w:rsidR="00FA7496">
          <w:rPr>
            <w:szCs w:val="24"/>
          </w:rPr>
          <w:t>customer address is not a field within the customer object (entity) and you therefore</w:t>
        </w:r>
      </w:ins>
      <w:ins w:id="2186" w:author="Zac" w:date="2015-11-17T12:47:00Z">
        <w:r w:rsidR="00FA7496">
          <w:rPr>
            <w:szCs w:val="24"/>
          </w:rPr>
          <w:t xml:space="preserve"> need to get the address </w:t>
        </w:r>
      </w:ins>
      <w:ins w:id="2187" w:author="Zac" w:date="2015-11-17T12:50:00Z">
        <w:r w:rsidR="00FA7496">
          <w:rPr>
            <w:szCs w:val="24"/>
          </w:rPr>
          <w:t>for</w:t>
        </w:r>
      </w:ins>
      <w:ins w:id="2188" w:author="Zac" w:date="2015-11-17T12:47:00Z">
        <w:r w:rsidR="00FA7496">
          <w:rPr>
            <w:szCs w:val="24"/>
          </w:rPr>
          <w:t xml:space="preserve"> each customer</w:t>
        </w:r>
      </w:ins>
      <w:ins w:id="2189" w:author="Zac" w:date="2015-11-17T12:50:00Z">
        <w:r w:rsidR="00FA7496">
          <w:rPr>
            <w:szCs w:val="24"/>
          </w:rPr>
          <w:t xml:space="preserve">, you could either make a call to the API when processing each customer in </w:t>
        </w:r>
        <w:proofErr w:type="spellStart"/>
        <w:proofErr w:type="gramStart"/>
        <w:r w:rsidR="00FA7496">
          <w:rPr>
            <w:szCs w:val="24"/>
          </w:rPr>
          <w:t>GetEntity</w:t>
        </w:r>
        <w:proofErr w:type="spellEnd"/>
        <w:r w:rsidR="00FA7496">
          <w:rPr>
            <w:szCs w:val="24"/>
          </w:rPr>
          <w:t>(</w:t>
        </w:r>
        <w:proofErr w:type="gramEnd"/>
        <w:r w:rsidR="00FA7496">
          <w:rPr>
            <w:szCs w:val="24"/>
          </w:rPr>
          <w:t xml:space="preserve">) (you would supply the </w:t>
        </w:r>
        <w:proofErr w:type="spellStart"/>
        <w:r w:rsidR="00FA7496">
          <w:rPr>
            <w:szCs w:val="24"/>
          </w:rPr>
          <w:t>customerId</w:t>
        </w:r>
        <w:proofErr w:type="spellEnd"/>
        <w:r w:rsidR="00FA7496">
          <w:rPr>
            <w:szCs w:val="24"/>
          </w:rPr>
          <w:t xml:space="preserve"> when making that call) OR you could make a call </w:t>
        </w:r>
      </w:ins>
      <w:ins w:id="2190" w:author="Zac" w:date="2015-11-17T13:08:00Z">
        <w:r w:rsidR="005F783D">
          <w:rPr>
            <w:szCs w:val="24"/>
          </w:rPr>
          <w:t xml:space="preserve">(if it’s supported by your API) </w:t>
        </w:r>
      </w:ins>
      <w:ins w:id="2191" w:author="Zac" w:date="2015-11-17T12:50:00Z">
        <w:r w:rsidR="00FA7496">
          <w:rPr>
            <w:szCs w:val="24"/>
          </w:rPr>
          <w:t xml:space="preserve">to get all customer addresses </w:t>
        </w:r>
      </w:ins>
      <w:ins w:id="2192" w:author="Zac" w:date="2015-11-17T13:14:00Z">
        <w:r w:rsidR="007752CB">
          <w:rPr>
            <w:szCs w:val="24"/>
          </w:rPr>
          <w:t xml:space="preserve">at once </w:t>
        </w:r>
      </w:ins>
      <w:ins w:id="2193" w:author="Zac" w:date="2015-11-17T12:50:00Z">
        <w:r w:rsidR="00FA7496">
          <w:rPr>
            <w:szCs w:val="24"/>
          </w:rPr>
          <w:t xml:space="preserve">before you run </w:t>
        </w:r>
        <w:proofErr w:type="spellStart"/>
        <w:r w:rsidR="00FA7496">
          <w:rPr>
            <w:szCs w:val="24"/>
          </w:rPr>
          <w:t>GetGroupData</w:t>
        </w:r>
        <w:proofErr w:type="spellEnd"/>
        <w:r w:rsidR="00FA7496">
          <w:rPr>
            <w:szCs w:val="24"/>
          </w:rPr>
          <w:t>() for the customers.</w:t>
        </w:r>
      </w:ins>
      <w:ins w:id="2194" w:author="Zac" w:date="2015-11-17T13:08:00Z">
        <w:r w:rsidR="005F783D">
          <w:rPr>
            <w:szCs w:val="24"/>
          </w:rPr>
          <w:t xml:space="preserve"> That </w:t>
        </w:r>
      </w:ins>
      <w:ins w:id="2195" w:author="Zac" w:date="2015-11-17T13:14:00Z">
        <w:r w:rsidR="007752CB">
          <w:rPr>
            <w:szCs w:val="24"/>
          </w:rPr>
          <w:t xml:space="preserve">can be accomplished by adding a call to </w:t>
        </w:r>
        <w:proofErr w:type="spellStart"/>
        <w:proofErr w:type="gramStart"/>
        <w:r w:rsidR="007752CB">
          <w:rPr>
            <w:szCs w:val="24"/>
          </w:rPr>
          <w:t>GetGroupData</w:t>
        </w:r>
        <w:proofErr w:type="spellEnd"/>
        <w:r w:rsidR="007752CB">
          <w:rPr>
            <w:szCs w:val="24"/>
          </w:rPr>
          <w:t>(</w:t>
        </w:r>
        <w:proofErr w:type="gramEnd"/>
        <w:r w:rsidR="007752CB">
          <w:rPr>
            <w:szCs w:val="24"/>
          </w:rPr>
          <w:t xml:space="preserve">) for the customer addresses in the switch statement </w:t>
        </w:r>
      </w:ins>
      <w:ins w:id="2196" w:author="Zac" w:date="2015-11-17T13:20:00Z">
        <w:r w:rsidR="007752CB">
          <w:rPr>
            <w:szCs w:val="24"/>
          </w:rPr>
          <w:t>in</w:t>
        </w:r>
      </w:ins>
      <w:ins w:id="2197" w:author="Zac" w:date="2015-11-17T13:14:00Z">
        <w:r w:rsidR="007752CB">
          <w:rPr>
            <w:szCs w:val="24"/>
          </w:rPr>
          <w:t xml:space="preserve"> </w:t>
        </w:r>
      </w:ins>
      <w:proofErr w:type="spellStart"/>
      <w:ins w:id="2198" w:author="Zac" w:date="2015-11-17T13:20:00Z">
        <w:r w:rsidR="007752CB" w:rsidRPr="007752CB">
          <w:rPr>
            <w:rFonts w:ascii="Times New Roman" w:eastAsia="Times New Roman" w:hAnsi="Times New Roman" w:cs="Times New Roman"/>
            <w:szCs w:val="24"/>
            <w:lang w:bidi="ar-SA"/>
          </w:rPr>
          <w:t>InitializeGroupData</w:t>
        </w:r>
      </w:ins>
      <w:proofErr w:type="spellEnd"/>
      <w:ins w:id="2199" w:author="Zac" w:date="2015-11-17T13:14:00Z">
        <w:r w:rsidR="007752CB">
          <w:rPr>
            <w:szCs w:val="24"/>
          </w:rPr>
          <w:t>(). E.g.:</w:t>
        </w:r>
      </w:ins>
    </w:p>
    <w:p w14:paraId="0C03A4F8" w14:textId="77777777" w:rsidR="007752CB" w:rsidRDefault="007752CB">
      <w:pPr>
        <w:spacing w:after="0"/>
        <w:rPr>
          <w:ins w:id="2200" w:author="Zac" w:date="2015-11-17T13:15:00Z"/>
          <w:szCs w:val="24"/>
        </w:rPr>
        <w:pPrChange w:id="2201" w:author="Zac" w:date="2015-11-17T13:15:00Z">
          <w:pPr>
            <w:pStyle w:val="ListParagraph"/>
            <w:numPr>
              <w:numId w:val="70"/>
            </w:numPr>
            <w:spacing w:after="0"/>
            <w:ind w:left="360" w:hanging="360"/>
          </w:pPr>
        </w:pPrChange>
      </w:pPr>
    </w:p>
    <w:p w14:paraId="1A70B512" w14:textId="225772F8" w:rsidR="007752CB" w:rsidRPr="007752CB" w:rsidRDefault="007752CB" w:rsidP="007752CB">
      <w:pPr>
        <w:spacing w:after="0" w:line="240" w:lineRule="auto"/>
        <w:rPr>
          <w:ins w:id="2202" w:author="Zac" w:date="2015-11-17T13:19:00Z"/>
          <w:rFonts w:ascii="Times New Roman" w:eastAsia="Times New Roman" w:hAnsi="Times New Roman" w:cs="Times New Roman"/>
          <w:szCs w:val="24"/>
          <w:lang w:bidi="ar-SA"/>
        </w:rPr>
      </w:pPr>
      <w:ins w:id="2203" w:author="Zac" w:date="2015-11-17T13:20:00Z">
        <w:r>
          <w:rPr>
            <w:rFonts w:ascii="Times New Roman" w:eastAsia="Times New Roman" w:hAnsi="Times New Roman" w:cs="Times New Roman"/>
            <w:szCs w:val="24"/>
            <w:lang w:bidi="ar-SA"/>
          </w:rPr>
          <w:t xml:space="preserve">        </w:t>
        </w:r>
      </w:ins>
      <w:proofErr w:type="gramStart"/>
      <w:ins w:id="2204" w:author="Zac" w:date="2015-11-17T13:19:00Z">
        <w:r w:rsidRPr="007752CB">
          <w:rPr>
            <w:rFonts w:ascii="Times New Roman" w:eastAsia="Times New Roman" w:hAnsi="Times New Roman" w:cs="Times New Roman"/>
            <w:szCs w:val="24"/>
            <w:lang w:bidi="ar-SA"/>
          </w:rPr>
          <w:t>public</w:t>
        </w:r>
        <w:proofErr w:type="gramEnd"/>
        <w:r w:rsidRPr="007752CB">
          <w:rPr>
            <w:rFonts w:ascii="Times New Roman" w:eastAsia="Times New Roman" w:hAnsi="Times New Roman" w:cs="Times New Roman"/>
            <w:szCs w:val="24"/>
            <w:lang w:bidi="ar-SA"/>
          </w:rPr>
          <w:t xml:space="preserve"> void </w:t>
        </w:r>
        <w:proofErr w:type="spellStart"/>
        <w:r w:rsidRPr="007752CB">
          <w:rPr>
            <w:rFonts w:ascii="Times New Roman" w:eastAsia="Times New Roman" w:hAnsi="Times New Roman" w:cs="Times New Roman"/>
            <w:szCs w:val="24"/>
            <w:lang w:bidi="ar-SA"/>
          </w:rPr>
          <w:t>InitializeGroupData</w:t>
        </w:r>
        <w:proofErr w:type="spellEnd"/>
        <w:r w:rsidRPr="007752CB">
          <w:rPr>
            <w:rFonts w:ascii="Times New Roman" w:eastAsia="Times New Roman" w:hAnsi="Times New Roman" w:cs="Times New Roman"/>
            <w:szCs w:val="24"/>
            <w:lang w:bidi="ar-SA"/>
          </w:rPr>
          <w:t>(</w:t>
        </w:r>
        <w:proofErr w:type="spellStart"/>
        <w:r w:rsidRPr="007752CB">
          <w:rPr>
            <w:rFonts w:ascii="Times New Roman" w:eastAsia="Times New Roman" w:hAnsi="Times New Roman" w:cs="Times New Roman"/>
            <w:szCs w:val="24"/>
            <w:lang w:bidi="ar-SA"/>
          </w:rPr>
          <w:t>DataGroup</w:t>
        </w:r>
        <w:proofErr w:type="spellEnd"/>
        <w:r w:rsidRPr="007752CB">
          <w:rPr>
            <w:rFonts w:ascii="Times New Roman" w:eastAsia="Times New Roman" w:hAnsi="Times New Roman" w:cs="Times New Roman"/>
            <w:szCs w:val="24"/>
            <w:lang w:bidi="ar-SA"/>
          </w:rPr>
          <w:t xml:space="preserve"> group, string </w:t>
        </w:r>
        <w:proofErr w:type="spellStart"/>
        <w:r w:rsidRPr="007752CB">
          <w:rPr>
            <w:rFonts w:ascii="Times New Roman" w:eastAsia="Times New Roman" w:hAnsi="Times New Roman" w:cs="Times New Roman"/>
            <w:szCs w:val="24"/>
            <w:lang w:bidi="ar-SA"/>
          </w:rPr>
          <w:t>extraFields</w:t>
        </w:r>
        <w:proofErr w:type="spellEnd"/>
        <w:r w:rsidRPr="007752CB">
          <w:rPr>
            <w:rFonts w:ascii="Times New Roman" w:eastAsia="Times New Roman" w:hAnsi="Times New Roman" w:cs="Times New Roman"/>
            <w:szCs w:val="24"/>
            <w:lang w:bidi="ar-SA"/>
          </w:rPr>
          <w:t xml:space="preserve">, string </w:t>
        </w:r>
      </w:ins>
    </w:p>
    <w:p w14:paraId="70DF292F" w14:textId="77777777" w:rsidR="007752CB" w:rsidRPr="007752CB" w:rsidRDefault="007752CB" w:rsidP="007752CB">
      <w:pPr>
        <w:spacing w:after="0" w:line="240" w:lineRule="auto"/>
        <w:rPr>
          <w:ins w:id="2205" w:author="Zac" w:date="2015-11-17T13:19:00Z"/>
          <w:rFonts w:ascii="Times New Roman" w:eastAsia="Times New Roman" w:hAnsi="Times New Roman" w:cs="Times New Roman"/>
          <w:szCs w:val="24"/>
          <w:lang w:bidi="ar-SA"/>
        </w:rPr>
      </w:pPr>
      <w:ins w:id="2206" w:author="Zac" w:date="2015-11-17T13:19:00Z">
        <w:r w:rsidRPr="007752CB">
          <w:rPr>
            <w:rFonts w:ascii="Times New Roman" w:eastAsia="Times New Roman" w:hAnsi="Times New Roman" w:cs="Times New Roman"/>
            <w:szCs w:val="24"/>
            <w:lang w:bidi="ar-SA"/>
          </w:rPr>
          <w:t>        {</w:t>
        </w:r>
      </w:ins>
    </w:p>
    <w:p w14:paraId="3C3BF260" w14:textId="77777777" w:rsidR="007752CB" w:rsidRPr="007752CB" w:rsidRDefault="007752CB" w:rsidP="007752CB">
      <w:pPr>
        <w:spacing w:after="0" w:line="240" w:lineRule="auto"/>
        <w:rPr>
          <w:ins w:id="2207" w:author="Zac" w:date="2015-11-17T13:19:00Z"/>
          <w:rFonts w:ascii="Times New Roman" w:eastAsia="Times New Roman" w:hAnsi="Times New Roman" w:cs="Times New Roman"/>
          <w:szCs w:val="24"/>
          <w:lang w:bidi="ar-SA"/>
        </w:rPr>
      </w:pPr>
      <w:ins w:id="2208" w:author="Zac" w:date="2015-11-17T13:19:00Z">
        <w:r w:rsidRPr="007752CB">
          <w:rPr>
            <w:rFonts w:ascii="Times New Roman" w:eastAsia="Times New Roman" w:hAnsi="Times New Roman" w:cs="Times New Roman"/>
            <w:szCs w:val="24"/>
            <w:lang w:bidi="ar-SA"/>
          </w:rPr>
          <w:t xml:space="preserve">            </w:t>
        </w:r>
        <w:proofErr w:type="spellStart"/>
        <w:proofErr w:type="gramStart"/>
        <w:r w:rsidRPr="007752CB">
          <w:rPr>
            <w:rFonts w:ascii="Times New Roman" w:eastAsia="Times New Roman" w:hAnsi="Times New Roman" w:cs="Times New Roman"/>
            <w:szCs w:val="24"/>
            <w:lang w:bidi="ar-SA"/>
          </w:rPr>
          <w:t>FreeLocalStorage</w:t>
        </w:r>
        <w:proofErr w:type="spellEnd"/>
        <w:r w:rsidRPr="007752CB">
          <w:rPr>
            <w:rFonts w:ascii="Times New Roman" w:eastAsia="Times New Roman" w:hAnsi="Times New Roman" w:cs="Times New Roman"/>
            <w:szCs w:val="24"/>
            <w:lang w:bidi="ar-SA"/>
          </w:rPr>
          <w:t>(</w:t>
        </w:r>
        <w:proofErr w:type="gramEnd"/>
        <w:r w:rsidRPr="007752CB">
          <w:rPr>
            <w:rFonts w:ascii="Times New Roman" w:eastAsia="Times New Roman" w:hAnsi="Times New Roman" w:cs="Times New Roman"/>
            <w:szCs w:val="24"/>
            <w:lang w:bidi="ar-SA"/>
          </w:rPr>
          <w:t>false);</w:t>
        </w:r>
      </w:ins>
    </w:p>
    <w:p w14:paraId="62CE21EB" w14:textId="77777777" w:rsidR="007752CB" w:rsidRPr="007752CB" w:rsidRDefault="007752CB" w:rsidP="007752CB">
      <w:pPr>
        <w:spacing w:after="0" w:line="240" w:lineRule="auto"/>
        <w:rPr>
          <w:ins w:id="2209" w:author="Zac" w:date="2015-11-17T13:19:00Z"/>
          <w:rFonts w:ascii="Times New Roman" w:eastAsia="Times New Roman" w:hAnsi="Times New Roman" w:cs="Times New Roman"/>
          <w:szCs w:val="24"/>
          <w:lang w:bidi="ar-SA"/>
        </w:rPr>
      </w:pPr>
    </w:p>
    <w:p w14:paraId="18F8146F" w14:textId="77777777" w:rsidR="007752CB" w:rsidRPr="007752CB" w:rsidRDefault="007752CB" w:rsidP="007752CB">
      <w:pPr>
        <w:spacing w:after="0" w:line="240" w:lineRule="auto"/>
        <w:rPr>
          <w:ins w:id="2210" w:author="Zac" w:date="2015-11-17T13:19:00Z"/>
          <w:rFonts w:ascii="Times New Roman" w:eastAsia="Times New Roman" w:hAnsi="Times New Roman" w:cs="Times New Roman"/>
          <w:szCs w:val="24"/>
          <w:lang w:bidi="ar-SA"/>
        </w:rPr>
      </w:pPr>
      <w:ins w:id="2211"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switch</w:t>
        </w:r>
        <w:proofErr w:type="gramEnd"/>
        <w:r w:rsidRPr="007752CB">
          <w:rPr>
            <w:rFonts w:ascii="Times New Roman" w:eastAsia="Times New Roman" w:hAnsi="Times New Roman" w:cs="Times New Roman"/>
            <w:szCs w:val="24"/>
            <w:lang w:bidi="ar-SA"/>
          </w:rPr>
          <w:t xml:space="preserve"> (group)</w:t>
        </w:r>
      </w:ins>
    </w:p>
    <w:p w14:paraId="0034948F" w14:textId="77777777" w:rsidR="007752CB" w:rsidRPr="007752CB" w:rsidRDefault="007752CB" w:rsidP="007752CB">
      <w:pPr>
        <w:spacing w:after="0" w:line="240" w:lineRule="auto"/>
        <w:rPr>
          <w:ins w:id="2212" w:author="Zac" w:date="2015-11-17T13:19:00Z"/>
          <w:rFonts w:ascii="Times New Roman" w:eastAsia="Times New Roman" w:hAnsi="Times New Roman" w:cs="Times New Roman"/>
          <w:szCs w:val="24"/>
          <w:lang w:bidi="ar-SA"/>
        </w:rPr>
      </w:pPr>
      <w:ins w:id="2213" w:author="Zac" w:date="2015-11-17T13:19:00Z">
        <w:r w:rsidRPr="007752CB">
          <w:rPr>
            <w:rFonts w:ascii="Times New Roman" w:eastAsia="Times New Roman" w:hAnsi="Times New Roman" w:cs="Times New Roman"/>
            <w:szCs w:val="24"/>
            <w:lang w:bidi="ar-SA"/>
          </w:rPr>
          <w:t>            {</w:t>
        </w:r>
      </w:ins>
    </w:p>
    <w:p w14:paraId="7C33E832" w14:textId="77777777" w:rsidR="007752CB" w:rsidRPr="007752CB" w:rsidRDefault="007752CB" w:rsidP="007752CB">
      <w:pPr>
        <w:spacing w:after="0" w:line="240" w:lineRule="auto"/>
        <w:rPr>
          <w:ins w:id="2214" w:author="Zac" w:date="2015-11-17T13:19:00Z"/>
          <w:rFonts w:ascii="Times New Roman" w:eastAsia="Times New Roman" w:hAnsi="Times New Roman" w:cs="Times New Roman"/>
          <w:szCs w:val="24"/>
          <w:lang w:bidi="ar-SA"/>
        </w:rPr>
      </w:pPr>
      <w:ins w:id="2215"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case</w:t>
        </w:r>
        <w:proofErr w:type="gramEnd"/>
        <w:r w:rsidRPr="007752CB">
          <w:rPr>
            <w:rFonts w:ascii="Times New Roman" w:eastAsia="Times New Roman" w:hAnsi="Times New Roman" w:cs="Times New Roman"/>
            <w:szCs w:val="24"/>
            <w:lang w:bidi="ar-SA"/>
          </w:rPr>
          <w:t xml:space="preserve"> </w:t>
        </w:r>
        <w:proofErr w:type="spellStart"/>
        <w:r w:rsidRPr="007752CB">
          <w:rPr>
            <w:rFonts w:ascii="Times New Roman" w:eastAsia="Times New Roman" w:hAnsi="Times New Roman" w:cs="Times New Roman"/>
            <w:szCs w:val="24"/>
            <w:lang w:bidi="ar-SA"/>
          </w:rPr>
          <w:t>DataGroup.Catalog</w:t>
        </w:r>
        <w:proofErr w:type="spellEnd"/>
        <w:r w:rsidRPr="007752CB">
          <w:rPr>
            <w:rFonts w:ascii="Times New Roman" w:eastAsia="Times New Roman" w:hAnsi="Times New Roman" w:cs="Times New Roman"/>
            <w:szCs w:val="24"/>
            <w:lang w:bidi="ar-SA"/>
          </w:rPr>
          <w:t>:</w:t>
        </w:r>
      </w:ins>
    </w:p>
    <w:p w14:paraId="6E5FB37C" w14:textId="77777777" w:rsidR="007752CB" w:rsidRPr="007752CB" w:rsidRDefault="007752CB" w:rsidP="007752CB">
      <w:pPr>
        <w:spacing w:after="0" w:line="240" w:lineRule="auto"/>
        <w:rPr>
          <w:ins w:id="2216" w:author="Zac" w:date="2015-11-17T13:19:00Z"/>
          <w:rFonts w:ascii="Times New Roman" w:eastAsia="Times New Roman" w:hAnsi="Times New Roman" w:cs="Times New Roman"/>
          <w:szCs w:val="24"/>
          <w:lang w:bidi="ar-SA"/>
        </w:rPr>
      </w:pPr>
      <w:ins w:id="2217" w:author="Zac" w:date="2015-11-17T13:19:00Z">
        <w:r w:rsidRPr="007752CB">
          <w:rPr>
            <w:rFonts w:ascii="Times New Roman" w:eastAsia="Times New Roman" w:hAnsi="Times New Roman" w:cs="Times New Roman"/>
            <w:szCs w:val="24"/>
            <w:lang w:bidi="ar-SA"/>
          </w:rPr>
          <w:t xml:space="preserve">                    // Get </w:t>
        </w:r>
        <w:proofErr w:type="spellStart"/>
        <w:r w:rsidRPr="007752CB">
          <w:rPr>
            <w:rFonts w:ascii="Times New Roman" w:eastAsia="Times New Roman" w:hAnsi="Times New Roman" w:cs="Times New Roman"/>
            <w:szCs w:val="24"/>
            <w:lang w:bidi="ar-SA"/>
          </w:rPr>
          <w:t>customfields</w:t>
        </w:r>
        <w:proofErr w:type="spellEnd"/>
        <w:r w:rsidRPr="007752CB">
          <w:rPr>
            <w:rFonts w:ascii="Times New Roman" w:eastAsia="Times New Roman" w:hAnsi="Times New Roman" w:cs="Times New Roman"/>
            <w:szCs w:val="24"/>
            <w:lang w:bidi="ar-SA"/>
          </w:rPr>
          <w:t>, categories and brands first to support catalog retrieval.</w:t>
        </w:r>
      </w:ins>
    </w:p>
    <w:p w14:paraId="687584B8" w14:textId="77777777" w:rsidR="007752CB" w:rsidRPr="007752CB" w:rsidRDefault="007752CB" w:rsidP="007752CB">
      <w:pPr>
        <w:spacing w:after="0" w:line="240" w:lineRule="auto"/>
        <w:rPr>
          <w:ins w:id="2218" w:author="Zac" w:date="2015-11-17T13:19:00Z"/>
          <w:rFonts w:ascii="Times New Roman" w:eastAsia="Times New Roman" w:hAnsi="Times New Roman" w:cs="Times New Roman"/>
          <w:szCs w:val="24"/>
          <w:lang w:bidi="ar-SA"/>
        </w:rPr>
      </w:pPr>
      <w:ins w:id="2219" w:author="Zac" w:date="2015-11-17T13:19:00Z">
        <w:r w:rsidRPr="007752CB">
          <w:rPr>
            <w:rFonts w:ascii="Times New Roman" w:eastAsia="Times New Roman" w:hAnsi="Times New Roman" w:cs="Times New Roman"/>
            <w:szCs w:val="24"/>
            <w:lang w:bidi="ar-SA"/>
          </w:rPr>
          <w:t xml:space="preserve">                    </w:t>
        </w:r>
        <w:proofErr w:type="spellStart"/>
        <w:proofErr w:type="gramStart"/>
        <w:r w:rsidRPr="007752CB">
          <w:rPr>
            <w:rFonts w:ascii="Times New Roman" w:eastAsia="Times New Roman" w:hAnsi="Times New Roman" w:cs="Times New Roman"/>
            <w:szCs w:val="24"/>
            <w:lang w:bidi="ar-SA"/>
          </w:rPr>
          <w:t>customfields</w:t>
        </w:r>
        <w:proofErr w:type="spellEnd"/>
        <w:proofErr w:type="gramEnd"/>
        <w:r w:rsidRPr="007752CB">
          <w:rPr>
            <w:rFonts w:ascii="Times New Roman" w:eastAsia="Times New Roman" w:hAnsi="Times New Roman" w:cs="Times New Roman"/>
            <w:szCs w:val="24"/>
            <w:lang w:bidi="ar-SA"/>
          </w:rPr>
          <w:t xml:space="preserve"> = new </w:t>
        </w:r>
        <w:proofErr w:type="spellStart"/>
        <w:r w:rsidRPr="007752CB">
          <w:rPr>
            <w:rFonts w:ascii="Times New Roman" w:eastAsia="Times New Roman" w:hAnsi="Times New Roman" w:cs="Times New Roman"/>
            <w:szCs w:val="24"/>
            <w:lang w:bidi="ar-SA"/>
          </w:rPr>
          <w:t>CustomFields</w:t>
        </w:r>
        <w:proofErr w:type="spellEnd"/>
        <w:r w:rsidRPr="007752CB">
          <w:rPr>
            <w:rFonts w:ascii="Times New Roman" w:eastAsia="Times New Roman" w:hAnsi="Times New Roman" w:cs="Times New Roman"/>
            <w:szCs w:val="24"/>
            <w:lang w:bidi="ar-SA"/>
          </w:rPr>
          <w:t>();</w:t>
        </w:r>
      </w:ins>
    </w:p>
    <w:p w14:paraId="7F717D9A" w14:textId="77777777" w:rsidR="007752CB" w:rsidRPr="007752CB" w:rsidRDefault="007752CB" w:rsidP="007752CB">
      <w:pPr>
        <w:spacing w:after="0" w:line="240" w:lineRule="auto"/>
        <w:rPr>
          <w:ins w:id="2220" w:author="Zac" w:date="2015-11-17T13:19:00Z"/>
          <w:rFonts w:ascii="Times New Roman" w:eastAsia="Times New Roman" w:hAnsi="Times New Roman" w:cs="Times New Roman"/>
          <w:szCs w:val="24"/>
          <w:lang w:bidi="ar-SA"/>
        </w:rPr>
      </w:pPr>
      <w:ins w:id="2221" w:author="Zac" w:date="2015-11-17T13:19:00Z">
        <w:r w:rsidRPr="007752CB">
          <w:rPr>
            <w:rFonts w:ascii="Times New Roman" w:eastAsia="Times New Roman" w:hAnsi="Times New Roman" w:cs="Times New Roman"/>
            <w:szCs w:val="24"/>
            <w:lang w:bidi="ar-SA"/>
          </w:rPr>
          <w:t xml:space="preserve">                    </w:t>
        </w:r>
        <w:proofErr w:type="spellStart"/>
        <w:proofErr w:type="gramStart"/>
        <w:r w:rsidRPr="007752CB">
          <w:rPr>
            <w:rFonts w:ascii="Times New Roman" w:eastAsia="Times New Roman" w:hAnsi="Times New Roman" w:cs="Times New Roman"/>
            <w:szCs w:val="24"/>
            <w:lang w:bidi="ar-SA"/>
          </w:rPr>
          <w:t>GetGroupData</w:t>
        </w:r>
        <w:proofErr w:type="spellEnd"/>
        <w:r w:rsidRPr="007752CB">
          <w:rPr>
            <w:rFonts w:ascii="Times New Roman" w:eastAsia="Times New Roman" w:hAnsi="Times New Roman" w:cs="Times New Roman"/>
            <w:szCs w:val="24"/>
            <w:lang w:bidi="ar-SA"/>
          </w:rPr>
          <w:t>(</w:t>
        </w:r>
        <w:proofErr w:type="spellStart"/>
        <w:proofErr w:type="gramEnd"/>
        <w:r w:rsidRPr="007752CB">
          <w:rPr>
            <w:rFonts w:ascii="Times New Roman" w:eastAsia="Times New Roman" w:hAnsi="Times New Roman" w:cs="Times New Roman"/>
            <w:szCs w:val="24"/>
            <w:lang w:bidi="ar-SA"/>
          </w:rPr>
          <w:t>DataGroup.Custom</w:t>
        </w:r>
        <w:proofErr w:type="spellEnd"/>
        <w:r w:rsidRPr="007752CB">
          <w:rPr>
            <w:rFonts w:ascii="Times New Roman" w:eastAsia="Times New Roman" w:hAnsi="Times New Roman" w:cs="Times New Roman"/>
            <w:szCs w:val="24"/>
            <w:lang w:bidi="ar-SA"/>
          </w:rPr>
          <w:t>, "", "", "");</w:t>
        </w:r>
      </w:ins>
    </w:p>
    <w:p w14:paraId="3FEC7954" w14:textId="77777777" w:rsidR="007752CB" w:rsidRPr="007752CB" w:rsidRDefault="007752CB" w:rsidP="007752CB">
      <w:pPr>
        <w:spacing w:after="0" w:line="240" w:lineRule="auto"/>
        <w:rPr>
          <w:ins w:id="2222" w:author="Zac" w:date="2015-11-17T13:19:00Z"/>
          <w:rFonts w:ascii="Times New Roman" w:eastAsia="Times New Roman" w:hAnsi="Times New Roman" w:cs="Times New Roman"/>
          <w:szCs w:val="24"/>
          <w:lang w:bidi="ar-SA"/>
        </w:rPr>
      </w:pPr>
      <w:ins w:id="2223"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brands</w:t>
        </w:r>
        <w:proofErr w:type="gramEnd"/>
        <w:r w:rsidRPr="007752CB">
          <w:rPr>
            <w:rFonts w:ascii="Times New Roman" w:eastAsia="Times New Roman" w:hAnsi="Times New Roman" w:cs="Times New Roman"/>
            <w:szCs w:val="24"/>
            <w:lang w:bidi="ar-SA"/>
          </w:rPr>
          <w:t xml:space="preserve"> = new Brands(Rules);</w:t>
        </w:r>
      </w:ins>
    </w:p>
    <w:p w14:paraId="6DF75312" w14:textId="77777777" w:rsidR="007752CB" w:rsidRPr="007752CB" w:rsidRDefault="007752CB" w:rsidP="007752CB">
      <w:pPr>
        <w:spacing w:after="0" w:line="240" w:lineRule="auto"/>
        <w:rPr>
          <w:ins w:id="2224" w:author="Zac" w:date="2015-11-17T13:19:00Z"/>
          <w:rFonts w:ascii="Times New Roman" w:eastAsia="Times New Roman" w:hAnsi="Times New Roman" w:cs="Times New Roman"/>
          <w:szCs w:val="24"/>
          <w:lang w:bidi="ar-SA"/>
        </w:rPr>
      </w:pPr>
      <w:ins w:id="2225" w:author="Zac" w:date="2015-11-17T13:19:00Z">
        <w:r w:rsidRPr="007752CB">
          <w:rPr>
            <w:rFonts w:ascii="Times New Roman" w:eastAsia="Times New Roman" w:hAnsi="Times New Roman" w:cs="Times New Roman"/>
            <w:szCs w:val="24"/>
            <w:lang w:bidi="ar-SA"/>
          </w:rPr>
          <w:t xml:space="preserve">                    </w:t>
        </w:r>
        <w:proofErr w:type="spellStart"/>
        <w:proofErr w:type="gramStart"/>
        <w:r w:rsidRPr="007752CB">
          <w:rPr>
            <w:rFonts w:ascii="Times New Roman" w:eastAsia="Times New Roman" w:hAnsi="Times New Roman" w:cs="Times New Roman"/>
            <w:szCs w:val="24"/>
            <w:lang w:bidi="ar-SA"/>
          </w:rPr>
          <w:t>GetGroupData</w:t>
        </w:r>
        <w:proofErr w:type="spellEnd"/>
        <w:r w:rsidRPr="007752CB">
          <w:rPr>
            <w:rFonts w:ascii="Times New Roman" w:eastAsia="Times New Roman" w:hAnsi="Times New Roman" w:cs="Times New Roman"/>
            <w:szCs w:val="24"/>
            <w:lang w:bidi="ar-SA"/>
          </w:rPr>
          <w:t>(</w:t>
        </w:r>
        <w:proofErr w:type="spellStart"/>
        <w:proofErr w:type="gramEnd"/>
        <w:r w:rsidRPr="007752CB">
          <w:rPr>
            <w:rFonts w:ascii="Times New Roman" w:eastAsia="Times New Roman" w:hAnsi="Times New Roman" w:cs="Times New Roman"/>
            <w:szCs w:val="24"/>
            <w:lang w:bidi="ar-SA"/>
          </w:rPr>
          <w:t>DataGroup.ManufacturerNames</w:t>
        </w:r>
        <w:proofErr w:type="spellEnd"/>
        <w:r w:rsidRPr="007752CB">
          <w:rPr>
            <w:rFonts w:ascii="Times New Roman" w:eastAsia="Times New Roman" w:hAnsi="Times New Roman" w:cs="Times New Roman"/>
            <w:szCs w:val="24"/>
            <w:lang w:bidi="ar-SA"/>
          </w:rPr>
          <w:t>, "", "", "");</w:t>
        </w:r>
      </w:ins>
    </w:p>
    <w:p w14:paraId="443AC549" w14:textId="77777777" w:rsidR="007752CB" w:rsidRPr="007752CB" w:rsidRDefault="007752CB" w:rsidP="007752CB">
      <w:pPr>
        <w:spacing w:after="0" w:line="240" w:lineRule="auto"/>
        <w:rPr>
          <w:ins w:id="2226" w:author="Zac" w:date="2015-11-17T13:19:00Z"/>
          <w:rFonts w:ascii="Times New Roman" w:eastAsia="Times New Roman" w:hAnsi="Times New Roman" w:cs="Times New Roman"/>
          <w:szCs w:val="24"/>
          <w:lang w:bidi="ar-SA"/>
        </w:rPr>
      </w:pPr>
      <w:ins w:id="2227"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options</w:t>
        </w:r>
        <w:proofErr w:type="gramEnd"/>
        <w:r w:rsidRPr="007752CB">
          <w:rPr>
            <w:rFonts w:ascii="Times New Roman" w:eastAsia="Times New Roman" w:hAnsi="Times New Roman" w:cs="Times New Roman"/>
            <w:szCs w:val="24"/>
            <w:lang w:bidi="ar-SA"/>
          </w:rPr>
          <w:t xml:space="preserve"> = new Options();</w:t>
        </w:r>
      </w:ins>
    </w:p>
    <w:p w14:paraId="1DAF6301" w14:textId="77777777" w:rsidR="007752CB" w:rsidRPr="007752CB" w:rsidRDefault="007752CB" w:rsidP="007752CB">
      <w:pPr>
        <w:spacing w:after="0" w:line="240" w:lineRule="auto"/>
        <w:rPr>
          <w:ins w:id="2228" w:author="Zac" w:date="2015-11-17T13:19:00Z"/>
          <w:rFonts w:ascii="Times New Roman" w:eastAsia="Times New Roman" w:hAnsi="Times New Roman" w:cs="Times New Roman"/>
          <w:szCs w:val="24"/>
          <w:lang w:bidi="ar-SA"/>
        </w:rPr>
      </w:pPr>
      <w:ins w:id="2229" w:author="Zac" w:date="2015-11-17T13:19:00Z">
        <w:r w:rsidRPr="007752CB">
          <w:rPr>
            <w:rFonts w:ascii="Times New Roman" w:eastAsia="Times New Roman" w:hAnsi="Times New Roman" w:cs="Times New Roman"/>
            <w:szCs w:val="24"/>
            <w:lang w:bidi="ar-SA"/>
          </w:rPr>
          <w:t xml:space="preserve">                    </w:t>
        </w:r>
        <w:proofErr w:type="spellStart"/>
        <w:proofErr w:type="gramStart"/>
        <w:r w:rsidRPr="007752CB">
          <w:rPr>
            <w:rFonts w:ascii="Times New Roman" w:eastAsia="Times New Roman" w:hAnsi="Times New Roman" w:cs="Times New Roman"/>
            <w:szCs w:val="24"/>
            <w:lang w:bidi="ar-SA"/>
          </w:rPr>
          <w:t>GetGroupData</w:t>
        </w:r>
        <w:proofErr w:type="spellEnd"/>
        <w:r w:rsidRPr="007752CB">
          <w:rPr>
            <w:rFonts w:ascii="Times New Roman" w:eastAsia="Times New Roman" w:hAnsi="Times New Roman" w:cs="Times New Roman"/>
            <w:szCs w:val="24"/>
            <w:lang w:bidi="ar-SA"/>
          </w:rPr>
          <w:t>(</w:t>
        </w:r>
        <w:proofErr w:type="spellStart"/>
        <w:proofErr w:type="gramEnd"/>
        <w:r w:rsidRPr="007752CB">
          <w:rPr>
            <w:rFonts w:ascii="Times New Roman" w:eastAsia="Times New Roman" w:hAnsi="Times New Roman" w:cs="Times New Roman"/>
            <w:szCs w:val="24"/>
            <w:lang w:bidi="ar-SA"/>
          </w:rPr>
          <w:t>DataGroup.Options</w:t>
        </w:r>
        <w:proofErr w:type="spellEnd"/>
        <w:r w:rsidRPr="007752CB">
          <w:rPr>
            <w:rFonts w:ascii="Times New Roman" w:eastAsia="Times New Roman" w:hAnsi="Times New Roman" w:cs="Times New Roman"/>
            <w:szCs w:val="24"/>
            <w:lang w:bidi="ar-SA"/>
          </w:rPr>
          <w:t>, "", "", "");</w:t>
        </w:r>
      </w:ins>
    </w:p>
    <w:p w14:paraId="6C75DCE6" w14:textId="77777777" w:rsidR="007752CB" w:rsidRPr="007752CB" w:rsidRDefault="007752CB" w:rsidP="007752CB">
      <w:pPr>
        <w:spacing w:after="0" w:line="240" w:lineRule="auto"/>
        <w:rPr>
          <w:ins w:id="2230" w:author="Zac" w:date="2015-11-17T13:19:00Z"/>
          <w:rFonts w:ascii="Times New Roman" w:eastAsia="Times New Roman" w:hAnsi="Times New Roman" w:cs="Times New Roman"/>
          <w:szCs w:val="24"/>
          <w:lang w:bidi="ar-SA"/>
        </w:rPr>
      </w:pPr>
      <w:ins w:id="2231"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catalog</w:t>
        </w:r>
        <w:proofErr w:type="gramEnd"/>
        <w:r w:rsidRPr="007752CB">
          <w:rPr>
            <w:rFonts w:ascii="Times New Roman" w:eastAsia="Times New Roman" w:hAnsi="Times New Roman" w:cs="Times New Roman"/>
            <w:szCs w:val="24"/>
            <w:lang w:bidi="ar-SA"/>
          </w:rPr>
          <w:t xml:space="preserve"> = new Catalog(Rules, false);</w:t>
        </w:r>
      </w:ins>
    </w:p>
    <w:p w14:paraId="00A864F6" w14:textId="77777777" w:rsidR="007752CB" w:rsidRPr="007752CB" w:rsidRDefault="007752CB" w:rsidP="007752CB">
      <w:pPr>
        <w:spacing w:after="0" w:line="240" w:lineRule="auto"/>
        <w:rPr>
          <w:ins w:id="2232" w:author="Zac" w:date="2015-11-17T13:19:00Z"/>
          <w:rFonts w:ascii="Times New Roman" w:eastAsia="Times New Roman" w:hAnsi="Times New Roman" w:cs="Times New Roman"/>
          <w:szCs w:val="24"/>
          <w:lang w:bidi="ar-SA"/>
        </w:rPr>
      </w:pPr>
      <w:ins w:id="2233" w:author="Zac" w:date="2015-11-17T13:19:00Z">
        <w:r w:rsidRPr="007752CB">
          <w:rPr>
            <w:rFonts w:ascii="Times New Roman" w:eastAsia="Times New Roman" w:hAnsi="Times New Roman" w:cs="Times New Roman"/>
            <w:szCs w:val="24"/>
            <w:lang w:bidi="ar-SA"/>
          </w:rPr>
          <w:t xml:space="preserve">                    </w:t>
        </w:r>
        <w:proofErr w:type="spellStart"/>
        <w:proofErr w:type="gramStart"/>
        <w:r w:rsidRPr="007752CB">
          <w:rPr>
            <w:rFonts w:ascii="Times New Roman" w:eastAsia="Times New Roman" w:hAnsi="Times New Roman" w:cs="Times New Roman"/>
            <w:szCs w:val="24"/>
            <w:lang w:bidi="ar-SA"/>
          </w:rPr>
          <w:t>catalog.SetHeader</w:t>
        </w:r>
        <w:proofErr w:type="spellEnd"/>
        <w:r w:rsidRPr="007752CB">
          <w:rPr>
            <w:rFonts w:ascii="Times New Roman" w:eastAsia="Times New Roman" w:hAnsi="Times New Roman" w:cs="Times New Roman"/>
            <w:szCs w:val="24"/>
            <w:lang w:bidi="ar-SA"/>
          </w:rPr>
          <w:t>(</w:t>
        </w:r>
        <w:proofErr w:type="spellStart"/>
        <w:proofErr w:type="gramEnd"/>
        <w:r w:rsidRPr="007752CB">
          <w:rPr>
            <w:rFonts w:ascii="Times New Roman" w:eastAsia="Times New Roman" w:hAnsi="Times New Roman" w:cs="Times New Roman"/>
            <w:szCs w:val="24"/>
            <w:lang w:bidi="ar-SA"/>
          </w:rPr>
          <w:t>extraFields.Split</w:t>
        </w:r>
        <w:proofErr w:type="spellEnd"/>
        <w:r w:rsidRPr="007752CB">
          <w:rPr>
            <w:rFonts w:ascii="Times New Roman" w:eastAsia="Times New Roman" w:hAnsi="Times New Roman" w:cs="Times New Roman"/>
            <w:szCs w:val="24"/>
            <w:lang w:bidi="ar-SA"/>
          </w:rPr>
          <w:t>(',').</w:t>
        </w:r>
        <w:proofErr w:type="spellStart"/>
        <w:r w:rsidRPr="007752CB">
          <w:rPr>
            <w:rFonts w:ascii="Times New Roman" w:eastAsia="Times New Roman" w:hAnsi="Times New Roman" w:cs="Times New Roman"/>
            <w:szCs w:val="24"/>
            <w:lang w:bidi="ar-SA"/>
          </w:rPr>
          <w:t>ToList</w:t>
        </w:r>
        <w:proofErr w:type="spellEnd"/>
        <w:r w:rsidRPr="007752CB">
          <w:rPr>
            <w:rFonts w:ascii="Times New Roman" w:eastAsia="Times New Roman" w:hAnsi="Times New Roman" w:cs="Times New Roman"/>
            <w:szCs w:val="24"/>
            <w:lang w:bidi="ar-SA"/>
          </w:rPr>
          <w:t xml:space="preserve">(), </w:t>
        </w:r>
        <w:proofErr w:type="spellStart"/>
        <w:r w:rsidRPr="007752CB">
          <w:rPr>
            <w:rFonts w:ascii="Times New Roman" w:eastAsia="Times New Roman" w:hAnsi="Times New Roman" w:cs="Times New Roman"/>
            <w:szCs w:val="24"/>
            <w:lang w:bidi="ar-SA"/>
          </w:rPr>
          <w:t>customfields.GetUniqueNames</w:t>
        </w:r>
        <w:proofErr w:type="spellEnd"/>
        <w:r w:rsidRPr="007752CB">
          <w:rPr>
            <w:rFonts w:ascii="Times New Roman" w:eastAsia="Times New Roman" w:hAnsi="Times New Roman" w:cs="Times New Roman"/>
            <w:szCs w:val="24"/>
            <w:lang w:bidi="ar-SA"/>
          </w:rPr>
          <w:t>());</w:t>
        </w:r>
      </w:ins>
    </w:p>
    <w:p w14:paraId="5735D927" w14:textId="77777777" w:rsidR="007752CB" w:rsidRPr="007752CB" w:rsidRDefault="007752CB" w:rsidP="007752CB">
      <w:pPr>
        <w:spacing w:after="0" w:line="240" w:lineRule="auto"/>
        <w:rPr>
          <w:ins w:id="2234" w:author="Zac" w:date="2015-11-17T13:19:00Z"/>
          <w:rFonts w:ascii="Times New Roman" w:eastAsia="Times New Roman" w:hAnsi="Times New Roman" w:cs="Times New Roman"/>
          <w:szCs w:val="24"/>
          <w:lang w:bidi="ar-SA"/>
        </w:rPr>
      </w:pPr>
      <w:ins w:id="2235"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break</w:t>
        </w:r>
        <w:proofErr w:type="gramEnd"/>
        <w:r w:rsidRPr="007752CB">
          <w:rPr>
            <w:rFonts w:ascii="Times New Roman" w:eastAsia="Times New Roman" w:hAnsi="Times New Roman" w:cs="Times New Roman"/>
            <w:szCs w:val="24"/>
            <w:lang w:bidi="ar-SA"/>
          </w:rPr>
          <w:t>;</w:t>
        </w:r>
      </w:ins>
    </w:p>
    <w:p w14:paraId="47D89851" w14:textId="77777777" w:rsidR="007752CB" w:rsidRPr="007752CB" w:rsidRDefault="007752CB" w:rsidP="007752CB">
      <w:pPr>
        <w:spacing w:after="0" w:line="240" w:lineRule="auto"/>
        <w:rPr>
          <w:ins w:id="2236" w:author="Zac" w:date="2015-11-17T13:19:00Z"/>
          <w:rFonts w:ascii="Times New Roman" w:eastAsia="Times New Roman" w:hAnsi="Times New Roman" w:cs="Times New Roman"/>
          <w:szCs w:val="24"/>
          <w:lang w:bidi="ar-SA"/>
        </w:rPr>
      </w:pPr>
      <w:ins w:id="2237"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case</w:t>
        </w:r>
        <w:proofErr w:type="gramEnd"/>
        <w:r w:rsidRPr="007752CB">
          <w:rPr>
            <w:rFonts w:ascii="Times New Roman" w:eastAsia="Times New Roman" w:hAnsi="Times New Roman" w:cs="Times New Roman"/>
            <w:szCs w:val="24"/>
            <w:lang w:bidi="ar-SA"/>
          </w:rPr>
          <w:t xml:space="preserve"> </w:t>
        </w:r>
        <w:proofErr w:type="spellStart"/>
        <w:r w:rsidRPr="007752CB">
          <w:rPr>
            <w:rFonts w:ascii="Times New Roman" w:eastAsia="Times New Roman" w:hAnsi="Times New Roman" w:cs="Times New Roman"/>
            <w:szCs w:val="24"/>
            <w:lang w:bidi="ar-SA"/>
          </w:rPr>
          <w:t>DataGroup.Sales</w:t>
        </w:r>
        <w:proofErr w:type="spellEnd"/>
        <w:r w:rsidRPr="007752CB">
          <w:rPr>
            <w:rFonts w:ascii="Times New Roman" w:eastAsia="Times New Roman" w:hAnsi="Times New Roman" w:cs="Times New Roman"/>
            <w:szCs w:val="24"/>
            <w:lang w:bidi="ar-SA"/>
          </w:rPr>
          <w:t>:</w:t>
        </w:r>
      </w:ins>
    </w:p>
    <w:p w14:paraId="5B5836FD" w14:textId="77777777" w:rsidR="007752CB" w:rsidRPr="007752CB" w:rsidRDefault="007752CB" w:rsidP="007752CB">
      <w:pPr>
        <w:spacing w:after="0" w:line="240" w:lineRule="auto"/>
        <w:rPr>
          <w:ins w:id="2238" w:author="Zac" w:date="2015-11-17T13:19:00Z"/>
          <w:rFonts w:ascii="Times New Roman" w:eastAsia="Times New Roman" w:hAnsi="Times New Roman" w:cs="Times New Roman"/>
          <w:szCs w:val="24"/>
          <w:lang w:bidi="ar-SA"/>
        </w:rPr>
      </w:pPr>
      <w:ins w:id="2239"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if</w:t>
        </w:r>
        <w:proofErr w:type="gramEnd"/>
        <w:r w:rsidRPr="007752CB">
          <w:rPr>
            <w:rFonts w:ascii="Times New Roman" w:eastAsia="Times New Roman" w:hAnsi="Times New Roman" w:cs="Times New Roman"/>
            <w:szCs w:val="24"/>
            <w:lang w:bidi="ar-SA"/>
          </w:rPr>
          <w:t xml:space="preserve"> (</w:t>
        </w:r>
        <w:proofErr w:type="spellStart"/>
        <w:r w:rsidRPr="007752CB">
          <w:rPr>
            <w:rFonts w:ascii="Times New Roman" w:eastAsia="Times New Roman" w:hAnsi="Times New Roman" w:cs="Times New Roman"/>
            <w:szCs w:val="24"/>
            <w:lang w:bidi="ar-SA"/>
          </w:rPr>
          <w:t>orderproducts</w:t>
        </w:r>
        <w:proofErr w:type="spellEnd"/>
        <w:r w:rsidRPr="007752CB">
          <w:rPr>
            <w:rFonts w:ascii="Times New Roman" w:eastAsia="Times New Roman" w:hAnsi="Times New Roman" w:cs="Times New Roman"/>
            <w:szCs w:val="24"/>
            <w:lang w:bidi="ar-SA"/>
          </w:rPr>
          <w:t xml:space="preserve"> == null)</w:t>
        </w:r>
      </w:ins>
    </w:p>
    <w:p w14:paraId="62426066" w14:textId="77777777" w:rsidR="007752CB" w:rsidRPr="007752CB" w:rsidRDefault="007752CB" w:rsidP="007752CB">
      <w:pPr>
        <w:spacing w:after="0" w:line="240" w:lineRule="auto"/>
        <w:rPr>
          <w:ins w:id="2240" w:author="Zac" w:date="2015-11-17T13:19:00Z"/>
          <w:rFonts w:ascii="Times New Roman" w:eastAsia="Times New Roman" w:hAnsi="Times New Roman" w:cs="Times New Roman"/>
          <w:szCs w:val="24"/>
          <w:lang w:bidi="ar-SA"/>
        </w:rPr>
      </w:pPr>
      <w:ins w:id="2241" w:author="Zac" w:date="2015-11-17T13:19:00Z">
        <w:r w:rsidRPr="007752CB">
          <w:rPr>
            <w:rFonts w:ascii="Times New Roman" w:eastAsia="Times New Roman" w:hAnsi="Times New Roman" w:cs="Times New Roman"/>
            <w:szCs w:val="24"/>
            <w:lang w:bidi="ar-SA"/>
          </w:rPr>
          <w:t>                    {</w:t>
        </w:r>
      </w:ins>
    </w:p>
    <w:p w14:paraId="277916C0" w14:textId="77777777" w:rsidR="007752CB" w:rsidRPr="007752CB" w:rsidRDefault="007752CB" w:rsidP="007752CB">
      <w:pPr>
        <w:spacing w:after="0" w:line="240" w:lineRule="auto"/>
        <w:rPr>
          <w:ins w:id="2242" w:author="Zac" w:date="2015-11-17T13:19:00Z"/>
          <w:rFonts w:ascii="Times New Roman" w:eastAsia="Times New Roman" w:hAnsi="Times New Roman" w:cs="Times New Roman"/>
          <w:szCs w:val="24"/>
          <w:lang w:bidi="ar-SA"/>
        </w:rPr>
      </w:pPr>
      <w:ins w:id="2243" w:author="Zac" w:date="2015-11-17T13:19:00Z">
        <w:r w:rsidRPr="007752CB">
          <w:rPr>
            <w:rFonts w:ascii="Times New Roman" w:eastAsia="Times New Roman" w:hAnsi="Times New Roman" w:cs="Times New Roman"/>
            <w:szCs w:val="24"/>
            <w:lang w:bidi="ar-SA"/>
          </w:rPr>
          <w:t xml:space="preserve">                        </w:t>
        </w:r>
        <w:proofErr w:type="spellStart"/>
        <w:proofErr w:type="gramStart"/>
        <w:r w:rsidRPr="007752CB">
          <w:rPr>
            <w:rFonts w:ascii="Times New Roman" w:eastAsia="Times New Roman" w:hAnsi="Times New Roman" w:cs="Times New Roman"/>
            <w:szCs w:val="24"/>
            <w:lang w:bidi="ar-SA"/>
          </w:rPr>
          <w:t>orderproducts</w:t>
        </w:r>
        <w:proofErr w:type="spellEnd"/>
        <w:proofErr w:type="gramEnd"/>
        <w:r w:rsidRPr="007752CB">
          <w:rPr>
            <w:rFonts w:ascii="Times New Roman" w:eastAsia="Times New Roman" w:hAnsi="Times New Roman" w:cs="Times New Roman"/>
            <w:szCs w:val="24"/>
            <w:lang w:bidi="ar-SA"/>
          </w:rPr>
          <w:t xml:space="preserve"> = new </w:t>
        </w:r>
        <w:proofErr w:type="spellStart"/>
        <w:r w:rsidRPr="007752CB">
          <w:rPr>
            <w:rFonts w:ascii="Times New Roman" w:eastAsia="Times New Roman" w:hAnsi="Times New Roman" w:cs="Times New Roman"/>
            <w:szCs w:val="24"/>
            <w:lang w:bidi="ar-SA"/>
          </w:rPr>
          <w:t>OrderProducts</w:t>
        </w:r>
        <w:proofErr w:type="spellEnd"/>
        <w:r w:rsidRPr="007752CB">
          <w:rPr>
            <w:rFonts w:ascii="Times New Roman" w:eastAsia="Times New Roman" w:hAnsi="Times New Roman" w:cs="Times New Roman"/>
            <w:szCs w:val="24"/>
            <w:lang w:bidi="ar-SA"/>
          </w:rPr>
          <w:t>();</w:t>
        </w:r>
      </w:ins>
    </w:p>
    <w:p w14:paraId="6B6A9A97" w14:textId="77777777" w:rsidR="007752CB" w:rsidRPr="007752CB" w:rsidRDefault="007752CB" w:rsidP="007752CB">
      <w:pPr>
        <w:spacing w:after="0" w:line="240" w:lineRule="auto"/>
        <w:rPr>
          <w:ins w:id="2244" w:author="Zac" w:date="2015-11-17T13:19:00Z"/>
          <w:rFonts w:ascii="Times New Roman" w:eastAsia="Times New Roman" w:hAnsi="Times New Roman" w:cs="Times New Roman"/>
          <w:szCs w:val="24"/>
          <w:lang w:bidi="ar-SA"/>
        </w:rPr>
      </w:pPr>
      <w:ins w:id="2245" w:author="Zac" w:date="2015-11-17T13:19:00Z">
        <w:r w:rsidRPr="007752CB">
          <w:rPr>
            <w:rFonts w:ascii="Times New Roman" w:eastAsia="Times New Roman" w:hAnsi="Times New Roman" w:cs="Times New Roman"/>
            <w:szCs w:val="24"/>
            <w:lang w:bidi="ar-SA"/>
          </w:rPr>
          <w:t xml:space="preserve">                        </w:t>
        </w:r>
        <w:proofErr w:type="spellStart"/>
        <w:proofErr w:type="gramStart"/>
        <w:r w:rsidRPr="007752CB">
          <w:rPr>
            <w:rFonts w:ascii="Times New Roman" w:eastAsia="Times New Roman" w:hAnsi="Times New Roman" w:cs="Times New Roman"/>
            <w:szCs w:val="24"/>
            <w:lang w:bidi="ar-SA"/>
          </w:rPr>
          <w:t>GetGroupData</w:t>
        </w:r>
        <w:proofErr w:type="spellEnd"/>
        <w:r w:rsidRPr="007752CB">
          <w:rPr>
            <w:rFonts w:ascii="Times New Roman" w:eastAsia="Times New Roman" w:hAnsi="Times New Roman" w:cs="Times New Roman"/>
            <w:szCs w:val="24"/>
            <w:lang w:bidi="ar-SA"/>
          </w:rPr>
          <w:t>(</w:t>
        </w:r>
        <w:proofErr w:type="spellStart"/>
        <w:proofErr w:type="gramEnd"/>
        <w:r w:rsidRPr="007752CB">
          <w:rPr>
            <w:rFonts w:ascii="Times New Roman" w:eastAsia="Times New Roman" w:hAnsi="Times New Roman" w:cs="Times New Roman"/>
            <w:szCs w:val="24"/>
            <w:lang w:bidi="ar-SA"/>
          </w:rPr>
          <w:t>DataGroup.OrderProducts</w:t>
        </w:r>
        <w:proofErr w:type="spellEnd"/>
        <w:r w:rsidRPr="007752CB">
          <w:rPr>
            <w:rFonts w:ascii="Times New Roman" w:eastAsia="Times New Roman" w:hAnsi="Times New Roman" w:cs="Times New Roman"/>
            <w:szCs w:val="24"/>
            <w:lang w:bidi="ar-SA"/>
          </w:rPr>
          <w:t>, "", "", "");</w:t>
        </w:r>
      </w:ins>
    </w:p>
    <w:p w14:paraId="73B980B3" w14:textId="77777777" w:rsidR="007752CB" w:rsidRPr="007752CB" w:rsidRDefault="007752CB" w:rsidP="007752CB">
      <w:pPr>
        <w:spacing w:after="0" w:line="240" w:lineRule="auto"/>
        <w:rPr>
          <w:ins w:id="2246" w:author="Zac" w:date="2015-11-17T13:19:00Z"/>
          <w:rFonts w:ascii="Times New Roman" w:eastAsia="Times New Roman" w:hAnsi="Times New Roman" w:cs="Times New Roman"/>
          <w:szCs w:val="24"/>
          <w:lang w:bidi="ar-SA"/>
        </w:rPr>
      </w:pPr>
      <w:ins w:id="2247" w:author="Zac" w:date="2015-11-17T13:19:00Z">
        <w:r w:rsidRPr="007752CB">
          <w:rPr>
            <w:rFonts w:ascii="Times New Roman" w:eastAsia="Times New Roman" w:hAnsi="Times New Roman" w:cs="Times New Roman"/>
            <w:szCs w:val="24"/>
            <w:lang w:bidi="ar-SA"/>
          </w:rPr>
          <w:t>                    }</w:t>
        </w:r>
      </w:ins>
    </w:p>
    <w:p w14:paraId="2E8B37CF" w14:textId="77777777" w:rsidR="007752CB" w:rsidRPr="007752CB" w:rsidRDefault="007752CB" w:rsidP="007752CB">
      <w:pPr>
        <w:spacing w:after="0" w:line="240" w:lineRule="auto"/>
        <w:rPr>
          <w:ins w:id="2248" w:author="Zac" w:date="2015-11-17T13:19:00Z"/>
          <w:rFonts w:ascii="Times New Roman" w:eastAsia="Times New Roman" w:hAnsi="Times New Roman" w:cs="Times New Roman"/>
          <w:szCs w:val="24"/>
          <w:lang w:bidi="ar-SA"/>
        </w:rPr>
      </w:pPr>
      <w:ins w:id="2249"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sales</w:t>
        </w:r>
        <w:proofErr w:type="gramEnd"/>
        <w:r w:rsidRPr="007752CB">
          <w:rPr>
            <w:rFonts w:ascii="Times New Roman" w:eastAsia="Times New Roman" w:hAnsi="Times New Roman" w:cs="Times New Roman"/>
            <w:szCs w:val="24"/>
            <w:lang w:bidi="ar-SA"/>
          </w:rPr>
          <w:t xml:space="preserve"> = new Sales(Rules);</w:t>
        </w:r>
      </w:ins>
    </w:p>
    <w:p w14:paraId="2DE8BF84" w14:textId="77777777" w:rsidR="007752CB" w:rsidRPr="007752CB" w:rsidRDefault="007752CB" w:rsidP="007752CB">
      <w:pPr>
        <w:spacing w:after="0" w:line="240" w:lineRule="auto"/>
        <w:rPr>
          <w:ins w:id="2250" w:author="Zac" w:date="2015-11-17T13:19:00Z"/>
          <w:rFonts w:ascii="Times New Roman" w:eastAsia="Times New Roman" w:hAnsi="Times New Roman" w:cs="Times New Roman"/>
          <w:szCs w:val="24"/>
          <w:lang w:bidi="ar-SA"/>
        </w:rPr>
      </w:pPr>
      <w:ins w:id="2251" w:author="Zac" w:date="2015-11-17T13:19:00Z">
        <w:r w:rsidRPr="007752CB">
          <w:rPr>
            <w:rFonts w:ascii="Times New Roman" w:eastAsia="Times New Roman" w:hAnsi="Times New Roman" w:cs="Times New Roman"/>
            <w:szCs w:val="24"/>
            <w:lang w:bidi="ar-SA"/>
          </w:rPr>
          <w:lastRenderedPageBreak/>
          <w:t xml:space="preserve">                    </w:t>
        </w:r>
        <w:proofErr w:type="gramStart"/>
        <w:r w:rsidRPr="007752CB">
          <w:rPr>
            <w:rFonts w:ascii="Times New Roman" w:eastAsia="Times New Roman" w:hAnsi="Times New Roman" w:cs="Times New Roman"/>
            <w:szCs w:val="24"/>
            <w:lang w:bidi="ar-SA"/>
          </w:rPr>
          <w:t>break</w:t>
        </w:r>
        <w:proofErr w:type="gramEnd"/>
        <w:r w:rsidRPr="007752CB">
          <w:rPr>
            <w:rFonts w:ascii="Times New Roman" w:eastAsia="Times New Roman" w:hAnsi="Times New Roman" w:cs="Times New Roman"/>
            <w:szCs w:val="24"/>
            <w:lang w:bidi="ar-SA"/>
          </w:rPr>
          <w:t>;</w:t>
        </w:r>
      </w:ins>
    </w:p>
    <w:p w14:paraId="5507F116" w14:textId="77777777" w:rsidR="007752CB" w:rsidRPr="007752CB" w:rsidRDefault="007752CB" w:rsidP="007752CB">
      <w:pPr>
        <w:spacing w:after="0" w:line="240" w:lineRule="auto"/>
        <w:rPr>
          <w:ins w:id="2252" w:author="Zac" w:date="2015-11-17T13:19:00Z"/>
          <w:rFonts w:ascii="Times New Roman" w:eastAsia="Times New Roman" w:hAnsi="Times New Roman" w:cs="Times New Roman"/>
          <w:szCs w:val="24"/>
          <w:lang w:bidi="ar-SA"/>
        </w:rPr>
      </w:pPr>
      <w:ins w:id="2253"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case</w:t>
        </w:r>
        <w:proofErr w:type="gramEnd"/>
        <w:r w:rsidRPr="007752CB">
          <w:rPr>
            <w:rFonts w:ascii="Times New Roman" w:eastAsia="Times New Roman" w:hAnsi="Times New Roman" w:cs="Times New Roman"/>
            <w:szCs w:val="24"/>
            <w:lang w:bidi="ar-SA"/>
          </w:rPr>
          <w:t xml:space="preserve"> </w:t>
        </w:r>
        <w:proofErr w:type="spellStart"/>
        <w:r w:rsidRPr="007752CB">
          <w:rPr>
            <w:rFonts w:ascii="Times New Roman" w:eastAsia="Times New Roman" w:hAnsi="Times New Roman" w:cs="Times New Roman"/>
            <w:szCs w:val="24"/>
            <w:lang w:bidi="ar-SA"/>
          </w:rPr>
          <w:t>DataGroup.Customers</w:t>
        </w:r>
        <w:proofErr w:type="spellEnd"/>
        <w:r w:rsidRPr="007752CB">
          <w:rPr>
            <w:rFonts w:ascii="Times New Roman" w:eastAsia="Times New Roman" w:hAnsi="Times New Roman" w:cs="Times New Roman"/>
            <w:szCs w:val="24"/>
            <w:lang w:bidi="ar-SA"/>
          </w:rPr>
          <w:t>:</w:t>
        </w:r>
      </w:ins>
    </w:p>
    <w:p w14:paraId="2CB8B36F" w14:textId="77777777" w:rsidR="007752CB" w:rsidRPr="007752CB" w:rsidRDefault="007752CB" w:rsidP="007752CB">
      <w:pPr>
        <w:spacing w:after="0" w:line="240" w:lineRule="auto"/>
        <w:rPr>
          <w:ins w:id="2254" w:author="Zac" w:date="2015-11-17T13:19:00Z"/>
          <w:rFonts w:ascii="Times New Roman" w:eastAsia="Times New Roman" w:hAnsi="Times New Roman" w:cs="Times New Roman"/>
          <w:szCs w:val="24"/>
          <w:lang w:bidi="ar-SA"/>
        </w:rPr>
      </w:pPr>
      <w:ins w:id="2255"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if</w:t>
        </w:r>
        <w:proofErr w:type="gramEnd"/>
        <w:r w:rsidRPr="007752CB">
          <w:rPr>
            <w:rFonts w:ascii="Times New Roman" w:eastAsia="Times New Roman" w:hAnsi="Times New Roman" w:cs="Times New Roman"/>
            <w:szCs w:val="24"/>
            <w:lang w:bidi="ar-SA"/>
          </w:rPr>
          <w:t xml:space="preserve"> (</w:t>
        </w:r>
        <w:proofErr w:type="spellStart"/>
        <w:r w:rsidRPr="007752CB">
          <w:rPr>
            <w:rFonts w:ascii="Times New Roman" w:eastAsia="Times New Roman" w:hAnsi="Times New Roman" w:cs="Times New Roman"/>
            <w:szCs w:val="24"/>
            <w:lang w:bidi="ar-SA"/>
          </w:rPr>
          <w:t>customeraddresses</w:t>
        </w:r>
        <w:proofErr w:type="spellEnd"/>
        <w:r w:rsidRPr="007752CB">
          <w:rPr>
            <w:rFonts w:ascii="Times New Roman" w:eastAsia="Times New Roman" w:hAnsi="Times New Roman" w:cs="Times New Roman"/>
            <w:szCs w:val="24"/>
            <w:lang w:bidi="ar-SA"/>
          </w:rPr>
          <w:t xml:space="preserve"> == null)</w:t>
        </w:r>
      </w:ins>
    </w:p>
    <w:p w14:paraId="44C86604" w14:textId="006198DF" w:rsidR="007752CB" w:rsidRPr="007752CB" w:rsidRDefault="007752CB" w:rsidP="007752CB">
      <w:pPr>
        <w:spacing w:after="0" w:line="240" w:lineRule="auto"/>
        <w:rPr>
          <w:ins w:id="2256" w:author="Zac" w:date="2015-11-17T13:19:00Z"/>
          <w:rFonts w:ascii="Times New Roman" w:eastAsia="Times New Roman" w:hAnsi="Times New Roman" w:cs="Times New Roman"/>
          <w:szCs w:val="24"/>
          <w:lang w:bidi="ar-SA"/>
        </w:rPr>
      </w:pPr>
      <w:ins w:id="2257" w:author="Zac" w:date="2015-11-17T13:20:00Z">
        <w:r>
          <w:rPr>
            <w:rFonts w:ascii="Times New Roman" w:eastAsia="Times New Roman" w:hAnsi="Times New Roman" w:cs="Times New Roman"/>
            <w:noProof/>
            <w:szCs w:val="24"/>
            <w:lang w:bidi="ar-SA"/>
            <w:rPrChange w:id="2258" w:author="Unknown">
              <w:rPr>
                <w:noProof/>
                <w:lang w:bidi="ar-SA"/>
              </w:rPr>
            </w:rPrChange>
          </w:rPr>
          <mc:AlternateContent>
            <mc:Choice Requires="wps">
              <w:drawing>
                <wp:anchor distT="0" distB="0" distL="114300" distR="114300" simplePos="0" relativeHeight="251728892" behindDoc="0" locked="0" layoutInCell="1" allowOverlap="1" wp14:anchorId="3B324DF2" wp14:editId="00EDC41A">
                  <wp:simplePos x="0" y="0"/>
                  <wp:positionH relativeFrom="column">
                    <wp:posOffset>4749800</wp:posOffset>
                  </wp:positionH>
                  <wp:positionV relativeFrom="paragraph">
                    <wp:posOffset>74295</wp:posOffset>
                  </wp:positionV>
                  <wp:extent cx="1137920" cy="436880"/>
                  <wp:effectExtent l="57150" t="19050" r="81280" b="115570"/>
                  <wp:wrapNone/>
                  <wp:docPr id="11" name="Left Arrow 11"/>
                  <wp:cNvGraphicFramePr/>
                  <a:graphic xmlns:a="http://schemas.openxmlformats.org/drawingml/2006/main">
                    <a:graphicData uri="http://schemas.microsoft.com/office/word/2010/wordprocessingShape">
                      <wps:wsp>
                        <wps:cNvSpPr/>
                        <wps:spPr>
                          <a:xfrm>
                            <a:off x="0" y="0"/>
                            <a:ext cx="1137920" cy="436880"/>
                          </a:xfrm>
                          <a:prstGeom prst="lef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1" o:spid="_x0000_s1026" type="#_x0000_t66" style="position:absolute;margin-left:374pt;margin-top:5.85pt;width:89.6pt;height:34.4pt;z-index:2517288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" adj="4146" fillcolor="#06171c [484]" strokecolor="#2da2bf [3204]">
                  <v:fill color2="#2fabca [3060]" rotate="t" angle="180" colors="0 #005269;.5 #0086aa;45875f #0a99be;1 #2abae3" focus="100%" type="gradient">
                    <o:fill v:ext="view" type="gradientUnscaled"/>
                  </v:fill>
                  <v:shadow on="t" color="black" opacity="22937f" origin=",.5" offset="0,3pt"/>
                </v:shape>
              </w:pict>
            </mc:Fallback>
          </mc:AlternateContent>
        </w:r>
      </w:ins>
      <w:ins w:id="2259" w:author="Zac" w:date="2015-11-17T13:19:00Z">
        <w:r w:rsidRPr="007752CB">
          <w:rPr>
            <w:rFonts w:ascii="Times New Roman" w:eastAsia="Times New Roman" w:hAnsi="Times New Roman" w:cs="Times New Roman"/>
            <w:szCs w:val="24"/>
            <w:lang w:bidi="ar-SA"/>
          </w:rPr>
          <w:t>                    {</w:t>
        </w:r>
      </w:ins>
    </w:p>
    <w:p w14:paraId="56FE863D" w14:textId="77777777" w:rsidR="007752CB" w:rsidRPr="007752CB" w:rsidRDefault="007752CB" w:rsidP="007752CB">
      <w:pPr>
        <w:spacing w:after="0" w:line="240" w:lineRule="auto"/>
        <w:rPr>
          <w:ins w:id="2260" w:author="Zac" w:date="2015-11-17T13:19:00Z"/>
          <w:rFonts w:ascii="Times New Roman" w:eastAsia="Times New Roman" w:hAnsi="Times New Roman" w:cs="Times New Roman"/>
          <w:szCs w:val="24"/>
          <w:lang w:bidi="ar-SA"/>
        </w:rPr>
      </w:pPr>
      <w:ins w:id="2261" w:author="Zac" w:date="2015-11-17T13:19:00Z">
        <w:r w:rsidRPr="007752CB">
          <w:rPr>
            <w:rFonts w:ascii="Times New Roman" w:eastAsia="Times New Roman" w:hAnsi="Times New Roman" w:cs="Times New Roman"/>
            <w:szCs w:val="24"/>
            <w:lang w:bidi="ar-SA"/>
          </w:rPr>
          <w:t xml:space="preserve">                        </w:t>
        </w:r>
        <w:proofErr w:type="spellStart"/>
        <w:proofErr w:type="gramStart"/>
        <w:r w:rsidRPr="007752CB">
          <w:rPr>
            <w:rFonts w:ascii="Times New Roman" w:eastAsia="Times New Roman" w:hAnsi="Times New Roman" w:cs="Times New Roman"/>
            <w:szCs w:val="24"/>
            <w:lang w:bidi="ar-SA"/>
          </w:rPr>
          <w:t>customeraddresses</w:t>
        </w:r>
        <w:proofErr w:type="spellEnd"/>
        <w:proofErr w:type="gramEnd"/>
        <w:r w:rsidRPr="007752CB">
          <w:rPr>
            <w:rFonts w:ascii="Times New Roman" w:eastAsia="Times New Roman" w:hAnsi="Times New Roman" w:cs="Times New Roman"/>
            <w:szCs w:val="24"/>
            <w:lang w:bidi="ar-SA"/>
          </w:rPr>
          <w:t xml:space="preserve"> = new </w:t>
        </w:r>
        <w:proofErr w:type="spellStart"/>
        <w:r w:rsidRPr="007752CB">
          <w:rPr>
            <w:rFonts w:ascii="Times New Roman" w:eastAsia="Times New Roman" w:hAnsi="Times New Roman" w:cs="Times New Roman"/>
            <w:szCs w:val="24"/>
            <w:lang w:bidi="ar-SA"/>
          </w:rPr>
          <w:t>CustomerAddresses</w:t>
        </w:r>
        <w:proofErr w:type="spellEnd"/>
        <w:r w:rsidRPr="007752CB">
          <w:rPr>
            <w:rFonts w:ascii="Times New Roman" w:eastAsia="Times New Roman" w:hAnsi="Times New Roman" w:cs="Times New Roman"/>
            <w:szCs w:val="24"/>
            <w:lang w:bidi="ar-SA"/>
          </w:rPr>
          <w:t>();</w:t>
        </w:r>
      </w:ins>
    </w:p>
    <w:p w14:paraId="7D70A361" w14:textId="77777777" w:rsidR="007752CB" w:rsidRPr="007752CB" w:rsidRDefault="007752CB" w:rsidP="007752CB">
      <w:pPr>
        <w:spacing w:after="0" w:line="240" w:lineRule="auto"/>
        <w:rPr>
          <w:ins w:id="2262" w:author="Zac" w:date="2015-11-17T13:19:00Z"/>
          <w:rFonts w:ascii="Times New Roman" w:eastAsia="Times New Roman" w:hAnsi="Times New Roman" w:cs="Times New Roman"/>
          <w:szCs w:val="24"/>
          <w:lang w:bidi="ar-SA"/>
        </w:rPr>
      </w:pPr>
      <w:ins w:id="2263" w:author="Zac" w:date="2015-11-17T13:19:00Z">
        <w:r w:rsidRPr="007752CB">
          <w:rPr>
            <w:rFonts w:ascii="Times New Roman" w:eastAsia="Times New Roman" w:hAnsi="Times New Roman" w:cs="Times New Roman"/>
            <w:szCs w:val="24"/>
            <w:lang w:bidi="ar-SA"/>
          </w:rPr>
          <w:t xml:space="preserve">                        </w:t>
        </w:r>
        <w:proofErr w:type="spellStart"/>
        <w:proofErr w:type="gramStart"/>
        <w:r w:rsidRPr="007752CB">
          <w:rPr>
            <w:rFonts w:ascii="Times New Roman" w:eastAsia="Times New Roman" w:hAnsi="Times New Roman" w:cs="Times New Roman"/>
            <w:szCs w:val="24"/>
            <w:lang w:bidi="ar-SA"/>
          </w:rPr>
          <w:t>GetGroupData</w:t>
        </w:r>
        <w:proofErr w:type="spellEnd"/>
        <w:r w:rsidRPr="007752CB">
          <w:rPr>
            <w:rFonts w:ascii="Times New Roman" w:eastAsia="Times New Roman" w:hAnsi="Times New Roman" w:cs="Times New Roman"/>
            <w:szCs w:val="24"/>
            <w:lang w:bidi="ar-SA"/>
          </w:rPr>
          <w:t>(</w:t>
        </w:r>
        <w:proofErr w:type="spellStart"/>
        <w:proofErr w:type="gramEnd"/>
        <w:r w:rsidRPr="007752CB">
          <w:rPr>
            <w:rFonts w:ascii="Times New Roman" w:eastAsia="Times New Roman" w:hAnsi="Times New Roman" w:cs="Times New Roman"/>
            <w:szCs w:val="24"/>
            <w:lang w:bidi="ar-SA"/>
          </w:rPr>
          <w:t>DataGroup.CustomerAddresses</w:t>
        </w:r>
        <w:proofErr w:type="spellEnd"/>
        <w:r w:rsidRPr="007752CB">
          <w:rPr>
            <w:rFonts w:ascii="Times New Roman" w:eastAsia="Times New Roman" w:hAnsi="Times New Roman" w:cs="Times New Roman"/>
            <w:szCs w:val="24"/>
            <w:lang w:bidi="ar-SA"/>
          </w:rPr>
          <w:t>, "", "", "");</w:t>
        </w:r>
      </w:ins>
    </w:p>
    <w:p w14:paraId="6538BC8B" w14:textId="77777777" w:rsidR="007752CB" w:rsidRPr="007752CB" w:rsidRDefault="007752CB" w:rsidP="007752CB">
      <w:pPr>
        <w:spacing w:after="0" w:line="240" w:lineRule="auto"/>
        <w:rPr>
          <w:ins w:id="2264" w:author="Zac" w:date="2015-11-17T13:19:00Z"/>
          <w:rFonts w:ascii="Times New Roman" w:eastAsia="Times New Roman" w:hAnsi="Times New Roman" w:cs="Times New Roman"/>
          <w:szCs w:val="24"/>
          <w:lang w:bidi="ar-SA"/>
        </w:rPr>
      </w:pPr>
      <w:ins w:id="2265" w:author="Zac" w:date="2015-11-17T13:19:00Z">
        <w:r w:rsidRPr="007752CB">
          <w:rPr>
            <w:rFonts w:ascii="Times New Roman" w:eastAsia="Times New Roman" w:hAnsi="Times New Roman" w:cs="Times New Roman"/>
            <w:szCs w:val="24"/>
            <w:lang w:bidi="ar-SA"/>
          </w:rPr>
          <w:t>                    }</w:t>
        </w:r>
      </w:ins>
    </w:p>
    <w:p w14:paraId="4CA60786" w14:textId="77777777" w:rsidR="007752CB" w:rsidRPr="007752CB" w:rsidRDefault="007752CB" w:rsidP="007752CB">
      <w:pPr>
        <w:spacing w:after="0" w:line="240" w:lineRule="auto"/>
        <w:rPr>
          <w:ins w:id="2266" w:author="Zac" w:date="2015-11-17T13:19:00Z"/>
          <w:rFonts w:ascii="Times New Roman" w:eastAsia="Times New Roman" w:hAnsi="Times New Roman" w:cs="Times New Roman"/>
          <w:szCs w:val="24"/>
          <w:lang w:bidi="ar-SA"/>
        </w:rPr>
      </w:pPr>
      <w:ins w:id="2267"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customers</w:t>
        </w:r>
        <w:proofErr w:type="gramEnd"/>
        <w:r w:rsidRPr="007752CB">
          <w:rPr>
            <w:rFonts w:ascii="Times New Roman" w:eastAsia="Times New Roman" w:hAnsi="Times New Roman" w:cs="Times New Roman"/>
            <w:szCs w:val="24"/>
            <w:lang w:bidi="ar-SA"/>
          </w:rPr>
          <w:t xml:space="preserve"> = new Customers(Rules);</w:t>
        </w:r>
      </w:ins>
    </w:p>
    <w:p w14:paraId="187B7028" w14:textId="77777777" w:rsidR="007752CB" w:rsidRPr="007752CB" w:rsidRDefault="007752CB" w:rsidP="007752CB">
      <w:pPr>
        <w:spacing w:after="0" w:line="240" w:lineRule="auto"/>
        <w:rPr>
          <w:ins w:id="2268" w:author="Zac" w:date="2015-11-17T13:19:00Z"/>
          <w:rFonts w:ascii="Times New Roman" w:eastAsia="Times New Roman" w:hAnsi="Times New Roman" w:cs="Times New Roman"/>
          <w:szCs w:val="24"/>
          <w:lang w:bidi="ar-SA"/>
        </w:rPr>
      </w:pPr>
      <w:ins w:id="2269" w:author="Zac" w:date="2015-11-17T13:19:00Z">
        <w:r w:rsidRPr="007752CB">
          <w:rPr>
            <w:rFonts w:ascii="Times New Roman" w:eastAsia="Times New Roman" w:hAnsi="Times New Roman" w:cs="Times New Roman"/>
            <w:szCs w:val="24"/>
            <w:lang w:bidi="ar-SA"/>
          </w:rPr>
          <w:t xml:space="preserve">                    </w:t>
        </w:r>
        <w:proofErr w:type="gramStart"/>
        <w:r w:rsidRPr="007752CB">
          <w:rPr>
            <w:rFonts w:ascii="Times New Roman" w:eastAsia="Times New Roman" w:hAnsi="Times New Roman" w:cs="Times New Roman"/>
            <w:szCs w:val="24"/>
            <w:lang w:bidi="ar-SA"/>
          </w:rPr>
          <w:t>break</w:t>
        </w:r>
        <w:proofErr w:type="gramEnd"/>
        <w:r w:rsidRPr="007752CB">
          <w:rPr>
            <w:rFonts w:ascii="Times New Roman" w:eastAsia="Times New Roman" w:hAnsi="Times New Roman" w:cs="Times New Roman"/>
            <w:szCs w:val="24"/>
            <w:lang w:bidi="ar-SA"/>
          </w:rPr>
          <w:t>;</w:t>
        </w:r>
      </w:ins>
    </w:p>
    <w:p w14:paraId="175AD680" w14:textId="77777777" w:rsidR="007752CB" w:rsidRPr="00834850" w:rsidRDefault="007752CB">
      <w:pPr>
        <w:spacing w:after="0"/>
        <w:rPr>
          <w:ins w:id="2270" w:author="Zac" w:date="2015-11-17T09:54:00Z"/>
          <w:szCs w:val="24"/>
        </w:rPr>
        <w:pPrChange w:id="2271" w:author="Zac" w:date="2015-11-17T13:15:00Z">
          <w:pPr>
            <w:pStyle w:val="ListParagraph"/>
            <w:numPr>
              <w:numId w:val="70"/>
            </w:numPr>
            <w:spacing w:after="0"/>
            <w:ind w:left="360" w:hanging="360"/>
          </w:pPr>
        </w:pPrChange>
      </w:pPr>
    </w:p>
    <w:p w14:paraId="45E8B520" w14:textId="77777777" w:rsidR="00D83CF7" w:rsidRPr="005A600F" w:rsidRDefault="00D83CF7" w:rsidP="00D83CF7">
      <w:pPr>
        <w:pStyle w:val="Heading2"/>
        <w:rPr>
          <w:ins w:id="2272" w:author="Zac" w:date="2015-11-16T21:20:00Z"/>
          <w:color w:val="0070C0"/>
        </w:rPr>
      </w:pPr>
      <w:bookmarkStart w:id="2273" w:name="_Toc435596055"/>
      <w:ins w:id="2274" w:author="Zac" w:date="2015-11-16T21:20:00Z">
        <w:r>
          <w:rPr>
            <w:color w:val="0070C0"/>
          </w:rPr>
          <w:t>Testing an Extractor</w:t>
        </w:r>
        <w:bookmarkEnd w:id="2124"/>
        <w:bookmarkEnd w:id="2273"/>
      </w:ins>
    </w:p>
    <w:p w14:paraId="0B795EAD" w14:textId="77777777" w:rsidR="00D83CF7" w:rsidRDefault="00D83CF7" w:rsidP="00D83CF7">
      <w:pPr>
        <w:spacing w:before="200" w:after="200"/>
        <w:rPr>
          <w:ins w:id="2275" w:author="Zac" w:date="2015-11-16T21:20:00Z"/>
          <w:szCs w:val="24"/>
        </w:rPr>
      </w:pPr>
      <w:ins w:id="2276" w:author="Zac" w:date="2015-11-16T21:20:00Z">
        <w:r>
          <w:rPr>
            <w:szCs w:val="24"/>
          </w:rPr>
          <w:t>A tool called the “</w:t>
        </w:r>
        <w:r w:rsidRPr="00E06551">
          <w:rPr>
            <w:b/>
            <w:szCs w:val="24"/>
          </w:rPr>
          <w:t>Cart Extractor Test Site</w:t>
        </w:r>
        <w:r>
          <w:rPr>
            <w:szCs w:val="24"/>
          </w:rPr>
          <w:t>” should be used by the Developer to build and test his new extractor. It is a slimmed down version of the Dash Service that only runs extractors. The tool is a VS 2013 project that contains a directory called, “</w:t>
        </w:r>
        <w:proofErr w:type="spellStart"/>
        <w:r w:rsidRPr="00E06551">
          <w:rPr>
            <w:b/>
            <w:szCs w:val="24"/>
          </w:rPr>
          <w:t>CartExtractors</w:t>
        </w:r>
        <w:proofErr w:type="spellEnd"/>
        <w:r>
          <w:rPr>
            <w:b/>
            <w:szCs w:val="24"/>
          </w:rPr>
          <w:t>/”</w:t>
        </w:r>
        <w:r>
          <w:rPr>
            <w:szCs w:val="24"/>
          </w:rPr>
          <w:t>. In order to test a new extractor the following steps should be taken:</w:t>
        </w:r>
      </w:ins>
    </w:p>
    <w:p w14:paraId="4A31C25A" w14:textId="77777777" w:rsidR="00D83CF7" w:rsidRDefault="00D83CF7">
      <w:pPr>
        <w:pStyle w:val="ListParagraph"/>
        <w:numPr>
          <w:ilvl w:val="0"/>
          <w:numId w:val="70"/>
        </w:numPr>
        <w:spacing w:after="0"/>
        <w:rPr>
          <w:ins w:id="2277" w:author="Zac" w:date="2015-11-16T21:20:00Z"/>
          <w:szCs w:val="24"/>
        </w:rPr>
        <w:pPrChange w:id="2278" w:author="Zac" w:date="2015-11-17T08:16:00Z">
          <w:pPr>
            <w:pStyle w:val="ListParagraph"/>
            <w:numPr>
              <w:numId w:val="68"/>
            </w:numPr>
            <w:spacing w:after="0"/>
            <w:ind w:left="360" w:hanging="360"/>
          </w:pPr>
        </w:pPrChange>
      </w:pPr>
      <w:ins w:id="2279" w:author="Zac" w:date="2015-11-16T21:20:00Z">
        <w:r w:rsidRPr="00736330">
          <w:rPr>
            <w:szCs w:val="24"/>
          </w:rPr>
          <w:t xml:space="preserve">A new extractor should take the form </w:t>
        </w:r>
        <w:proofErr w:type="spellStart"/>
        <w:r w:rsidRPr="00E06551">
          <w:rPr>
            <w:b/>
            <w:szCs w:val="24"/>
          </w:rPr>
          <w:t>NewPlatformExtractor.cs</w:t>
        </w:r>
        <w:proofErr w:type="spellEnd"/>
        <w:r w:rsidRPr="00736330">
          <w:rPr>
            <w:szCs w:val="24"/>
          </w:rPr>
          <w:t xml:space="preserve"> </w:t>
        </w:r>
        <w:r>
          <w:rPr>
            <w:szCs w:val="24"/>
          </w:rPr>
          <w:t xml:space="preserve">(replace “New Platform” with the name of the Platform) </w:t>
        </w:r>
        <w:r w:rsidRPr="00736330">
          <w:rPr>
            <w:szCs w:val="24"/>
          </w:rPr>
          <w:t xml:space="preserve">and be placed in the </w:t>
        </w:r>
        <w:proofErr w:type="spellStart"/>
        <w:r w:rsidRPr="00E06551">
          <w:rPr>
            <w:b/>
            <w:szCs w:val="24"/>
          </w:rPr>
          <w:t>CartExtractors</w:t>
        </w:r>
        <w:proofErr w:type="spellEnd"/>
        <w:r w:rsidRPr="00736330">
          <w:rPr>
            <w:szCs w:val="24"/>
          </w:rPr>
          <w:t xml:space="preserve"> directory</w:t>
        </w:r>
        <w:r w:rsidRPr="00A2434A">
          <w:rPr>
            <w:szCs w:val="24"/>
          </w:rPr>
          <w:t xml:space="preserve">, added to the </w:t>
        </w:r>
        <w:proofErr w:type="spellStart"/>
        <w:r w:rsidRPr="00A2434A">
          <w:rPr>
            <w:szCs w:val="24"/>
          </w:rPr>
          <w:t>CartExtractorTestSite</w:t>
        </w:r>
        <w:proofErr w:type="spellEnd"/>
        <w:r w:rsidRPr="00E06551">
          <w:rPr>
            <w:szCs w:val="24"/>
          </w:rPr>
          <w:t xml:space="preserve"> project and built into the Test Site application. </w:t>
        </w:r>
      </w:ins>
    </w:p>
    <w:p w14:paraId="71F9D6AD" w14:textId="77777777" w:rsidR="00D83CF7" w:rsidRPr="00736330" w:rsidRDefault="00D83CF7" w:rsidP="00D83CF7">
      <w:pPr>
        <w:spacing w:after="0"/>
        <w:rPr>
          <w:ins w:id="2280" w:author="Zac" w:date="2015-11-16T21:20:00Z"/>
          <w:szCs w:val="24"/>
        </w:rPr>
      </w:pPr>
    </w:p>
    <w:p w14:paraId="18AD9ED7" w14:textId="77777777" w:rsidR="00D83CF7" w:rsidRDefault="00D83CF7">
      <w:pPr>
        <w:pStyle w:val="ListParagraph"/>
        <w:numPr>
          <w:ilvl w:val="0"/>
          <w:numId w:val="71"/>
        </w:numPr>
        <w:spacing w:after="0"/>
        <w:rPr>
          <w:ins w:id="2281" w:author="Zac" w:date="2015-11-16T21:20:00Z"/>
          <w:szCs w:val="24"/>
        </w:rPr>
        <w:pPrChange w:id="2282" w:author="Zac" w:date="2015-11-17T08:16:00Z">
          <w:pPr>
            <w:pStyle w:val="ListParagraph"/>
            <w:numPr>
              <w:numId w:val="68"/>
            </w:numPr>
            <w:spacing w:after="0"/>
            <w:ind w:left="360" w:hanging="360"/>
          </w:pPr>
        </w:pPrChange>
      </w:pPr>
      <w:ins w:id="2283" w:author="Zac" w:date="2015-11-16T21:20:00Z">
        <w:r>
          <w:rPr>
            <w:szCs w:val="24"/>
          </w:rPr>
          <w:t>A P</w:t>
        </w:r>
        <w:r w:rsidRPr="00736330">
          <w:rPr>
            <w:szCs w:val="24"/>
          </w:rPr>
          <w:t>latform specific</w:t>
        </w:r>
        <w:r w:rsidRPr="00A2434A">
          <w:rPr>
            <w:szCs w:val="24"/>
          </w:rPr>
          <w:t xml:space="preserve">, default </w:t>
        </w:r>
        <w:r w:rsidRPr="00E06551">
          <w:rPr>
            <w:szCs w:val="24"/>
          </w:rPr>
          <w:t xml:space="preserve">Site Rules file, </w:t>
        </w:r>
        <w:r w:rsidRPr="00E06551">
          <w:rPr>
            <w:b/>
            <w:szCs w:val="24"/>
          </w:rPr>
          <w:t>NewPlatformRules.xml</w:t>
        </w:r>
        <w:r w:rsidRPr="00E06551">
          <w:rPr>
            <w:szCs w:val="24"/>
          </w:rPr>
          <w:t xml:space="preserve"> must be created locally under “</w:t>
        </w:r>
        <w:r w:rsidRPr="00E06551">
          <w:rPr>
            <w:b/>
            <w:szCs w:val="24"/>
          </w:rPr>
          <w:t>C:/</w:t>
        </w:r>
        <w:proofErr w:type="spellStart"/>
        <w:r w:rsidRPr="00E06551">
          <w:rPr>
            <w:b/>
            <w:szCs w:val="24"/>
          </w:rPr>
          <w:t>ProgramData</w:t>
        </w:r>
        <w:proofErr w:type="spellEnd"/>
        <w:r w:rsidRPr="00E06551">
          <w:rPr>
            <w:b/>
            <w:szCs w:val="24"/>
          </w:rPr>
          <w:t>/4-Tell2.0</w:t>
        </w:r>
        <w:r w:rsidRPr="00736330">
          <w:rPr>
            <w:szCs w:val="24"/>
          </w:rPr>
          <w:t>”.</w:t>
        </w:r>
      </w:ins>
    </w:p>
    <w:p w14:paraId="57B35879" w14:textId="77777777" w:rsidR="00D83CF7" w:rsidRPr="00736330" w:rsidRDefault="00D83CF7" w:rsidP="00D83CF7">
      <w:pPr>
        <w:spacing w:after="0"/>
        <w:rPr>
          <w:ins w:id="2284" w:author="Zac" w:date="2015-11-16T21:20:00Z"/>
          <w:szCs w:val="24"/>
        </w:rPr>
      </w:pPr>
    </w:p>
    <w:p w14:paraId="165606E8" w14:textId="77777777" w:rsidR="00D83CF7" w:rsidRDefault="00D83CF7">
      <w:pPr>
        <w:pStyle w:val="ListParagraph"/>
        <w:numPr>
          <w:ilvl w:val="0"/>
          <w:numId w:val="72"/>
        </w:numPr>
        <w:spacing w:after="0"/>
        <w:rPr>
          <w:ins w:id="2285" w:author="Zac" w:date="2015-11-16T21:20:00Z"/>
          <w:szCs w:val="24"/>
        </w:rPr>
        <w:pPrChange w:id="2286" w:author="Zac" w:date="2015-11-17T08:16:00Z">
          <w:pPr>
            <w:pStyle w:val="ListParagraph"/>
            <w:numPr>
              <w:numId w:val="68"/>
            </w:numPr>
            <w:spacing w:after="0"/>
            <w:ind w:left="360" w:hanging="360"/>
          </w:pPr>
        </w:pPrChange>
      </w:pPr>
      <w:ins w:id="2287" w:author="Zac" w:date="2015-11-16T21:20:00Z">
        <w:r>
          <w:rPr>
            <w:szCs w:val="24"/>
          </w:rPr>
          <w:t>T</w:t>
        </w:r>
        <w:r w:rsidRPr="00736330">
          <w:rPr>
            <w:szCs w:val="24"/>
          </w:rPr>
          <w:t xml:space="preserve">o test the </w:t>
        </w:r>
        <w:r w:rsidRPr="00A2434A">
          <w:rPr>
            <w:szCs w:val="24"/>
          </w:rPr>
          <w:t xml:space="preserve">new </w:t>
        </w:r>
        <w:r w:rsidRPr="00E06551">
          <w:rPr>
            <w:szCs w:val="24"/>
          </w:rPr>
          <w:t xml:space="preserve">extractor a test site using the target platform should be selected and its client alias identified. The developer should create a local directory in his </w:t>
        </w:r>
        <w:proofErr w:type="spellStart"/>
        <w:r w:rsidRPr="00E06551">
          <w:rPr>
            <w:szCs w:val="24"/>
          </w:rPr>
          <w:t>dev</w:t>
        </w:r>
        <w:proofErr w:type="spellEnd"/>
        <w:r w:rsidRPr="00E06551">
          <w:rPr>
            <w:szCs w:val="24"/>
          </w:rPr>
          <w:t xml:space="preserve"> environment called; “</w:t>
        </w:r>
        <w:r w:rsidRPr="00E06551">
          <w:rPr>
            <w:b/>
            <w:szCs w:val="24"/>
          </w:rPr>
          <w:t>C:/</w:t>
        </w:r>
        <w:proofErr w:type="spellStart"/>
        <w:r w:rsidRPr="00E06551">
          <w:rPr>
            <w:b/>
            <w:szCs w:val="24"/>
          </w:rPr>
          <w:t>ProgramData</w:t>
        </w:r>
        <w:proofErr w:type="spellEnd"/>
        <w:r w:rsidRPr="00E06551">
          <w:rPr>
            <w:b/>
            <w:szCs w:val="24"/>
          </w:rPr>
          <w:t>/4-Tell2.0/</w:t>
        </w:r>
        <w:proofErr w:type="spellStart"/>
        <w:r w:rsidRPr="00E06551">
          <w:rPr>
            <w:b/>
            <w:szCs w:val="24"/>
          </w:rPr>
          <w:t>new_client_alias</w:t>
        </w:r>
        <w:proofErr w:type="spellEnd"/>
        <w:r w:rsidRPr="00E06551">
          <w:rPr>
            <w:b/>
            <w:szCs w:val="24"/>
          </w:rPr>
          <w:t>/upload</w:t>
        </w:r>
        <w:r w:rsidRPr="00736330">
          <w:rPr>
            <w:szCs w:val="24"/>
          </w:rPr>
          <w:t>”</w:t>
        </w:r>
        <w:r w:rsidRPr="00A2434A">
          <w:rPr>
            <w:szCs w:val="24"/>
          </w:rPr>
          <w:t>. One of these must</w:t>
        </w:r>
        <w:r w:rsidRPr="00E06551">
          <w:rPr>
            <w:szCs w:val="24"/>
          </w:rPr>
          <w:t xml:space="preserve"> be created for each alias used to test the new extractor against</w:t>
        </w:r>
        <w:r>
          <w:rPr>
            <w:szCs w:val="24"/>
          </w:rPr>
          <w:t>.</w:t>
        </w:r>
      </w:ins>
    </w:p>
    <w:p w14:paraId="7D53A9CD" w14:textId="77777777" w:rsidR="00D83CF7" w:rsidRPr="00736330" w:rsidRDefault="00D83CF7" w:rsidP="00D83CF7">
      <w:pPr>
        <w:pStyle w:val="ListParagraph"/>
        <w:spacing w:after="0"/>
        <w:rPr>
          <w:ins w:id="2288" w:author="Zac" w:date="2015-11-16T21:20:00Z"/>
          <w:szCs w:val="24"/>
        </w:rPr>
      </w:pPr>
    </w:p>
    <w:p w14:paraId="0DA60E2B" w14:textId="77777777" w:rsidR="00D83CF7" w:rsidRPr="00E06551" w:rsidRDefault="00D83CF7">
      <w:pPr>
        <w:pStyle w:val="ListParagraph"/>
        <w:numPr>
          <w:ilvl w:val="0"/>
          <w:numId w:val="73"/>
        </w:numPr>
        <w:spacing w:after="0"/>
        <w:rPr>
          <w:ins w:id="2289" w:author="Zac" w:date="2015-11-16T21:20:00Z"/>
          <w:szCs w:val="24"/>
        </w:rPr>
        <w:pPrChange w:id="2290" w:author="Zac" w:date="2015-11-17T08:17:00Z">
          <w:pPr>
            <w:pStyle w:val="ListParagraph"/>
            <w:numPr>
              <w:numId w:val="68"/>
            </w:numPr>
            <w:spacing w:after="0"/>
            <w:ind w:left="360" w:hanging="360"/>
          </w:pPr>
        </w:pPrChange>
      </w:pPr>
      <w:ins w:id="2291" w:author="Zac" w:date="2015-11-16T21:20:00Z">
        <w:r>
          <w:rPr>
            <w:szCs w:val="24"/>
          </w:rPr>
          <w:t>A</w:t>
        </w:r>
        <w:r w:rsidRPr="00736330">
          <w:rPr>
            <w:szCs w:val="24"/>
          </w:rPr>
          <w:t xml:space="preserve"> new </w:t>
        </w:r>
        <w:r w:rsidRPr="00E06551">
          <w:rPr>
            <w:b/>
            <w:szCs w:val="24"/>
          </w:rPr>
          <w:t>SiteRules.xml</w:t>
        </w:r>
        <w:r w:rsidRPr="00736330">
          <w:rPr>
            <w:szCs w:val="24"/>
          </w:rPr>
          <w:t xml:space="preserve"> file </w:t>
        </w:r>
        <w:r>
          <w:rPr>
            <w:szCs w:val="24"/>
          </w:rPr>
          <w:t>must be created and placed in the</w:t>
        </w:r>
        <w:r w:rsidRPr="00736330">
          <w:rPr>
            <w:szCs w:val="24"/>
          </w:rPr>
          <w:t xml:space="preserve"> </w:t>
        </w:r>
        <w:r>
          <w:rPr>
            <w:szCs w:val="24"/>
          </w:rPr>
          <w:t>“</w:t>
        </w:r>
        <w:r w:rsidRPr="00E06551">
          <w:rPr>
            <w:b/>
            <w:szCs w:val="24"/>
          </w:rPr>
          <w:t>upload</w:t>
        </w:r>
        <w:r>
          <w:rPr>
            <w:szCs w:val="24"/>
          </w:rPr>
          <w:t xml:space="preserve">” </w:t>
        </w:r>
        <w:r w:rsidRPr="00736330">
          <w:rPr>
            <w:szCs w:val="24"/>
          </w:rPr>
          <w:t>directory</w:t>
        </w:r>
        <w:r>
          <w:rPr>
            <w:szCs w:val="24"/>
          </w:rPr>
          <w:t xml:space="preserve"> for the site being tested</w:t>
        </w:r>
        <w:r w:rsidRPr="00736330">
          <w:rPr>
            <w:szCs w:val="24"/>
          </w:rPr>
          <w:t xml:space="preserve">. The </w:t>
        </w:r>
        <w:proofErr w:type="spellStart"/>
        <w:r w:rsidRPr="00736330">
          <w:rPr>
            <w:szCs w:val="24"/>
          </w:rPr>
          <w:t>CartExtractorBase</w:t>
        </w:r>
        <w:proofErr w:type="spellEnd"/>
        <w:r w:rsidRPr="00A2434A">
          <w:rPr>
            <w:szCs w:val="24"/>
          </w:rPr>
          <w:t xml:space="preserve"> class will attempt to read the site rules for the specified client alias from that location.</w:t>
        </w:r>
      </w:ins>
    </w:p>
    <w:p w14:paraId="367A424A" w14:textId="4570D07F" w:rsidR="00D83CF7" w:rsidRPr="005A600F" w:rsidRDefault="00C81EE4" w:rsidP="00D83CF7">
      <w:pPr>
        <w:pStyle w:val="Heading2"/>
        <w:rPr>
          <w:ins w:id="2292" w:author="Zac" w:date="2015-11-16T21:20:00Z"/>
          <w:color w:val="0070C0"/>
        </w:rPr>
      </w:pPr>
      <w:bookmarkStart w:id="2293" w:name="_Toc435434043"/>
      <w:bookmarkStart w:id="2294" w:name="_Toc435596056"/>
      <w:ins w:id="2295" w:author="Zac" w:date="2015-11-19T09:52:00Z">
        <w:r>
          <w:rPr>
            <w:color w:val="0070C0"/>
          </w:rPr>
          <w:t xml:space="preserve"> </w:t>
        </w:r>
      </w:ins>
      <w:bookmarkStart w:id="2296" w:name="_GoBack"/>
      <w:bookmarkEnd w:id="2296"/>
      <w:ins w:id="2297" w:author="Zac" w:date="2015-11-16T21:20:00Z">
        <w:r w:rsidR="00D83CF7">
          <w:rPr>
            <w:color w:val="0070C0"/>
          </w:rPr>
          <w:t>Test Tool Operation</w:t>
        </w:r>
        <w:bookmarkEnd w:id="2293"/>
        <w:bookmarkEnd w:id="2294"/>
      </w:ins>
    </w:p>
    <w:p w14:paraId="0B4DF358" w14:textId="77777777" w:rsidR="00D83CF7" w:rsidRDefault="00D83CF7" w:rsidP="00D83CF7">
      <w:pPr>
        <w:spacing w:before="200" w:after="200"/>
        <w:rPr>
          <w:ins w:id="2298" w:author="Zac" w:date="2015-11-16T21:20:00Z"/>
          <w:szCs w:val="24"/>
        </w:rPr>
      </w:pPr>
      <w:ins w:id="2299" w:author="Zac" w:date="2015-11-16T21:20:00Z">
        <w:r>
          <w:rPr>
            <w:szCs w:val="24"/>
          </w:rPr>
          <w:t>The tool provides a simple user interface containing the following UI controls:</w:t>
        </w:r>
      </w:ins>
    </w:p>
    <w:p w14:paraId="487D1E02" w14:textId="77777777" w:rsidR="00D83CF7" w:rsidRDefault="00D83CF7" w:rsidP="00D83CF7">
      <w:pPr>
        <w:pStyle w:val="ListParagraph"/>
        <w:numPr>
          <w:ilvl w:val="0"/>
          <w:numId w:val="64"/>
        </w:numPr>
        <w:spacing w:after="0"/>
        <w:ind w:left="360"/>
        <w:rPr>
          <w:ins w:id="2300" w:author="Zac" w:date="2015-11-16T21:20:00Z"/>
          <w:szCs w:val="24"/>
        </w:rPr>
      </w:pPr>
      <w:ins w:id="2301" w:author="Zac" w:date="2015-11-16T21:20:00Z">
        <w:r>
          <w:rPr>
            <w:szCs w:val="24"/>
          </w:rPr>
          <w:lastRenderedPageBreak/>
          <w:t xml:space="preserve">Extraction Type dropdown allowing specification of the result type of extraction. This corresponds to the </w:t>
        </w:r>
        <w:proofErr w:type="spellStart"/>
        <w:r>
          <w:rPr>
            <w:szCs w:val="24"/>
          </w:rPr>
          <w:t>DataGroup</w:t>
        </w:r>
        <w:proofErr w:type="spellEnd"/>
        <w:r>
          <w:rPr>
            <w:szCs w:val="24"/>
          </w:rPr>
          <w:t xml:space="preserve"> specification under the Data Feed Definition section below. Possible selections are:</w:t>
        </w:r>
      </w:ins>
    </w:p>
    <w:p w14:paraId="02F4FE8F" w14:textId="77777777" w:rsidR="00D83CF7" w:rsidRPr="00736330" w:rsidRDefault="00D83CF7" w:rsidP="00D83CF7">
      <w:pPr>
        <w:spacing w:after="0"/>
        <w:rPr>
          <w:ins w:id="2302" w:author="Zac" w:date="2015-11-16T21:20:00Z"/>
          <w:szCs w:val="24"/>
        </w:rPr>
      </w:pPr>
    </w:p>
    <w:p w14:paraId="0BD66089" w14:textId="77777777" w:rsidR="00D83CF7" w:rsidRDefault="00D83CF7" w:rsidP="00D83CF7">
      <w:pPr>
        <w:pStyle w:val="ListParagraph"/>
        <w:numPr>
          <w:ilvl w:val="0"/>
          <w:numId w:val="65"/>
        </w:numPr>
        <w:spacing w:after="0"/>
        <w:ind w:left="720"/>
        <w:rPr>
          <w:ins w:id="2303" w:author="Zac" w:date="2015-11-16T21:20:00Z"/>
          <w:szCs w:val="24"/>
        </w:rPr>
      </w:pPr>
      <w:ins w:id="2304" w:author="Zac" w:date="2015-11-16T21:20:00Z">
        <w:r>
          <w:rPr>
            <w:szCs w:val="24"/>
          </w:rPr>
          <w:t>Full</w:t>
        </w:r>
      </w:ins>
    </w:p>
    <w:p w14:paraId="3A421E2C" w14:textId="77777777" w:rsidR="00D83CF7" w:rsidRDefault="00D83CF7" w:rsidP="00D83CF7">
      <w:pPr>
        <w:pStyle w:val="ListParagraph"/>
        <w:numPr>
          <w:ilvl w:val="0"/>
          <w:numId w:val="65"/>
        </w:numPr>
        <w:spacing w:after="0"/>
        <w:ind w:left="720"/>
        <w:rPr>
          <w:ins w:id="2305" w:author="Zac" w:date="2015-11-16T21:20:00Z"/>
          <w:szCs w:val="24"/>
        </w:rPr>
      </w:pPr>
      <w:ins w:id="2306" w:author="Zac" w:date="2015-11-16T21:20:00Z">
        <w:r>
          <w:rPr>
            <w:szCs w:val="24"/>
          </w:rPr>
          <w:t>Update</w:t>
        </w:r>
      </w:ins>
    </w:p>
    <w:p w14:paraId="158C4383" w14:textId="77777777" w:rsidR="00D83CF7" w:rsidRDefault="00D83CF7" w:rsidP="00D83CF7">
      <w:pPr>
        <w:pStyle w:val="ListParagraph"/>
        <w:numPr>
          <w:ilvl w:val="0"/>
          <w:numId w:val="65"/>
        </w:numPr>
        <w:spacing w:after="0"/>
        <w:ind w:left="720"/>
        <w:rPr>
          <w:ins w:id="2307" w:author="Zac" w:date="2015-11-16T21:20:00Z"/>
          <w:szCs w:val="24"/>
        </w:rPr>
      </w:pPr>
      <w:ins w:id="2308" w:author="Zac" w:date="2015-11-16T21:20:00Z">
        <w:r>
          <w:rPr>
            <w:szCs w:val="24"/>
          </w:rPr>
          <w:t>Catalog</w:t>
        </w:r>
      </w:ins>
    </w:p>
    <w:p w14:paraId="4106B25C" w14:textId="77777777" w:rsidR="00D83CF7" w:rsidRDefault="00D83CF7" w:rsidP="00D83CF7">
      <w:pPr>
        <w:pStyle w:val="ListParagraph"/>
        <w:numPr>
          <w:ilvl w:val="0"/>
          <w:numId w:val="65"/>
        </w:numPr>
        <w:spacing w:after="0"/>
        <w:ind w:left="720"/>
        <w:rPr>
          <w:ins w:id="2309" w:author="Zac" w:date="2015-11-16T21:20:00Z"/>
          <w:szCs w:val="24"/>
        </w:rPr>
      </w:pPr>
      <w:ins w:id="2310" w:author="Zac" w:date="2015-11-16T21:20:00Z">
        <w:r>
          <w:rPr>
            <w:szCs w:val="24"/>
          </w:rPr>
          <w:t>Inventory</w:t>
        </w:r>
      </w:ins>
    </w:p>
    <w:p w14:paraId="38F54EFC" w14:textId="77777777" w:rsidR="00D83CF7" w:rsidRDefault="00D83CF7" w:rsidP="00D83CF7">
      <w:pPr>
        <w:pStyle w:val="ListParagraph"/>
        <w:numPr>
          <w:ilvl w:val="0"/>
          <w:numId w:val="65"/>
        </w:numPr>
        <w:spacing w:after="0"/>
        <w:ind w:left="720"/>
        <w:rPr>
          <w:ins w:id="2311" w:author="Zac" w:date="2015-11-16T21:20:00Z"/>
          <w:szCs w:val="24"/>
        </w:rPr>
      </w:pPr>
      <w:ins w:id="2312" w:author="Zac" w:date="2015-11-16T21:20:00Z">
        <w:r>
          <w:rPr>
            <w:szCs w:val="24"/>
          </w:rPr>
          <w:t>Sales</w:t>
        </w:r>
      </w:ins>
    </w:p>
    <w:p w14:paraId="35E3F20A" w14:textId="77777777" w:rsidR="00D83CF7" w:rsidRDefault="00D83CF7" w:rsidP="00D83CF7">
      <w:pPr>
        <w:pStyle w:val="ListParagraph"/>
        <w:numPr>
          <w:ilvl w:val="0"/>
          <w:numId w:val="65"/>
        </w:numPr>
        <w:spacing w:after="0"/>
        <w:ind w:left="720"/>
        <w:rPr>
          <w:ins w:id="2313" w:author="Zac" w:date="2015-11-16T21:20:00Z"/>
          <w:szCs w:val="24"/>
        </w:rPr>
      </w:pPr>
      <w:ins w:id="2314" w:author="Zac" w:date="2015-11-16T21:20:00Z">
        <w:r>
          <w:rPr>
            <w:szCs w:val="24"/>
          </w:rPr>
          <w:t>Customers</w:t>
        </w:r>
      </w:ins>
    </w:p>
    <w:p w14:paraId="04C930F8" w14:textId="77777777" w:rsidR="00D83CF7" w:rsidRDefault="00D83CF7" w:rsidP="00D83CF7">
      <w:pPr>
        <w:spacing w:after="0"/>
        <w:rPr>
          <w:ins w:id="2315" w:author="Zac" w:date="2015-11-16T21:20:00Z"/>
          <w:szCs w:val="24"/>
        </w:rPr>
      </w:pPr>
    </w:p>
    <w:p w14:paraId="35684A93" w14:textId="77777777" w:rsidR="00D83CF7" w:rsidRDefault="00D83CF7" w:rsidP="00D83CF7">
      <w:pPr>
        <w:spacing w:after="0"/>
        <w:rPr>
          <w:ins w:id="2316" w:author="Zac" w:date="2015-11-16T21:20:00Z"/>
          <w:szCs w:val="24"/>
        </w:rPr>
      </w:pPr>
      <w:ins w:id="2317" w:author="Zac" w:date="2015-11-16T21:20:00Z">
        <w:r>
          <w:rPr>
            <w:szCs w:val="24"/>
          </w:rPr>
          <w:t xml:space="preserve">The result of each of these choices is guided by several other site rules according to the following code snippet from </w:t>
        </w:r>
        <w:proofErr w:type="spellStart"/>
        <w:proofErr w:type="gramStart"/>
        <w:r>
          <w:rPr>
            <w:szCs w:val="24"/>
          </w:rPr>
          <w:t>CartExtractorBase.GetData</w:t>
        </w:r>
        <w:proofErr w:type="spellEnd"/>
        <w:r>
          <w:rPr>
            <w:szCs w:val="24"/>
          </w:rPr>
          <w:t>(</w:t>
        </w:r>
        <w:proofErr w:type="gramEnd"/>
        <w:r>
          <w:rPr>
            <w:szCs w:val="24"/>
          </w:rPr>
          <w:t>). This represents the bottom of the call stack and originates the eventual calls to the derived extractor you are building.</w:t>
        </w:r>
      </w:ins>
    </w:p>
    <w:p w14:paraId="7D01B0E1" w14:textId="77777777" w:rsidR="00D83CF7" w:rsidRPr="00736330" w:rsidRDefault="00D83CF7" w:rsidP="00D83CF7">
      <w:pPr>
        <w:spacing w:after="0"/>
        <w:rPr>
          <w:ins w:id="2318" w:author="Zac" w:date="2015-11-16T21:20:00Z"/>
          <w:szCs w:val="24"/>
        </w:rPr>
      </w:pPr>
      <w:ins w:id="2319" w:author="Zac" w:date="2015-11-16T21:20:00Z">
        <w:r w:rsidRPr="00834850">
          <w:rPr>
            <w:noProof/>
            <w:szCs w:val="24"/>
            <w:lang w:bidi="ar-SA"/>
          </w:rPr>
          <w:drawing>
            <wp:inline distT="0" distB="0" distL="0" distR="0" wp14:anchorId="4C490B2F" wp14:editId="293EEDCE">
              <wp:extent cx="5943600" cy="419925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ata.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99255"/>
                      </a:xfrm>
                      <a:prstGeom prst="rect">
                        <a:avLst/>
                      </a:prstGeom>
                    </pic:spPr>
                  </pic:pic>
                </a:graphicData>
              </a:graphic>
            </wp:inline>
          </w:drawing>
        </w:r>
      </w:ins>
    </w:p>
    <w:p w14:paraId="44EBB2E1" w14:textId="77777777" w:rsidR="00D83CF7" w:rsidRPr="00A2434A" w:rsidRDefault="00D83CF7" w:rsidP="00D83CF7">
      <w:pPr>
        <w:spacing w:after="0"/>
        <w:ind w:left="360"/>
        <w:rPr>
          <w:ins w:id="2320" w:author="Zac" w:date="2015-11-16T21:20:00Z"/>
          <w:szCs w:val="24"/>
        </w:rPr>
      </w:pPr>
    </w:p>
    <w:p w14:paraId="213A476B" w14:textId="77777777" w:rsidR="00D83CF7" w:rsidRDefault="00D83CF7" w:rsidP="00D83CF7">
      <w:pPr>
        <w:pStyle w:val="ListParagraph"/>
        <w:numPr>
          <w:ilvl w:val="0"/>
          <w:numId w:val="64"/>
        </w:numPr>
        <w:spacing w:after="0"/>
        <w:ind w:left="360"/>
        <w:rPr>
          <w:ins w:id="2321" w:author="Zac" w:date="2015-11-16T21:20:00Z"/>
          <w:szCs w:val="24"/>
        </w:rPr>
      </w:pPr>
      <w:ins w:id="2322" w:author="Zac" w:date="2015-11-16T21:20:00Z">
        <w:r>
          <w:rPr>
            <w:szCs w:val="24"/>
          </w:rPr>
          <w:t xml:space="preserve">Client Alias entry field allowing specification of the shop to extract from. This corresponds to the </w:t>
        </w:r>
        <w:proofErr w:type="spellStart"/>
        <w:r>
          <w:rPr>
            <w:szCs w:val="24"/>
          </w:rPr>
          <w:t>ClientAlias</w:t>
        </w:r>
        <w:proofErr w:type="spellEnd"/>
        <w:r>
          <w:rPr>
            <w:szCs w:val="24"/>
          </w:rPr>
          <w:t xml:space="preserve"> specification under the Data Feed Definition section below. You will need </w:t>
        </w:r>
        <w:r>
          <w:rPr>
            <w:szCs w:val="24"/>
          </w:rPr>
          <w:lastRenderedPageBreak/>
          <w:t xml:space="preserve">to have the upload directory in place as described in the first paragraph of this section before you can access the </w:t>
        </w:r>
        <w:proofErr w:type="spellStart"/>
        <w:r>
          <w:rPr>
            <w:szCs w:val="24"/>
          </w:rPr>
          <w:t>SiteRules</w:t>
        </w:r>
        <w:proofErr w:type="spellEnd"/>
        <w:r>
          <w:rPr>
            <w:szCs w:val="24"/>
          </w:rPr>
          <w:t xml:space="preserve"> and write to the upload directory for this alias.</w:t>
        </w:r>
      </w:ins>
    </w:p>
    <w:p w14:paraId="53D29A01" w14:textId="77777777" w:rsidR="00D83CF7" w:rsidRPr="00736330" w:rsidRDefault="00D83CF7" w:rsidP="00D83CF7">
      <w:pPr>
        <w:pStyle w:val="ListParagraph"/>
        <w:spacing w:after="0"/>
        <w:ind w:left="360"/>
        <w:rPr>
          <w:ins w:id="2323" w:author="Zac" w:date="2015-11-16T21:20:00Z"/>
          <w:szCs w:val="24"/>
        </w:rPr>
      </w:pPr>
    </w:p>
    <w:p w14:paraId="516AF2CD" w14:textId="77777777" w:rsidR="00D83CF7" w:rsidRDefault="00D83CF7" w:rsidP="00D83CF7">
      <w:pPr>
        <w:pStyle w:val="ListParagraph"/>
        <w:numPr>
          <w:ilvl w:val="0"/>
          <w:numId w:val="64"/>
        </w:numPr>
        <w:spacing w:after="0"/>
        <w:ind w:left="360"/>
        <w:rPr>
          <w:ins w:id="2324" w:author="Zac" w:date="2015-11-16T21:20:00Z"/>
          <w:szCs w:val="24"/>
        </w:rPr>
      </w:pPr>
      <w:ins w:id="2325" w:author="Zac" w:date="2015-11-16T21:20:00Z">
        <w:r>
          <w:rPr>
            <w:szCs w:val="24"/>
          </w:rPr>
          <w:t xml:space="preserve">Begin Extraction button to start an extraction. This will make the call to </w:t>
        </w:r>
        <w:proofErr w:type="spellStart"/>
        <w:r>
          <w:rPr>
            <w:szCs w:val="24"/>
          </w:rPr>
          <w:t>GetData</w:t>
        </w:r>
        <w:proofErr w:type="spellEnd"/>
        <w:r>
          <w:rPr>
            <w:szCs w:val="24"/>
          </w:rPr>
          <w:t>() in the base class as seen above and continue execution down into the derived class as shown in the call stack shown earlier:</w:t>
        </w:r>
      </w:ins>
    </w:p>
    <w:p w14:paraId="0EF18588" w14:textId="77777777" w:rsidR="00D83CF7" w:rsidRPr="00736330" w:rsidRDefault="00D83CF7" w:rsidP="00D83CF7">
      <w:pPr>
        <w:pStyle w:val="ListParagraph"/>
        <w:rPr>
          <w:ins w:id="2326" w:author="Zac" w:date="2015-11-16T21:20:00Z"/>
          <w:szCs w:val="24"/>
        </w:rPr>
      </w:pPr>
    </w:p>
    <w:p w14:paraId="629C6AD3" w14:textId="77777777" w:rsidR="00D83CF7" w:rsidRDefault="00D83CF7" w:rsidP="00D83CF7">
      <w:pPr>
        <w:spacing w:after="0"/>
        <w:rPr>
          <w:ins w:id="2327" w:author="Zac" w:date="2015-11-16T21:20:00Z"/>
          <w:szCs w:val="24"/>
        </w:rPr>
      </w:pPr>
      <w:ins w:id="2328" w:author="Zac" w:date="2015-11-16T21:20:00Z">
        <w:r w:rsidRPr="00834850">
          <w:rPr>
            <w:noProof/>
            <w:szCs w:val="24"/>
            <w:lang w:bidi="ar-SA"/>
          </w:rPr>
          <w:drawing>
            <wp:inline distT="0" distB="0" distL="0" distR="0" wp14:anchorId="6E35C89B" wp14:editId="205DDB2C">
              <wp:extent cx="5943600" cy="1557020"/>
              <wp:effectExtent l="0" t="0" r="0" b="508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Stack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557020"/>
                      </a:xfrm>
                      <a:prstGeom prst="rect">
                        <a:avLst/>
                      </a:prstGeom>
                    </pic:spPr>
                  </pic:pic>
                </a:graphicData>
              </a:graphic>
            </wp:inline>
          </w:drawing>
        </w:r>
      </w:ins>
    </w:p>
    <w:p w14:paraId="25BB183D" w14:textId="77777777" w:rsidR="00D83CF7" w:rsidRDefault="00D83CF7" w:rsidP="00D83CF7">
      <w:pPr>
        <w:spacing w:after="0"/>
        <w:rPr>
          <w:ins w:id="2329" w:author="Zac" w:date="2015-11-16T21:20:00Z"/>
          <w:szCs w:val="24"/>
        </w:rPr>
      </w:pPr>
    </w:p>
    <w:p w14:paraId="159DB21B" w14:textId="77777777" w:rsidR="00D83CF7" w:rsidRPr="00736330" w:rsidRDefault="00D83CF7" w:rsidP="00D83CF7">
      <w:pPr>
        <w:spacing w:after="0"/>
        <w:rPr>
          <w:ins w:id="2330" w:author="Zac" w:date="2015-11-16T21:20:00Z"/>
          <w:szCs w:val="24"/>
        </w:rPr>
      </w:pPr>
      <w:ins w:id="2331" w:author="Zac" w:date="2015-11-16T21:20:00Z">
        <w:r>
          <w:rPr>
            <w:szCs w:val="24"/>
          </w:rPr>
          <w:t>What this shows is the eventual call into the derived extractor (</w:t>
        </w:r>
        <w:proofErr w:type="spellStart"/>
        <w:r>
          <w:rPr>
            <w:szCs w:val="24"/>
          </w:rPr>
          <w:t>BigCommerce</w:t>
        </w:r>
        <w:proofErr w:type="spellEnd"/>
        <w:r>
          <w:rPr>
            <w:szCs w:val="24"/>
          </w:rPr>
          <w:t xml:space="preserve"> in this case).</w:t>
        </w:r>
      </w:ins>
    </w:p>
    <w:p w14:paraId="5DC67665" w14:textId="77777777" w:rsidR="00D83CF7" w:rsidRPr="00A2434A" w:rsidRDefault="00D83CF7" w:rsidP="00D83CF7">
      <w:pPr>
        <w:spacing w:after="0"/>
        <w:rPr>
          <w:ins w:id="2332" w:author="Zac" w:date="2015-11-16T21:20:00Z"/>
          <w:szCs w:val="24"/>
        </w:rPr>
      </w:pPr>
    </w:p>
    <w:p w14:paraId="21B8F090" w14:textId="77777777" w:rsidR="00D83CF7" w:rsidRDefault="00D83CF7" w:rsidP="00D83CF7">
      <w:pPr>
        <w:pStyle w:val="ListParagraph"/>
        <w:numPr>
          <w:ilvl w:val="0"/>
          <w:numId w:val="64"/>
        </w:numPr>
        <w:spacing w:after="0"/>
        <w:ind w:left="360"/>
        <w:rPr>
          <w:ins w:id="2333" w:author="Zac" w:date="2015-11-16T21:20:00Z"/>
          <w:szCs w:val="24"/>
        </w:rPr>
      </w:pPr>
      <w:ins w:id="2334" w:author="Zac" w:date="2015-11-16T21:20:00Z">
        <w:r>
          <w:rPr>
            <w:szCs w:val="24"/>
          </w:rPr>
          <w:t>Cancel Extraction button to cancel an extraction.</w:t>
        </w:r>
      </w:ins>
    </w:p>
    <w:p w14:paraId="4EF17F0E" w14:textId="77777777" w:rsidR="00D83CF7" w:rsidRPr="00736330" w:rsidRDefault="00D83CF7" w:rsidP="00D83CF7">
      <w:pPr>
        <w:spacing w:after="0"/>
        <w:rPr>
          <w:ins w:id="2335" w:author="Zac" w:date="2015-11-16T21:20:00Z"/>
          <w:szCs w:val="24"/>
        </w:rPr>
      </w:pPr>
    </w:p>
    <w:p w14:paraId="21A42583" w14:textId="77777777" w:rsidR="00D83CF7" w:rsidRDefault="00D83CF7" w:rsidP="00D83CF7">
      <w:pPr>
        <w:pStyle w:val="ListParagraph"/>
        <w:numPr>
          <w:ilvl w:val="0"/>
          <w:numId w:val="64"/>
        </w:numPr>
        <w:spacing w:after="0"/>
        <w:ind w:left="360"/>
        <w:rPr>
          <w:ins w:id="2336" w:author="Zac" w:date="2015-11-16T21:20:00Z"/>
          <w:szCs w:val="24"/>
        </w:rPr>
      </w:pPr>
      <w:ins w:id="2337" w:author="Zac" w:date="2015-11-16T21:20:00Z">
        <w:r>
          <w:rPr>
            <w:szCs w:val="24"/>
          </w:rPr>
          <w:t>Extraction Progress panel providing real-time updates of the extraction progress. There are several built-in facilities for logging and presenting the steps of the extraction process. These can be used by the Developer to present state information to the tool user.</w:t>
        </w:r>
      </w:ins>
    </w:p>
    <w:p w14:paraId="313FDBDF" w14:textId="77777777" w:rsidR="00D83CF7" w:rsidRPr="00736330" w:rsidRDefault="00D83CF7" w:rsidP="00D83CF7">
      <w:pPr>
        <w:spacing w:after="0"/>
        <w:rPr>
          <w:ins w:id="2338" w:author="Zac" w:date="2015-11-16T21:20:00Z"/>
          <w:szCs w:val="24"/>
        </w:rPr>
      </w:pPr>
    </w:p>
    <w:p w14:paraId="79E2C636" w14:textId="77777777" w:rsidR="00D83CF7" w:rsidRDefault="00D83CF7" w:rsidP="00D83CF7">
      <w:pPr>
        <w:pStyle w:val="ListParagraph"/>
        <w:numPr>
          <w:ilvl w:val="0"/>
          <w:numId w:val="64"/>
        </w:numPr>
        <w:spacing w:after="0"/>
        <w:ind w:left="360"/>
        <w:rPr>
          <w:ins w:id="2339" w:author="Zac" w:date="2015-11-16T21:20:00Z"/>
          <w:szCs w:val="24"/>
        </w:rPr>
      </w:pPr>
      <w:ins w:id="2340" w:author="Zac" w:date="2015-11-16T21:20:00Z">
        <w:r>
          <w:rPr>
            <w:szCs w:val="24"/>
          </w:rPr>
          <w:t>Extraction Results panel providing overall status information.</w:t>
        </w:r>
      </w:ins>
    </w:p>
    <w:p w14:paraId="0BDAFB68" w14:textId="77777777" w:rsidR="00D83CF7" w:rsidRPr="00736330" w:rsidRDefault="00D83CF7" w:rsidP="00D83CF7">
      <w:pPr>
        <w:spacing w:before="200" w:after="200"/>
        <w:rPr>
          <w:ins w:id="2341" w:author="Zac" w:date="2015-11-16T21:20:00Z"/>
          <w:szCs w:val="24"/>
        </w:rPr>
      </w:pPr>
    </w:p>
    <w:p w14:paraId="6AEB8CEF" w14:textId="77777777" w:rsidR="00D83CF7" w:rsidRDefault="00D83CF7" w:rsidP="00D83CF7">
      <w:pPr>
        <w:spacing w:before="200" w:after="200"/>
        <w:rPr>
          <w:ins w:id="2342" w:author="Zac" w:date="2015-11-16T21:20:00Z"/>
          <w:szCs w:val="24"/>
        </w:rPr>
      </w:pPr>
      <w:ins w:id="2343" w:author="Zac" w:date="2015-11-16T21:20:00Z">
        <w:r w:rsidRPr="00834850">
          <w:rPr>
            <w:noProof/>
            <w:szCs w:val="24"/>
            <w:lang w:bidi="ar-SA"/>
          </w:rPr>
          <w:lastRenderedPageBreak/>
          <w:drawing>
            <wp:inline distT="0" distB="0" distL="0" distR="0" wp14:anchorId="4BADDA03" wp14:editId="67917350">
              <wp:extent cx="4959605" cy="6128065"/>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ractorTest.png"/>
                      <pic:cNvPicPr/>
                    </pic:nvPicPr>
                    <pic:blipFill>
                      <a:blip r:embed="rId23">
                        <a:extLst>
                          <a:ext uri="{28A0092B-C50C-407E-A947-70E740481C1C}">
                            <a14:useLocalDpi xmlns:a14="http://schemas.microsoft.com/office/drawing/2010/main" val="0"/>
                          </a:ext>
                        </a:extLst>
                      </a:blip>
                      <a:stretch>
                        <a:fillRect/>
                      </a:stretch>
                    </pic:blipFill>
                    <pic:spPr>
                      <a:xfrm>
                        <a:off x="0" y="0"/>
                        <a:ext cx="4959605" cy="6128065"/>
                      </a:xfrm>
                      <a:prstGeom prst="rect">
                        <a:avLst/>
                      </a:prstGeom>
                    </pic:spPr>
                  </pic:pic>
                </a:graphicData>
              </a:graphic>
            </wp:inline>
          </w:drawing>
        </w:r>
      </w:ins>
    </w:p>
    <w:p w14:paraId="698AA9F4" w14:textId="77777777" w:rsidR="00D83CF7" w:rsidRDefault="00D83CF7" w:rsidP="00D83CF7">
      <w:pPr>
        <w:spacing w:before="200" w:after="200"/>
        <w:rPr>
          <w:ins w:id="2344" w:author="Zac" w:date="2015-11-16T21:20:00Z"/>
          <w:szCs w:val="24"/>
        </w:rPr>
      </w:pPr>
    </w:p>
    <w:p w14:paraId="07A6DC85" w14:textId="6CC13E44" w:rsidR="00D83CF7" w:rsidRDefault="00D83CF7" w:rsidP="00D83CF7">
      <w:pPr>
        <w:spacing w:before="200" w:after="200"/>
        <w:rPr>
          <w:ins w:id="2345" w:author="Zac" w:date="2015-11-16T21:20:00Z"/>
          <w:szCs w:val="24"/>
        </w:rPr>
      </w:pPr>
      <w:ins w:id="2346" w:author="Zac" w:date="2015-11-16T21:20:00Z">
        <w:r w:rsidRPr="00E06551">
          <w:rPr>
            <w:b/>
            <w:color w:val="FF0000"/>
            <w:szCs w:val="24"/>
          </w:rPr>
          <w:t>IMPORTANT NOTE:</w:t>
        </w:r>
        <w:r w:rsidRPr="00E06551">
          <w:rPr>
            <w:color w:val="FF0000"/>
            <w:szCs w:val="24"/>
          </w:rPr>
          <w:t xml:space="preserve"> </w:t>
        </w:r>
        <w:r>
          <w:rPr>
            <w:color w:val="FF0000"/>
            <w:szCs w:val="24"/>
          </w:rPr>
          <w:t xml:space="preserve"> </w:t>
        </w:r>
        <w:r>
          <w:rPr>
            <w:szCs w:val="24"/>
          </w:rPr>
          <w:t xml:space="preserve">A new extractor should be tested against the scenarios found under “Test Scenarios” in the </w:t>
        </w:r>
      </w:ins>
      <w:ins w:id="2347" w:author="Zac" w:date="2015-11-18T07:41:00Z">
        <w:r w:rsidR="00E32A89" w:rsidRPr="005A600F">
          <w:rPr>
            <w:color w:val="0070C0"/>
            <w:szCs w:val="24"/>
          </w:rPr>
          <w:t>INSTALLED PLUGIN IMPLEMENTATION REQUIREMENTS</w:t>
        </w:r>
        <w:r w:rsidR="00E32A89">
          <w:rPr>
            <w:szCs w:val="24"/>
          </w:rPr>
          <w:t xml:space="preserve"> </w:t>
        </w:r>
      </w:ins>
      <w:ins w:id="2348" w:author="Zac" w:date="2015-11-16T21:20:00Z">
        <w:r>
          <w:rPr>
            <w:szCs w:val="24"/>
          </w:rPr>
          <w:t>section.</w:t>
        </w:r>
      </w:ins>
    </w:p>
    <w:p w14:paraId="27669CDB" w14:textId="77777777" w:rsidR="00D83CF7" w:rsidRDefault="00D83CF7" w:rsidP="00D83CF7">
      <w:pPr>
        <w:spacing w:before="200" w:after="200"/>
        <w:rPr>
          <w:ins w:id="2349" w:author="Zac" w:date="2015-11-16T21:20:00Z"/>
          <w:szCs w:val="24"/>
        </w:rPr>
      </w:pPr>
    </w:p>
    <w:p w14:paraId="269C3C6D" w14:textId="77777777" w:rsidR="00D83CF7" w:rsidRDefault="00D83CF7" w:rsidP="00D83CF7">
      <w:pPr>
        <w:spacing w:before="200" w:after="200"/>
        <w:rPr>
          <w:ins w:id="2350" w:author="Zac" w:date="2015-11-16T21:20:00Z"/>
          <w:b/>
          <w:color w:val="0070C0"/>
          <w:sz w:val="32"/>
          <w:u w:val="single"/>
        </w:rPr>
      </w:pPr>
      <w:ins w:id="2351" w:author="Zac" w:date="2015-11-16T21:20:00Z">
        <w:r>
          <w:rPr>
            <w:color w:val="0070C0"/>
          </w:rPr>
          <w:br w:type="page"/>
        </w:r>
      </w:ins>
    </w:p>
    <w:p w14:paraId="52C6E448" w14:textId="77777777" w:rsidR="00D83CF7" w:rsidRPr="005A600F" w:rsidRDefault="00D83CF7" w:rsidP="00D83CF7">
      <w:pPr>
        <w:pStyle w:val="Heading2"/>
        <w:rPr>
          <w:ins w:id="2352" w:author="Zac" w:date="2015-11-16T21:20:00Z"/>
          <w:color w:val="0070C0"/>
        </w:rPr>
      </w:pPr>
      <w:bookmarkStart w:id="2353" w:name="_Toc435434044"/>
      <w:bookmarkStart w:id="2354" w:name="_Toc435596057"/>
      <w:ins w:id="2355" w:author="Zac" w:date="2015-11-16T21:20:00Z">
        <w:r w:rsidRPr="005A600F">
          <w:rPr>
            <w:color w:val="0070C0"/>
          </w:rPr>
          <w:lastRenderedPageBreak/>
          <w:t>Supporting Installed Plugin</w:t>
        </w:r>
        <w:r>
          <w:rPr>
            <w:color w:val="0070C0"/>
          </w:rPr>
          <w:t>s</w:t>
        </w:r>
        <w:bookmarkEnd w:id="2353"/>
        <w:bookmarkEnd w:id="2354"/>
      </w:ins>
    </w:p>
    <w:p w14:paraId="33309152" w14:textId="77777777" w:rsidR="00D83CF7" w:rsidRDefault="00D83CF7" w:rsidP="00D83CF7">
      <w:pPr>
        <w:pStyle w:val="NoSpacing"/>
        <w:spacing w:after="0" w:line="276" w:lineRule="auto"/>
        <w:rPr>
          <w:ins w:id="2356" w:author="Zac" w:date="2015-11-16T21:20:00Z"/>
          <w:rFonts w:ascii="Calibri" w:hAnsi="Calibri"/>
          <w:sz w:val="24"/>
          <w:szCs w:val="24"/>
        </w:rPr>
      </w:pPr>
    </w:p>
    <w:p w14:paraId="6943D798" w14:textId="6894B0BE" w:rsidR="00D83CF7" w:rsidRPr="00685DDB" w:rsidRDefault="00D83CF7" w:rsidP="00D83CF7">
      <w:pPr>
        <w:pStyle w:val="NoSpacing"/>
        <w:spacing w:after="0" w:line="276" w:lineRule="auto"/>
        <w:rPr>
          <w:ins w:id="2357" w:author="Zac" w:date="2015-11-16T21:20:00Z"/>
          <w:rFonts w:ascii="Calibri" w:hAnsi="Calibri"/>
          <w:sz w:val="24"/>
          <w:szCs w:val="24"/>
        </w:rPr>
      </w:pPr>
      <w:ins w:id="2358" w:author="Zac" w:date="2015-11-16T21:20:00Z">
        <w:r>
          <w:rPr>
            <w:rFonts w:ascii="Calibri" w:hAnsi="Calibri"/>
            <w:sz w:val="24"/>
            <w:szCs w:val="24"/>
          </w:rPr>
          <w:t xml:space="preserve">When a plugin is implemented as described </w:t>
        </w:r>
      </w:ins>
      <w:ins w:id="2359" w:author="Zac" w:date="2015-11-17T08:18:00Z">
        <w:r w:rsidR="006259EA">
          <w:rPr>
            <w:rFonts w:ascii="Calibri" w:hAnsi="Calibri"/>
            <w:sz w:val="24"/>
            <w:szCs w:val="24"/>
          </w:rPr>
          <w:t xml:space="preserve">previously </w:t>
        </w:r>
      </w:ins>
      <w:ins w:id="2360" w:author="Zac" w:date="2015-11-16T21:20:00Z">
        <w:r>
          <w:rPr>
            <w:rFonts w:ascii="Calibri" w:hAnsi="Calibri"/>
            <w:sz w:val="24"/>
            <w:szCs w:val="24"/>
          </w:rPr>
          <w:t>in</w:t>
        </w:r>
      </w:ins>
      <w:ins w:id="2361" w:author="Zac" w:date="2015-11-17T08:18:00Z">
        <w:r w:rsidR="006259EA">
          <w:rPr>
            <w:rFonts w:ascii="Calibri" w:hAnsi="Calibri"/>
            <w:sz w:val="24"/>
            <w:szCs w:val="24"/>
          </w:rPr>
          <w:t xml:space="preserve"> </w:t>
        </w:r>
      </w:ins>
      <w:ins w:id="2362" w:author="Zac" w:date="2015-11-16T21:20:00Z">
        <w:r w:rsidRPr="005A600F">
          <w:rPr>
            <w:rFonts w:ascii="Calibri" w:hAnsi="Calibri"/>
            <w:color w:val="0070C0"/>
            <w:sz w:val="24"/>
            <w:szCs w:val="24"/>
          </w:rPr>
          <w:t>INSTALLED PLUGIN IMPLEMENTATION REQUIREMENTS</w:t>
        </w:r>
        <w:r>
          <w:rPr>
            <w:rFonts w:ascii="Calibri" w:hAnsi="Calibri"/>
            <w:sz w:val="24"/>
            <w:szCs w:val="24"/>
          </w:rPr>
          <w:t>, it provides a RESTful API that returns JSON according to “</w:t>
        </w:r>
        <w:r w:rsidRPr="005A600F">
          <w:rPr>
            <w:rFonts w:ascii="Calibri" w:hAnsi="Calibri"/>
            <w:color w:val="0070C0"/>
            <w:sz w:val="24"/>
            <w:szCs w:val="24"/>
          </w:rPr>
          <w:t>Data Feed Response Format</w:t>
        </w:r>
        <w:r>
          <w:rPr>
            <w:rFonts w:ascii="Calibri" w:hAnsi="Calibri"/>
            <w:sz w:val="24"/>
            <w:szCs w:val="24"/>
          </w:rPr>
          <w:t>” section found there. To consume that JSON output we include a “Direct API” extractor that reads in JSON (formatted as described) and exports the generator input tables as described above. This Extractor is called the JsonFeedExtractor and is used for all plugins created to support the Installed Plugin Implementation of the Extractor.</w:t>
        </w:r>
      </w:ins>
    </w:p>
    <w:p w14:paraId="6AB2D621" w14:textId="77777777" w:rsidR="00D83CF7" w:rsidRPr="00736330" w:rsidRDefault="00D83CF7" w:rsidP="00D83CF7">
      <w:pPr>
        <w:spacing w:before="200" w:after="200"/>
        <w:rPr>
          <w:ins w:id="2363" w:author="Zac" w:date="2015-11-16T21:20:00Z"/>
          <w:szCs w:val="24"/>
        </w:rPr>
      </w:pPr>
    </w:p>
    <w:p w14:paraId="69CDB01D" w14:textId="77777777" w:rsidR="00D83CF7" w:rsidRDefault="00D83CF7" w:rsidP="00D83CF7">
      <w:pPr>
        <w:spacing w:before="200" w:after="200"/>
        <w:rPr>
          <w:ins w:id="2364" w:author="Zac" w:date="2015-11-16T21:20:00Z"/>
          <w:b/>
          <w:caps/>
          <w:color w:val="39639D" w:themeColor="accent4"/>
          <w:spacing w:val="10"/>
          <w:kern w:val="28"/>
          <w:sz w:val="44"/>
          <w:szCs w:val="52"/>
        </w:rPr>
      </w:pPr>
      <w:ins w:id="2365" w:author="Zac" w:date="2015-11-16T21:20:00Z">
        <w:r>
          <w:br w:type="page"/>
        </w:r>
      </w:ins>
    </w:p>
    <w:p w14:paraId="553DDDA1" w14:textId="100BCC3E" w:rsidR="0000574F" w:rsidDel="00AD4F71" w:rsidRDefault="0000574F" w:rsidP="0000574F">
      <w:pPr>
        <w:pStyle w:val="ListParagraph"/>
        <w:numPr>
          <w:ilvl w:val="0"/>
          <w:numId w:val="40"/>
        </w:numPr>
        <w:rPr>
          <w:del w:id="2366" w:author="Zac" w:date="2015-11-16T08:51:00Z"/>
        </w:rPr>
      </w:pPr>
      <w:commentRangeStart w:id="2367"/>
      <w:del w:id="2368" w:author="Zac" w:date="2015-11-16T08:51:00Z">
        <w:r w:rsidDel="00AD4F71">
          <w:lastRenderedPageBreak/>
          <w:delText>Test returns by entering two returns, pull feed for current month, and see if included.</w:delText>
        </w:r>
        <w:commentRangeEnd w:id="2367"/>
        <w:r w:rsidR="00D7571A" w:rsidDel="00AD4F71">
          <w:rPr>
            <w:rStyle w:val="CommentReference"/>
          </w:rPr>
          <w:commentReference w:id="2367"/>
        </w:r>
      </w:del>
    </w:p>
    <w:p w14:paraId="40769082" w14:textId="190C69C4" w:rsidR="00A61DDC" w:rsidRDefault="00A61DDC">
      <w:pPr>
        <w:pStyle w:val="Heading1"/>
      </w:pPr>
      <w:bookmarkStart w:id="2369" w:name="_Toc435434051"/>
      <w:bookmarkStart w:id="2370" w:name="_Toc435596058"/>
      <w:r>
        <w:t>JavaScript Insertion</w:t>
      </w:r>
      <w:bookmarkEnd w:id="1377"/>
      <w:bookmarkEnd w:id="2369"/>
      <w:bookmarkEnd w:id="2370"/>
    </w:p>
    <w:p w14:paraId="1F92B0E8" w14:textId="7F199B07" w:rsidR="00A500FD" w:rsidRDefault="00A500FD" w:rsidP="005C27A8">
      <w:r>
        <w:t>JavaScript is inserted on all pages</w:t>
      </w:r>
      <w:r w:rsidR="00653F82">
        <w:t xml:space="preserve"> of the site in order to load our display code. The display code uses rules that the storeowner sets in their 4-Tell site plan to determine when and where</w:t>
      </w:r>
      <w:r>
        <w:t xml:space="preserve"> to insert recommendations. Special JavaScript is also placed on the order confirmation page to send us order information. This information is used to track sales and </w:t>
      </w:r>
      <w:r w:rsidR="00653F82">
        <w:t xml:space="preserve">enable </w:t>
      </w:r>
      <w:r>
        <w:t>transactional email</w:t>
      </w:r>
      <w:r w:rsidR="00653F82">
        <w:t xml:space="preserve"> recommendation</w:t>
      </w:r>
      <w:r>
        <w:t>s</w:t>
      </w:r>
      <w:r w:rsidR="005C27A8">
        <w:t>.</w:t>
      </w:r>
    </w:p>
    <w:p w14:paraId="59997A6A" w14:textId="77777777" w:rsidR="00A500FD" w:rsidRPr="00CD609A" w:rsidRDefault="00A500FD" w:rsidP="00A500FD">
      <w:pPr>
        <w:pStyle w:val="Heading2"/>
        <w:rPr>
          <w:color w:val="0070C0"/>
          <w:rPrChange w:id="2371" w:author="Zac" w:date="2015-11-05T01:59:00Z">
            <w:rPr/>
          </w:rPrChange>
        </w:rPr>
      </w:pPr>
      <w:bookmarkStart w:id="2372" w:name="_Toc435434052"/>
      <w:bookmarkStart w:id="2373" w:name="_Toc435596059"/>
      <w:r w:rsidRPr="00CD609A">
        <w:rPr>
          <w:color w:val="0070C0"/>
          <w:rPrChange w:id="2374" w:author="Zac" w:date="2015-11-05T01:59:00Z">
            <w:rPr/>
          </w:rPrChange>
        </w:rPr>
        <w:t>JavaScript for All Pages</w:t>
      </w:r>
      <w:bookmarkEnd w:id="2372"/>
      <w:bookmarkEnd w:id="2373"/>
    </w:p>
    <w:p w14:paraId="6FFA0EF2" w14:textId="165B16DB" w:rsidR="00A61DDC" w:rsidRDefault="00A61DDC" w:rsidP="00AF05DC">
      <w:r>
        <w:t xml:space="preserve">The following JavaScript should be inserted into the main frame header so that it appears on all pages in the site. Note that the ClientAlias and </w:t>
      </w:r>
      <w:r w:rsidR="00653F82">
        <w:t xml:space="preserve">Mode </w:t>
      </w:r>
      <w:r>
        <w:t>are variables</w:t>
      </w:r>
      <w:r w:rsidR="00B94A4D">
        <w:t xml:space="preserve">, labeled CLIENTALIAS and </w:t>
      </w:r>
      <w:del w:id="2375" w:author="Zac" w:date="2015-11-05T01:59:00Z">
        <w:r w:rsidR="00B94A4D" w:rsidDel="00CD609A">
          <w:delText>MODE,</w:delText>
        </w:r>
        <w:r w:rsidDel="00CD609A">
          <w:delText xml:space="preserve"> that</w:delText>
        </w:r>
      </w:del>
      <w:ins w:id="2376" w:author="Zac" w:date="2015-11-05T01:59:00Z">
        <w:r w:rsidR="00CD609A">
          <w:t>MODE that</w:t>
        </w:r>
      </w:ins>
      <w:r>
        <w:t xml:space="preserve"> must be made available from the Admin Settings above:</w:t>
      </w:r>
    </w:p>
    <w:p w14:paraId="3821C44C" w14:textId="77777777" w:rsidR="00B94A4D" w:rsidRDefault="00B94A4D" w:rsidP="00B94A4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6400"/>
          <w:sz w:val="19"/>
          <w:szCs w:val="19"/>
          <w:highlight w:val="white"/>
          <w:lang w:bidi="ar-SA"/>
        </w:rPr>
        <w:t>&lt;!--4-Tell Recommendations Begin (www.4-tell.com)--&gt;</w:t>
      </w:r>
    </w:p>
    <w:p w14:paraId="2B6B1017" w14:textId="77777777" w:rsidR="00B94A4D" w:rsidRDefault="00B94A4D" w:rsidP="00B94A4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script</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type</w:t>
      </w:r>
      <w:r>
        <w:rPr>
          <w:rFonts w:ascii="Consolas" w:hAnsi="Consolas" w:cs="Consolas"/>
          <w:color w:val="0000FF"/>
          <w:sz w:val="19"/>
          <w:szCs w:val="19"/>
          <w:highlight w:val="white"/>
          <w:lang w:bidi="ar-SA"/>
        </w:rPr>
        <w:t>="text/javascript"</w:t>
      </w: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async</w:t>
      </w:r>
      <w:r>
        <w:rPr>
          <w:rFonts w:ascii="Consolas" w:hAnsi="Consolas" w:cs="Consolas"/>
          <w:color w:val="000000"/>
          <w:sz w:val="19"/>
          <w:szCs w:val="19"/>
          <w:highlight w:val="white"/>
          <w:lang w:bidi="ar-SA"/>
        </w:rPr>
        <w:t xml:space="preserve">   </w:t>
      </w:r>
    </w:p>
    <w:p w14:paraId="562267C6" w14:textId="20F4C584" w:rsidR="00B94A4D" w:rsidRDefault="00B94A4D" w:rsidP="00B94A4D">
      <w:pPr>
        <w:autoSpaceDE w:val="0"/>
        <w:autoSpaceDN w:val="0"/>
        <w:adjustRightInd w:val="0"/>
        <w:spacing w:after="0" w:line="240" w:lineRule="auto"/>
        <w:rPr>
          <w:rFonts w:ascii="Consolas" w:hAnsi="Consolas" w:cs="Consolas"/>
          <w:color w:val="0000FF"/>
          <w:sz w:val="19"/>
          <w:szCs w:val="19"/>
          <w:highlight w:val="white"/>
          <w:lang w:bidi="ar-SA"/>
        </w:rPr>
      </w:pPr>
      <w:r>
        <w:rPr>
          <w:rFonts w:ascii="Consolas" w:hAnsi="Consolas" w:cs="Consolas"/>
          <w:color w:val="000000"/>
          <w:sz w:val="19"/>
          <w:szCs w:val="19"/>
          <w:highlight w:val="white"/>
          <w:lang w:bidi="ar-SA"/>
        </w:rPr>
        <w:t xml:space="preserve">  </w:t>
      </w:r>
      <w:r>
        <w:rPr>
          <w:rFonts w:ascii="Consolas" w:hAnsi="Consolas" w:cs="Consolas"/>
          <w:color w:val="FF0000"/>
          <w:sz w:val="19"/>
          <w:szCs w:val="19"/>
          <w:highlight w:val="white"/>
          <w:lang w:bidi="ar-SA"/>
        </w:rPr>
        <w:t>src</w:t>
      </w:r>
      <w:r>
        <w:rPr>
          <w:rFonts w:ascii="Consolas" w:hAnsi="Consolas" w:cs="Consolas"/>
          <w:color w:val="0000FF"/>
          <w:sz w:val="19"/>
          <w:szCs w:val="19"/>
          <w:highlight w:val="white"/>
          <w:lang w:bidi="ar-SA"/>
        </w:rPr>
        <w:t>="//4tcdn.blob.core.windows.net/4tjs3/4TellLoader.js?alias=CLIENTALIAS&amp;mode=MODE"&gt;</w:t>
      </w:r>
    </w:p>
    <w:p w14:paraId="02746A2F" w14:textId="00F3FE2F" w:rsidR="00B94A4D" w:rsidRDefault="00B94A4D" w:rsidP="00B94A4D">
      <w:pPr>
        <w:autoSpaceDE w:val="0"/>
        <w:autoSpaceDN w:val="0"/>
        <w:adjustRightInd w:val="0"/>
        <w:spacing w:after="0" w:line="240" w:lineRule="auto"/>
        <w:rPr>
          <w:rFonts w:ascii="Consolas" w:hAnsi="Consolas" w:cs="Consolas"/>
          <w:color w:val="000000"/>
          <w:sz w:val="19"/>
          <w:szCs w:val="19"/>
          <w:highlight w:val="white"/>
          <w:lang w:bidi="ar-SA"/>
        </w:rPr>
      </w:pPr>
      <w:r>
        <w:rPr>
          <w:rFonts w:ascii="Consolas" w:hAnsi="Consolas" w:cs="Consolas"/>
          <w:color w:val="0000FF"/>
          <w:sz w:val="19"/>
          <w:szCs w:val="19"/>
          <w:highlight w:val="white"/>
          <w:lang w:bidi="ar-SA"/>
        </w:rPr>
        <w:t>&lt;/</w:t>
      </w:r>
      <w:r>
        <w:rPr>
          <w:rFonts w:ascii="Consolas" w:hAnsi="Consolas" w:cs="Consolas"/>
          <w:color w:val="800000"/>
          <w:sz w:val="19"/>
          <w:szCs w:val="19"/>
          <w:highlight w:val="white"/>
          <w:lang w:bidi="ar-SA"/>
        </w:rPr>
        <w:t>script</w:t>
      </w:r>
      <w:r>
        <w:rPr>
          <w:rFonts w:ascii="Consolas" w:hAnsi="Consolas" w:cs="Consolas"/>
          <w:color w:val="0000FF"/>
          <w:sz w:val="19"/>
          <w:szCs w:val="19"/>
          <w:highlight w:val="white"/>
          <w:lang w:bidi="ar-SA"/>
        </w:rPr>
        <w:t>&gt;</w:t>
      </w:r>
    </w:p>
    <w:p w14:paraId="4B58A632" w14:textId="471A46FE" w:rsidR="007707A9" w:rsidRPr="000B13E9" w:rsidRDefault="00B94A4D" w:rsidP="00B94A4D">
      <w:pPr>
        <w:pStyle w:val="NoSpacing"/>
        <w:spacing w:after="0" w:line="276" w:lineRule="auto"/>
        <w:rPr>
          <w:rFonts w:ascii="Calibri" w:hAnsi="Calibri"/>
          <w:sz w:val="22"/>
          <w:szCs w:val="22"/>
        </w:rPr>
      </w:pPr>
      <w:r>
        <w:rPr>
          <w:rFonts w:ascii="Consolas" w:hAnsi="Consolas" w:cs="Consolas"/>
          <w:color w:val="006400"/>
          <w:sz w:val="19"/>
          <w:szCs w:val="19"/>
          <w:highlight w:val="white"/>
          <w:lang w:bidi="ar-SA"/>
        </w:rPr>
        <w:t>&lt;!--4-Tell Recommendations End--&gt;</w:t>
      </w:r>
    </w:p>
    <w:p w14:paraId="5026BDF5" w14:textId="77777777" w:rsidR="00000C24" w:rsidRDefault="00000C24" w:rsidP="00000C24"/>
    <w:p w14:paraId="3D2B5BE1" w14:textId="5EFDC213" w:rsidR="00000C24" w:rsidRDefault="00000C24" w:rsidP="00000C24">
      <w:r>
        <w:t>If the site uses jQuery, and the version is below 1.7, we need to setup a NoConflict setting in the Javascript loader. The following code is used:</w:t>
      </w:r>
    </w:p>
    <w:p w14:paraId="480B44DE" w14:textId="77777777" w:rsidR="00000C24" w:rsidRDefault="00000C24" w:rsidP="00000C24">
      <w:pPr>
        <w:autoSpaceDE w:val="0"/>
        <w:autoSpaceDN w:val="0"/>
        <w:adjustRightInd w:val="0"/>
        <w:spacing w:after="0" w:line="240" w:lineRule="auto"/>
        <w:rPr>
          <w:rFonts w:cs="Courier New"/>
          <w:color w:val="006400"/>
          <w:sz w:val="22"/>
          <w:szCs w:val="22"/>
          <w:highlight w:val="white"/>
          <w:lang w:bidi="ar-SA"/>
        </w:rPr>
      </w:pPr>
      <w:r w:rsidRPr="00B74AFC">
        <w:rPr>
          <w:rFonts w:cs="Courier New"/>
          <w:color w:val="006400"/>
          <w:sz w:val="22"/>
          <w:szCs w:val="22"/>
          <w:highlight w:val="white"/>
          <w:lang w:bidi="ar-SA"/>
        </w:rPr>
        <w:t>&lt;!--4-Tell Recommendations Begin (</w:t>
      </w:r>
      <w:hyperlink r:id="rId24" w:history="1">
        <w:r w:rsidRPr="00255ECB">
          <w:rPr>
            <w:rStyle w:val="Hyperlink"/>
            <w:rFonts w:cs="Courier New"/>
            <w:sz w:val="22"/>
            <w:szCs w:val="22"/>
            <w:highlight w:val="white"/>
            <w:lang w:bidi="ar-SA"/>
          </w:rPr>
          <w:t>www.4-tell.com)--</w:t>
        </w:r>
      </w:hyperlink>
      <w:r w:rsidRPr="00B74AFC">
        <w:rPr>
          <w:rFonts w:cs="Courier New"/>
          <w:color w:val="006400"/>
          <w:sz w:val="22"/>
          <w:szCs w:val="22"/>
          <w:highlight w:val="white"/>
          <w:lang w:bidi="ar-SA"/>
        </w:rPr>
        <w:t>&gt;</w:t>
      </w:r>
    </w:p>
    <w:p w14:paraId="7B1E4995" w14:textId="77777777" w:rsidR="00000C24" w:rsidRDefault="00000C24" w:rsidP="00000C24">
      <w:pPr>
        <w:autoSpaceDE w:val="0"/>
        <w:autoSpaceDN w:val="0"/>
        <w:adjustRightInd w:val="0"/>
        <w:spacing w:after="0" w:line="240" w:lineRule="auto"/>
        <w:rPr>
          <w:rFonts w:cs="Courier New"/>
          <w:color w:val="000000"/>
          <w:sz w:val="22"/>
          <w:szCs w:val="22"/>
          <w:highlight w:val="white"/>
          <w:lang w:bidi="ar-SA"/>
        </w:rPr>
      </w:pPr>
      <w:r w:rsidRPr="00B74AFC">
        <w:rPr>
          <w:rFonts w:cs="Courier New"/>
          <w:color w:val="0000FF"/>
          <w:sz w:val="22"/>
          <w:szCs w:val="22"/>
          <w:highlight w:val="white"/>
          <w:lang w:bidi="ar-SA"/>
        </w:rPr>
        <w:t>&lt;</w:t>
      </w:r>
      <w:r w:rsidRPr="00B74AFC">
        <w:rPr>
          <w:rFonts w:cs="Courier New"/>
          <w:color w:val="800000"/>
          <w:sz w:val="22"/>
          <w:szCs w:val="22"/>
          <w:highlight w:val="white"/>
          <w:lang w:bidi="ar-SA"/>
        </w:rPr>
        <w:t>script</w:t>
      </w:r>
      <w:r w:rsidRPr="00B74AFC">
        <w:rPr>
          <w:rFonts w:cs="Courier New"/>
          <w:color w:val="000000"/>
          <w:sz w:val="22"/>
          <w:szCs w:val="22"/>
          <w:highlight w:val="white"/>
          <w:lang w:bidi="ar-SA"/>
        </w:rPr>
        <w:t xml:space="preserve"> </w:t>
      </w:r>
      <w:r w:rsidRPr="00B74AFC">
        <w:rPr>
          <w:rFonts w:cs="Courier New"/>
          <w:color w:val="FF0000"/>
          <w:sz w:val="22"/>
          <w:szCs w:val="22"/>
          <w:highlight w:val="white"/>
          <w:lang w:bidi="ar-SA"/>
        </w:rPr>
        <w:t>type</w:t>
      </w:r>
      <w:r w:rsidRPr="00B74AFC">
        <w:rPr>
          <w:rFonts w:cs="Courier New"/>
          <w:color w:val="0000FF"/>
          <w:sz w:val="22"/>
          <w:szCs w:val="22"/>
          <w:highlight w:val="white"/>
          <w:lang w:bidi="ar-SA"/>
        </w:rPr>
        <w:t>="text/javascript"</w:t>
      </w:r>
      <w:r w:rsidRPr="00B74AFC">
        <w:rPr>
          <w:rFonts w:cs="Courier New"/>
          <w:color w:val="000000"/>
          <w:sz w:val="22"/>
          <w:szCs w:val="22"/>
          <w:highlight w:val="white"/>
          <w:lang w:bidi="ar-SA"/>
        </w:rPr>
        <w:t xml:space="preserve"> </w:t>
      </w:r>
    </w:p>
    <w:p w14:paraId="7B32AF38" w14:textId="77777777" w:rsidR="00000C24" w:rsidRDefault="00000C24" w:rsidP="00000C24">
      <w:pPr>
        <w:autoSpaceDE w:val="0"/>
        <w:autoSpaceDN w:val="0"/>
        <w:adjustRightInd w:val="0"/>
        <w:spacing w:after="0" w:line="240" w:lineRule="auto"/>
        <w:rPr>
          <w:rFonts w:cs="Courier New"/>
          <w:color w:val="0000FF"/>
          <w:sz w:val="22"/>
          <w:szCs w:val="22"/>
          <w:highlight w:val="white"/>
          <w:lang w:bidi="ar-SA"/>
        </w:rPr>
      </w:pPr>
      <w:r>
        <w:rPr>
          <w:rFonts w:cs="Courier New"/>
          <w:color w:val="000000"/>
          <w:sz w:val="22"/>
          <w:szCs w:val="22"/>
          <w:highlight w:val="white"/>
          <w:lang w:bidi="ar-SA"/>
        </w:rPr>
        <w:t xml:space="preserve">    </w:t>
      </w:r>
      <w:r w:rsidRPr="00B74AFC">
        <w:rPr>
          <w:rFonts w:cs="Courier New"/>
          <w:color w:val="FF0000"/>
          <w:sz w:val="22"/>
          <w:szCs w:val="22"/>
          <w:highlight w:val="white"/>
          <w:lang w:bidi="ar-SA"/>
        </w:rPr>
        <w:t>src</w:t>
      </w:r>
      <w:r>
        <w:rPr>
          <w:rFonts w:cs="Courier New"/>
          <w:color w:val="0000FF"/>
          <w:sz w:val="22"/>
          <w:szCs w:val="22"/>
          <w:highlight w:val="white"/>
          <w:lang w:bidi="ar-SA"/>
        </w:rPr>
        <w:t>="</w:t>
      </w:r>
      <w:r w:rsidRPr="00DB42E9">
        <w:rPr>
          <w:rFonts w:cs="Courier New"/>
          <w:color w:val="0000FF"/>
          <w:sz w:val="22"/>
          <w:szCs w:val="22"/>
          <w:lang w:bidi="ar-SA"/>
        </w:rPr>
        <w:t>//ajax.googleapis.com/ajax/libs/jquery/1.11.1/jquery.min.js</w:t>
      </w:r>
      <w:r w:rsidRPr="00B74AFC">
        <w:rPr>
          <w:rFonts w:cs="Courier New"/>
          <w:color w:val="0000FF"/>
          <w:sz w:val="22"/>
          <w:szCs w:val="22"/>
          <w:highlight w:val="white"/>
          <w:lang w:bidi="ar-SA"/>
        </w:rPr>
        <w:t>"&gt;</w:t>
      </w:r>
    </w:p>
    <w:p w14:paraId="735DDD0D" w14:textId="6278F8A1" w:rsidR="00000C24" w:rsidRDefault="00000C24" w:rsidP="00000C24">
      <w:pPr>
        <w:autoSpaceDE w:val="0"/>
        <w:autoSpaceDN w:val="0"/>
        <w:adjustRightInd w:val="0"/>
        <w:spacing w:after="0" w:line="240" w:lineRule="auto"/>
        <w:rPr>
          <w:rFonts w:cs="Courier New"/>
          <w:color w:val="0000FF"/>
          <w:sz w:val="22"/>
          <w:szCs w:val="22"/>
          <w:highlight w:val="white"/>
          <w:lang w:bidi="ar-SA"/>
        </w:rPr>
      </w:pPr>
      <w:r w:rsidRPr="00B74AFC">
        <w:rPr>
          <w:rFonts w:cs="Courier New"/>
          <w:color w:val="0000FF"/>
          <w:sz w:val="22"/>
          <w:szCs w:val="22"/>
          <w:highlight w:val="white"/>
          <w:lang w:bidi="ar-SA"/>
        </w:rPr>
        <w:t>&lt;/</w:t>
      </w:r>
      <w:r w:rsidRPr="00B74AFC">
        <w:rPr>
          <w:rFonts w:cs="Courier New"/>
          <w:color w:val="800000"/>
          <w:sz w:val="22"/>
          <w:szCs w:val="22"/>
          <w:highlight w:val="white"/>
          <w:lang w:bidi="ar-SA"/>
        </w:rPr>
        <w:t>script</w:t>
      </w:r>
      <w:r w:rsidRPr="00B74AFC">
        <w:rPr>
          <w:rFonts w:cs="Courier New"/>
          <w:color w:val="0000FF"/>
          <w:sz w:val="22"/>
          <w:szCs w:val="22"/>
          <w:highlight w:val="white"/>
          <w:lang w:bidi="ar-SA"/>
        </w:rPr>
        <w:t>&gt;</w:t>
      </w:r>
    </w:p>
    <w:p w14:paraId="72F624D8" w14:textId="77777777" w:rsidR="00000C24" w:rsidRDefault="00000C24" w:rsidP="00000C24">
      <w:pPr>
        <w:autoSpaceDE w:val="0"/>
        <w:autoSpaceDN w:val="0"/>
        <w:adjustRightInd w:val="0"/>
        <w:spacing w:after="0" w:line="240" w:lineRule="auto"/>
        <w:rPr>
          <w:rFonts w:cs="Courier New"/>
          <w:color w:val="0000FF"/>
          <w:sz w:val="22"/>
          <w:szCs w:val="22"/>
          <w:highlight w:val="white"/>
          <w:lang w:bidi="ar-SA"/>
        </w:rPr>
      </w:pPr>
      <w:r w:rsidRPr="00B74AFC">
        <w:rPr>
          <w:rFonts w:cs="Courier New"/>
          <w:color w:val="0000FF"/>
          <w:sz w:val="22"/>
          <w:szCs w:val="22"/>
          <w:highlight w:val="white"/>
          <w:lang w:bidi="ar-SA"/>
        </w:rPr>
        <w:t>&lt;</w:t>
      </w:r>
      <w:r w:rsidRPr="00B74AFC">
        <w:rPr>
          <w:rFonts w:cs="Courier New"/>
          <w:color w:val="800000"/>
          <w:sz w:val="22"/>
          <w:szCs w:val="22"/>
          <w:highlight w:val="white"/>
          <w:lang w:bidi="ar-SA"/>
        </w:rPr>
        <w:t>script</w:t>
      </w:r>
      <w:r w:rsidRPr="00B74AFC">
        <w:rPr>
          <w:rFonts w:cs="Courier New"/>
          <w:color w:val="000000"/>
          <w:sz w:val="22"/>
          <w:szCs w:val="22"/>
          <w:highlight w:val="white"/>
          <w:lang w:bidi="ar-SA"/>
        </w:rPr>
        <w:t xml:space="preserve"> </w:t>
      </w:r>
      <w:r w:rsidRPr="00B74AFC">
        <w:rPr>
          <w:rFonts w:cs="Courier New"/>
          <w:color w:val="FF0000"/>
          <w:sz w:val="22"/>
          <w:szCs w:val="22"/>
          <w:highlight w:val="white"/>
          <w:lang w:bidi="ar-SA"/>
        </w:rPr>
        <w:t>type</w:t>
      </w:r>
      <w:r w:rsidRPr="00B74AFC">
        <w:rPr>
          <w:rFonts w:cs="Courier New"/>
          <w:color w:val="0000FF"/>
          <w:sz w:val="22"/>
          <w:szCs w:val="22"/>
          <w:highlight w:val="white"/>
          <w:lang w:bidi="ar-SA"/>
        </w:rPr>
        <w:t>="text/javascript"&gt;</w:t>
      </w:r>
    </w:p>
    <w:p w14:paraId="67F06CAD" w14:textId="77777777" w:rsidR="00000C24" w:rsidRDefault="00000C24" w:rsidP="00000C24">
      <w:pPr>
        <w:autoSpaceDE w:val="0"/>
        <w:autoSpaceDN w:val="0"/>
        <w:adjustRightInd w:val="0"/>
        <w:spacing w:after="0" w:line="240" w:lineRule="auto"/>
        <w:rPr>
          <w:rFonts w:cs="Courier New"/>
          <w:color w:val="0000FF"/>
          <w:sz w:val="22"/>
          <w:szCs w:val="22"/>
          <w:highlight w:val="white"/>
          <w:lang w:bidi="ar-SA"/>
        </w:rPr>
      </w:pPr>
      <w:r>
        <w:rPr>
          <w:rFonts w:cs="Courier New"/>
          <w:color w:val="0000FF"/>
          <w:sz w:val="22"/>
          <w:szCs w:val="22"/>
          <w:highlight w:val="white"/>
          <w:lang w:bidi="ar-SA"/>
        </w:rPr>
        <w:t xml:space="preserve">    _4TellBoost={}; _4TellBoost.jq=jQuery.noConflict(true);</w:t>
      </w:r>
    </w:p>
    <w:p w14:paraId="0D860C95" w14:textId="77777777" w:rsidR="00000C24" w:rsidRPr="00B74AFC" w:rsidRDefault="00000C24" w:rsidP="00000C24">
      <w:pPr>
        <w:autoSpaceDE w:val="0"/>
        <w:autoSpaceDN w:val="0"/>
        <w:adjustRightInd w:val="0"/>
        <w:spacing w:after="0" w:line="240" w:lineRule="auto"/>
        <w:rPr>
          <w:rFonts w:cs="Courier New"/>
          <w:color w:val="000000"/>
          <w:sz w:val="22"/>
          <w:szCs w:val="22"/>
          <w:highlight w:val="white"/>
          <w:lang w:bidi="ar-SA"/>
        </w:rPr>
      </w:pPr>
      <w:r w:rsidRPr="00B74AFC">
        <w:rPr>
          <w:rFonts w:cs="Courier New"/>
          <w:color w:val="0000FF"/>
          <w:sz w:val="22"/>
          <w:szCs w:val="22"/>
          <w:highlight w:val="white"/>
          <w:lang w:bidi="ar-SA"/>
        </w:rPr>
        <w:t>&lt;/</w:t>
      </w:r>
      <w:r w:rsidRPr="00B74AFC">
        <w:rPr>
          <w:rFonts w:cs="Courier New"/>
          <w:color w:val="800000"/>
          <w:sz w:val="22"/>
          <w:szCs w:val="22"/>
          <w:highlight w:val="white"/>
          <w:lang w:bidi="ar-SA"/>
        </w:rPr>
        <w:t>script</w:t>
      </w:r>
      <w:r w:rsidRPr="00B74AFC">
        <w:rPr>
          <w:rFonts w:cs="Courier New"/>
          <w:color w:val="0000FF"/>
          <w:sz w:val="22"/>
          <w:szCs w:val="22"/>
          <w:highlight w:val="white"/>
          <w:lang w:bidi="ar-SA"/>
        </w:rPr>
        <w:t>&gt;</w:t>
      </w:r>
    </w:p>
    <w:p w14:paraId="5327AEEA" w14:textId="77777777" w:rsidR="00000C24" w:rsidRDefault="00000C24" w:rsidP="00000C24">
      <w:pPr>
        <w:autoSpaceDE w:val="0"/>
        <w:autoSpaceDN w:val="0"/>
        <w:adjustRightInd w:val="0"/>
        <w:spacing w:after="0" w:line="240" w:lineRule="auto"/>
        <w:rPr>
          <w:rFonts w:cs="Courier New"/>
          <w:color w:val="000000"/>
          <w:sz w:val="22"/>
          <w:szCs w:val="22"/>
          <w:highlight w:val="white"/>
          <w:lang w:bidi="ar-SA"/>
        </w:rPr>
      </w:pPr>
      <w:r w:rsidRPr="00B74AFC">
        <w:rPr>
          <w:rFonts w:cs="Courier New"/>
          <w:color w:val="0000FF"/>
          <w:sz w:val="22"/>
          <w:szCs w:val="22"/>
          <w:highlight w:val="white"/>
          <w:lang w:bidi="ar-SA"/>
        </w:rPr>
        <w:t>&lt;</w:t>
      </w:r>
      <w:r w:rsidRPr="00B74AFC">
        <w:rPr>
          <w:rFonts w:cs="Courier New"/>
          <w:color w:val="800000"/>
          <w:sz w:val="22"/>
          <w:szCs w:val="22"/>
          <w:highlight w:val="white"/>
          <w:lang w:bidi="ar-SA"/>
        </w:rPr>
        <w:t>script</w:t>
      </w:r>
      <w:r w:rsidRPr="00B74AFC">
        <w:rPr>
          <w:rFonts w:cs="Courier New"/>
          <w:color w:val="000000"/>
          <w:sz w:val="22"/>
          <w:szCs w:val="22"/>
          <w:highlight w:val="white"/>
          <w:lang w:bidi="ar-SA"/>
        </w:rPr>
        <w:t xml:space="preserve"> </w:t>
      </w:r>
      <w:r w:rsidRPr="00B74AFC">
        <w:rPr>
          <w:rFonts w:cs="Courier New"/>
          <w:color w:val="FF0000"/>
          <w:sz w:val="22"/>
          <w:szCs w:val="22"/>
          <w:highlight w:val="white"/>
          <w:lang w:bidi="ar-SA"/>
        </w:rPr>
        <w:t>type</w:t>
      </w:r>
      <w:r w:rsidRPr="00B74AFC">
        <w:rPr>
          <w:rFonts w:cs="Courier New"/>
          <w:color w:val="0000FF"/>
          <w:sz w:val="22"/>
          <w:szCs w:val="22"/>
          <w:highlight w:val="white"/>
          <w:lang w:bidi="ar-SA"/>
        </w:rPr>
        <w:t>="text/javascript"</w:t>
      </w:r>
      <w:r w:rsidRPr="00B74AFC">
        <w:rPr>
          <w:rFonts w:cs="Courier New"/>
          <w:color w:val="000000"/>
          <w:sz w:val="22"/>
          <w:szCs w:val="22"/>
          <w:highlight w:val="white"/>
          <w:lang w:bidi="ar-SA"/>
        </w:rPr>
        <w:t xml:space="preserve"> </w:t>
      </w:r>
      <w:r w:rsidRPr="00B74AFC">
        <w:rPr>
          <w:rFonts w:cs="Courier New"/>
          <w:color w:val="FF0000"/>
          <w:sz w:val="22"/>
          <w:szCs w:val="22"/>
          <w:highlight w:val="white"/>
          <w:lang w:bidi="ar-SA"/>
        </w:rPr>
        <w:t>async</w:t>
      </w:r>
      <w:r>
        <w:rPr>
          <w:rFonts w:cs="Courier New"/>
          <w:color w:val="000000"/>
          <w:sz w:val="22"/>
          <w:szCs w:val="22"/>
          <w:highlight w:val="white"/>
          <w:lang w:bidi="ar-SA"/>
        </w:rPr>
        <w:t xml:space="preserve"> </w:t>
      </w:r>
    </w:p>
    <w:p w14:paraId="09294FB3" w14:textId="77777777" w:rsidR="00000C24" w:rsidRDefault="00000C24" w:rsidP="00000C24">
      <w:pPr>
        <w:autoSpaceDE w:val="0"/>
        <w:autoSpaceDN w:val="0"/>
        <w:adjustRightInd w:val="0"/>
        <w:spacing w:after="0" w:line="240" w:lineRule="auto"/>
        <w:rPr>
          <w:rFonts w:cs="Courier New"/>
          <w:color w:val="0000FF"/>
          <w:sz w:val="22"/>
          <w:szCs w:val="22"/>
          <w:highlight w:val="white"/>
          <w:lang w:bidi="ar-SA"/>
        </w:rPr>
      </w:pPr>
      <w:r>
        <w:rPr>
          <w:rFonts w:cs="Courier New"/>
          <w:color w:val="000000"/>
          <w:sz w:val="22"/>
          <w:szCs w:val="22"/>
          <w:highlight w:val="white"/>
          <w:lang w:bidi="ar-SA"/>
        </w:rPr>
        <w:t xml:space="preserve">    </w:t>
      </w:r>
      <w:r w:rsidRPr="00B74AFC">
        <w:rPr>
          <w:rFonts w:cs="Courier New"/>
          <w:color w:val="FF0000"/>
          <w:sz w:val="22"/>
          <w:szCs w:val="22"/>
          <w:highlight w:val="white"/>
          <w:lang w:bidi="ar-SA"/>
        </w:rPr>
        <w:t>src</w:t>
      </w:r>
      <w:r w:rsidRPr="00B74AFC">
        <w:rPr>
          <w:rFonts w:cs="Courier New"/>
          <w:color w:val="0000FF"/>
          <w:sz w:val="22"/>
          <w:szCs w:val="22"/>
          <w:highlight w:val="white"/>
          <w:lang w:bidi="ar-SA"/>
        </w:rPr>
        <w:t>="//4tcdn.blob.core.windows.net/4tjs3/</w:t>
      </w:r>
      <w:r>
        <w:rPr>
          <w:rFonts w:cs="Courier New"/>
          <w:color w:val="0000FF"/>
          <w:sz w:val="22"/>
          <w:szCs w:val="22"/>
          <w:highlight w:val="white"/>
          <w:lang w:bidi="ar-SA"/>
        </w:rPr>
        <w:t>4TellLoader.js?alias=</w:t>
      </w:r>
      <w:r w:rsidRPr="00DB42E9">
        <w:rPr>
          <w:rFonts w:cs="Courier New"/>
          <w:color w:val="0000FF"/>
          <w:sz w:val="22"/>
          <w:szCs w:val="22"/>
          <w:highlight w:val="white"/>
          <w:lang w:bidi="ar-SA"/>
        </w:rPr>
        <w:t xml:space="preserve"> </w:t>
      </w:r>
      <w:r>
        <w:rPr>
          <w:rFonts w:cs="Courier New"/>
          <w:color w:val="0000FF"/>
          <w:sz w:val="22"/>
          <w:szCs w:val="22"/>
          <w:highlight w:val="white"/>
          <w:lang w:bidi="ar-SA"/>
        </w:rPr>
        <w:t>SITE_ALIAS</w:t>
      </w:r>
      <w:r w:rsidRPr="00B74AFC">
        <w:rPr>
          <w:rFonts w:cs="Courier New"/>
          <w:color w:val="0000FF"/>
          <w:sz w:val="22"/>
          <w:szCs w:val="22"/>
          <w:highlight w:val="white"/>
          <w:lang w:bidi="ar-SA"/>
        </w:rPr>
        <w:t>"&gt;</w:t>
      </w:r>
    </w:p>
    <w:p w14:paraId="6A9D5A89" w14:textId="10E34DF7" w:rsidR="00000C24" w:rsidRPr="00B74AFC" w:rsidRDefault="00000C24" w:rsidP="00000C24">
      <w:pPr>
        <w:autoSpaceDE w:val="0"/>
        <w:autoSpaceDN w:val="0"/>
        <w:adjustRightInd w:val="0"/>
        <w:spacing w:after="0" w:line="240" w:lineRule="auto"/>
        <w:rPr>
          <w:rFonts w:cs="Courier New"/>
          <w:color w:val="000000"/>
          <w:sz w:val="22"/>
          <w:szCs w:val="22"/>
          <w:highlight w:val="white"/>
          <w:lang w:bidi="ar-SA"/>
        </w:rPr>
      </w:pPr>
      <w:r w:rsidRPr="00B74AFC">
        <w:rPr>
          <w:rFonts w:cs="Courier New"/>
          <w:color w:val="0000FF"/>
          <w:sz w:val="22"/>
          <w:szCs w:val="22"/>
          <w:highlight w:val="white"/>
          <w:lang w:bidi="ar-SA"/>
        </w:rPr>
        <w:t>&lt;/</w:t>
      </w:r>
      <w:r w:rsidRPr="00B74AFC">
        <w:rPr>
          <w:rFonts w:cs="Courier New"/>
          <w:color w:val="800000"/>
          <w:sz w:val="22"/>
          <w:szCs w:val="22"/>
          <w:highlight w:val="white"/>
          <w:lang w:bidi="ar-SA"/>
        </w:rPr>
        <w:t>script</w:t>
      </w:r>
      <w:r w:rsidRPr="00B74AFC">
        <w:rPr>
          <w:rFonts w:cs="Courier New"/>
          <w:color w:val="0000FF"/>
          <w:sz w:val="22"/>
          <w:szCs w:val="22"/>
          <w:highlight w:val="white"/>
          <w:lang w:bidi="ar-SA"/>
        </w:rPr>
        <w:t>&gt;</w:t>
      </w:r>
    </w:p>
    <w:p w14:paraId="31A732A1" w14:textId="77777777" w:rsidR="00000C24" w:rsidRPr="00B74AFC" w:rsidRDefault="00000C24" w:rsidP="00000C24">
      <w:pPr>
        <w:autoSpaceDE w:val="0"/>
        <w:autoSpaceDN w:val="0"/>
        <w:adjustRightInd w:val="0"/>
        <w:spacing w:after="0" w:line="240" w:lineRule="auto"/>
        <w:rPr>
          <w:rFonts w:cs="Courier New"/>
          <w:color w:val="000000"/>
          <w:sz w:val="22"/>
          <w:szCs w:val="22"/>
          <w:highlight w:val="white"/>
          <w:lang w:bidi="ar-SA"/>
        </w:rPr>
      </w:pPr>
      <w:r w:rsidRPr="00B74AFC">
        <w:rPr>
          <w:rFonts w:cs="Courier New"/>
          <w:color w:val="006400"/>
          <w:sz w:val="22"/>
          <w:szCs w:val="22"/>
          <w:highlight w:val="white"/>
          <w:lang w:bidi="ar-SA"/>
        </w:rPr>
        <w:t>&lt;!--4-Tell Recommendations End--&gt;</w:t>
      </w:r>
    </w:p>
    <w:p w14:paraId="59D1CE7B" w14:textId="77777777" w:rsidR="00000C24" w:rsidRDefault="00000C24" w:rsidP="00000C24"/>
    <w:p w14:paraId="22EC9D04" w14:textId="59EBBDAB" w:rsidR="00A500FD" w:rsidRPr="00CD609A" w:rsidRDefault="00A500FD" w:rsidP="000B13E9">
      <w:pPr>
        <w:pStyle w:val="Heading2"/>
        <w:keepNext/>
        <w:keepLines/>
        <w:rPr>
          <w:color w:val="0070C0"/>
          <w:rPrChange w:id="2377" w:author="Zac" w:date="2015-11-05T02:00:00Z">
            <w:rPr/>
          </w:rPrChange>
        </w:rPr>
      </w:pPr>
      <w:bookmarkStart w:id="2378" w:name="_Toc435434053"/>
      <w:bookmarkStart w:id="2379" w:name="_Toc435596060"/>
      <w:r w:rsidRPr="00CD609A">
        <w:rPr>
          <w:color w:val="0070C0"/>
          <w:rPrChange w:id="2380" w:author="Zac" w:date="2015-11-05T02:00:00Z">
            <w:rPr/>
          </w:rPrChange>
        </w:rPr>
        <w:t>Order Confirmation</w:t>
      </w:r>
      <w:bookmarkEnd w:id="2378"/>
      <w:bookmarkEnd w:id="2379"/>
    </w:p>
    <w:p w14:paraId="26EEFDC8" w14:textId="4EE79F1A" w:rsidR="006D6FB5" w:rsidRPr="006863EC" w:rsidRDefault="006D6FB5" w:rsidP="000B13E9">
      <w:pPr>
        <w:keepNext/>
        <w:keepLines/>
        <w:rPr>
          <w:shd w:val="clear" w:color="auto" w:fill="FFFFFF"/>
          <w:lang w:bidi="ar-SA"/>
        </w:rPr>
      </w:pPr>
      <w:r w:rsidRPr="006863EC">
        <w:rPr>
          <w:shd w:val="clear" w:color="auto" w:fill="FFFFFF"/>
          <w:lang w:bidi="ar-SA"/>
        </w:rPr>
        <w:t>Order confirmations allow the Boost service to track real-time sales behavior on the site.</w:t>
      </w:r>
      <w:r w:rsidR="00DB0FD6">
        <w:rPr>
          <w:shd w:val="clear" w:color="auto" w:fill="FFFFFF"/>
          <w:lang w:bidi="ar-SA"/>
        </w:rPr>
        <w:t xml:space="preserve"> As such, the sales data feed is required to obtain the historical sales, but not required for the nightly update. Order confirmation</w:t>
      </w:r>
      <w:r w:rsidRPr="006863EC">
        <w:rPr>
          <w:shd w:val="clear" w:color="auto" w:fill="FFFFFF"/>
          <w:lang w:bidi="ar-SA"/>
        </w:rPr>
        <w:t xml:space="preserve"> also is a critical piece to allow recommendations in emails using our Boost4Email service.</w:t>
      </w:r>
    </w:p>
    <w:p w14:paraId="178D483D" w14:textId="08B716B7" w:rsidR="006D6FB5" w:rsidRPr="006863EC" w:rsidRDefault="007707A9" w:rsidP="006863EC">
      <w:commentRangeStart w:id="2381"/>
      <w:r>
        <w:t>Order Confirmations are</w:t>
      </w:r>
      <w:r w:rsidR="006D6FB5" w:rsidRPr="006863EC">
        <w:t xml:space="preserve"> accomplished by calling our UploadData/singleSale function on </w:t>
      </w:r>
      <w:r w:rsidRPr="006863EC">
        <w:t xml:space="preserve">the </w:t>
      </w:r>
      <w:r w:rsidR="006D6FB5" w:rsidRPr="006863EC">
        <w:rPr>
          <w:rStyle w:val="il"/>
          <w:rFonts w:eastAsia="Times New Roman" w:cs="Arial"/>
          <w:color w:val="222222"/>
          <w:szCs w:val="24"/>
        </w:rPr>
        <w:t>order</w:t>
      </w:r>
      <w:r w:rsidR="006D6FB5" w:rsidRPr="006863EC">
        <w:rPr>
          <w:rStyle w:val="apple-converted-space"/>
          <w:rFonts w:eastAsia="Times New Roman" w:cs="Arial"/>
          <w:color w:val="222222"/>
          <w:szCs w:val="24"/>
        </w:rPr>
        <w:t> </w:t>
      </w:r>
      <w:r w:rsidR="006D6FB5" w:rsidRPr="006863EC">
        <w:rPr>
          <w:rStyle w:val="il"/>
          <w:rFonts w:eastAsia="Times New Roman" w:cs="Arial"/>
          <w:color w:val="222222"/>
          <w:szCs w:val="24"/>
        </w:rPr>
        <w:t>confirmation</w:t>
      </w:r>
      <w:r w:rsidR="006D6FB5" w:rsidRPr="006863EC">
        <w:rPr>
          <w:rStyle w:val="apple-converted-space"/>
          <w:rFonts w:eastAsia="Times New Roman" w:cs="Arial"/>
          <w:color w:val="222222"/>
          <w:szCs w:val="24"/>
        </w:rPr>
        <w:t> </w:t>
      </w:r>
      <w:r w:rsidR="006D6FB5" w:rsidRPr="006863EC">
        <w:t>page and passing the details of the</w:t>
      </w:r>
      <w:r w:rsidR="006D6FB5" w:rsidRPr="006863EC">
        <w:rPr>
          <w:rStyle w:val="apple-converted-space"/>
          <w:rFonts w:eastAsia="Times New Roman" w:cs="Arial"/>
          <w:color w:val="222222"/>
          <w:szCs w:val="24"/>
        </w:rPr>
        <w:t> </w:t>
      </w:r>
      <w:r w:rsidR="006D6FB5" w:rsidRPr="006863EC">
        <w:rPr>
          <w:rStyle w:val="il"/>
          <w:rFonts w:eastAsia="Times New Roman" w:cs="Arial"/>
          <w:color w:val="222222"/>
          <w:szCs w:val="24"/>
        </w:rPr>
        <w:t>order</w:t>
      </w:r>
      <w:r w:rsidR="006D6FB5" w:rsidRPr="006863EC">
        <w:rPr>
          <w:rStyle w:val="apple-converted-space"/>
          <w:rFonts w:eastAsia="Times New Roman" w:cs="Arial"/>
          <w:color w:val="222222"/>
          <w:szCs w:val="24"/>
        </w:rPr>
        <w:t> </w:t>
      </w:r>
      <w:r w:rsidR="006D6FB5" w:rsidRPr="006863EC">
        <w:t xml:space="preserve">that was just processed. </w:t>
      </w:r>
      <w:r w:rsidR="006D6FB5" w:rsidRPr="005D5F50">
        <w:rPr>
          <w:b/>
        </w:rPr>
        <w:t xml:space="preserve">One call </w:t>
      </w:r>
      <w:r w:rsidR="006D6FB5" w:rsidRPr="005D5F50">
        <w:rPr>
          <w:b/>
        </w:rPr>
        <w:lastRenderedPageBreak/>
        <w:t>must be made for each item that was purchased</w:t>
      </w:r>
      <w:r w:rsidR="005D5F50">
        <w:rPr>
          <w:b/>
        </w:rPr>
        <w:t xml:space="preserve"> in the order</w:t>
      </w:r>
      <w:r w:rsidR="00433A95">
        <w:t xml:space="preserve"> </w:t>
      </w:r>
      <w:r w:rsidR="005D5F50">
        <w:t>since</w:t>
      </w:r>
      <w:r w:rsidR="00433A95">
        <w:t xml:space="preserve"> orders can have multiple items</w:t>
      </w:r>
      <w:r w:rsidR="006D6FB5" w:rsidRPr="006863EC">
        <w:t>. This can either be done server-side or through</w:t>
      </w:r>
      <w:r w:rsidR="006D6FB5" w:rsidRPr="006863EC">
        <w:rPr>
          <w:rStyle w:val="apple-converted-space"/>
          <w:rFonts w:eastAsia="Times New Roman" w:cs="Arial"/>
          <w:color w:val="222222"/>
          <w:szCs w:val="24"/>
        </w:rPr>
        <w:t> </w:t>
      </w:r>
      <w:r w:rsidR="006D6FB5" w:rsidRPr="006863EC">
        <w:rPr>
          <w:rStyle w:val="il"/>
          <w:rFonts w:eastAsia="Times New Roman" w:cs="Arial"/>
          <w:color w:val="222222"/>
          <w:szCs w:val="24"/>
        </w:rPr>
        <w:t>JavaScript</w:t>
      </w:r>
      <w:r w:rsidR="006D6FB5" w:rsidRPr="006863EC">
        <w:rPr>
          <w:rStyle w:val="apple-converted-space"/>
          <w:rFonts w:eastAsia="Times New Roman" w:cs="Arial"/>
          <w:color w:val="222222"/>
          <w:szCs w:val="24"/>
        </w:rPr>
        <w:t> </w:t>
      </w:r>
      <w:r w:rsidR="006D6FB5" w:rsidRPr="006863EC">
        <w:t>on client page. The call to our service should use the following format:</w:t>
      </w:r>
    </w:p>
    <w:p w14:paraId="3EA584EB" w14:textId="6010F00B" w:rsidR="00DB0FD6" w:rsidRPr="006C521F" w:rsidRDefault="006D6FB5" w:rsidP="00DB0FD6">
      <w:pPr>
        <w:shd w:val="clear" w:color="auto" w:fill="FFFFFF"/>
        <w:ind w:left="720"/>
        <w:rPr>
          <w:rFonts w:eastAsia="Times New Roman" w:cs="Arial"/>
          <w:color w:val="222222"/>
          <w:sz w:val="22"/>
          <w:szCs w:val="22"/>
        </w:rPr>
      </w:pPr>
      <w:r w:rsidRPr="006C521F">
        <w:rPr>
          <w:color w:val="222222"/>
          <w:sz w:val="22"/>
          <w:szCs w:val="22"/>
        </w:rPr>
        <w:t>http://live.4-tell.net/Boost2.0/upload</w:t>
      </w:r>
      <w:del w:id="2382" w:author="Neil Lofgren" w:date="2015-11-16T01:54:00Z">
        <w:r w:rsidRPr="006C521F" w:rsidDel="00242D70">
          <w:rPr>
            <w:color w:val="222222"/>
            <w:sz w:val="22"/>
            <w:szCs w:val="22"/>
          </w:rPr>
          <w:delText>/UploadData</w:delText>
        </w:r>
      </w:del>
      <w:r w:rsidRPr="006C521F">
        <w:rPr>
          <w:color w:val="222222"/>
          <w:sz w:val="22"/>
          <w:szCs w:val="22"/>
        </w:rPr>
        <w:t>/singleSale?clientAlias=</w:t>
      </w:r>
      <w:r w:rsidR="007707A9" w:rsidRPr="006C521F">
        <w:rPr>
          <w:rFonts w:eastAsia="Times New Roman" w:cs="Arial"/>
          <w:color w:val="222222"/>
          <w:sz w:val="22"/>
          <w:szCs w:val="22"/>
        </w:rPr>
        <w:t>{CLIENTALIAS}</w:t>
      </w:r>
      <w:r w:rsidR="007707A9" w:rsidRPr="006C521F">
        <w:rPr>
          <w:rFonts w:eastAsia="Times New Roman" w:cs="Arial"/>
          <w:color w:val="222222"/>
          <w:sz w:val="22"/>
          <w:szCs w:val="22"/>
        </w:rPr>
        <w:br/>
      </w:r>
      <w:r w:rsidRPr="006C521F">
        <w:rPr>
          <w:color w:val="222222"/>
          <w:sz w:val="22"/>
          <w:szCs w:val="22"/>
        </w:rPr>
        <w:t>&amp;orderID={ORDERID}</w:t>
      </w:r>
      <w:r w:rsidRPr="006C521F">
        <w:rPr>
          <w:rFonts w:eastAsia="Times New Roman" w:cs="Arial"/>
          <w:color w:val="222222"/>
          <w:sz w:val="22"/>
          <w:szCs w:val="22"/>
        </w:rPr>
        <w:t>&amp;customerID={CUSTOMERID}&amp;productID={PRODUCTID}</w:t>
      </w:r>
      <w:r w:rsidR="007707A9" w:rsidRPr="006C521F">
        <w:rPr>
          <w:rFonts w:eastAsia="Times New Roman" w:cs="Arial"/>
          <w:color w:val="222222"/>
          <w:sz w:val="22"/>
          <w:szCs w:val="22"/>
        </w:rPr>
        <w:br/>
      </w:r>
      <w:r w:rsidRPr="006C521F">
        <w:rPr>
          <w:rFonts w:eastAsia="Times New Roman" w:cs="Arial"/>
          <w:color w:val="222222"/>
          <w:sz w:val="22"/>
          <w:szCs w:val="22"/>
        </w:rPr>
        <w:t>&amp;quantity={QUANTITY}</w:t>
      </w:r>
    </w:p>
    <w:p w14:paraId="38BB0BB7" w14:textId="0AF8F8E1" w:rsidR="001F31A8" w:rsidRDefault="00242D70">
      <w:pPr>
        <w:pStyle w:val="Heading1"/>
        <w:pPrChange w:id="2383" w:author="Neil Lofgren" w:date="2015-11-16T00:12:00Z">
          <w:pPr>
            <w:pStyle w:val="Heading1"/>
            <w:keepNext/>
            <w:keepLines/>
          </w:pPr>
        </w:pPrChange>
      </w:pPr>
      <w:bookmarkStart w:id="2384" w:name="_Toc435434054"/>
      <w:bookmarkStart w:id="2385" w:name="_Toc435596061"/>
      <w:commentRangeEnd w:id="2381"/>
      <w:r>
        <w:rPr>
          <w:rStyle w:val="CommentReference"/>
          <w:b w:val="0"/>
          <w:caps w:val="0"/>
          <w:color w:val="auto"/>
          <w:spacing w:val="0"/>
          <w:kern w:val="0"/>
        </w:rPr>
        <w:commentReference w:id="2381"/>
      </w:r>
      <w:r w:rsidR="006B265D">
        <w:t>Multi-Store</w:t>
      </w:r>
      <w:r w:rsidR="005F3E9F">
        <w:t xml:space="preserve"> &amp; Multi-Contry</w:t>
      </w:r>
      <w:bookmarkEnd w:id="2384"/>
      <w:bookmarkEnd w:id="2385"/>
    </w:p>
    <w:p w14:paraId="4A21E1C5" w14:textId="00809F06" w:rsidR="00F418DD" w:rsidRPr="00CD609A" w:rsidRDefault="00F418DD" w:rsidP="00F418DD">
      <w:pPr>
        <w:pStyle w:val="Heading2"/>
        <w:rPr>
          <w:color w:val="0070C0"/>
          <w:rPrChange w:id="2386" w:author="Zac" w:date="2015-11-05T02:00:00Z">
            <w:rPr/>
          </w:rPrChange>
        </w:rPr>
      </w:pPr>
      <w:bookmarkStart w:id="2387" w:name="_Toc435434055"/>
      <w:bookmarkStart w:id="2388" w:name="_Toc435596062"/>
      <w:r w:rsidRPr="00CD609A">
        <w:rPr>
          <w:color w:val="0070C0"/>
          <w:rPrChange w:id="2389" w:author="Zac" w:date="2015-11-05T02:00:00Z">
            <w:rPr/>
          </w:rPrChange>
        </w:rPr>
        <w:t>Multiple Stores</w:t>
      </w:r>
      <w:bookmarkEnd w:id="2387"/>
      <w:bookmarkEnd w:id="2388"/>
    </w:p>
    <w:p w14:paraId="17AA66F0" w14:textId="6298CC34" w:rsidR="00BC3CBD" w:rsidRDefault="00D47BD1" w:rsidP="00117E26">
      <w:pPr>
        <w:keepNext/>
        <w:keepLines/>
      </w:pPr>
      <w:r>
        <w:t>If the platform allows several stores to share a catalog or run from the same admin panel</w:t>
      </w:r>
      <w:r w:rsidR="0069513B">
        <w:t>,</w:t>
      </w:r>
      <w:r w:rsidR="006B265D" w:rsidRPr="006B265D">
        <w:t xml:space="preserve"> the feed is based on the Client Alias</w:t>
      </w:r>
      <w:r w:rsidR="00F418DD">
        <w:t xml:space="preserve"> or API token</w:t>
      </w:r>
      <w:r w:rsidR="006B265D" w:rsidRPr="006B265D">
        <w:t xml:space="preserve"> as entered in the </w:t>
      </w:r>
      <w:r>
        <w:t xml:space="preserve">Admin information. </w:t>
      </w:r>
      <w:r w:rsidR="003F5A22">
        <w:t>This means that the admin panel must allow separate entries</w:t>
      </w:r>
      <w:r w:rsidR="00F418DD">
        <w:t xml:space="preserve"> for the ClientAlias or API token</w:t>
      </w:r>
      <w:r w:rsidR="003F5A22">
        <w:t xml:space="preserve"> for each store or site. The storeowner can then decide whether to keep the same alias for all stores or purchase separate aliases for each store so that the catalog and behavior tracking will be handled separately. </w:t>
      </w:r>
      <w:r w:rsidR="00AB7A08">
        <w:t>If a Client Alias is entered on the master store, the dependent stores use that Client Alias,</w:t>
      </w:r>
      <w:r w:rsidR="003F5A22">
        <w:t xml:space="preserve"> unless </w:t>
      </w:r>
      <w:r w:rsidR="00AB7A08">
        <w:t>the retailer change</w:t>
      </w:r>
      <w:r w:rsidR="003F5A22">
        <w:t>s the settings</w:t>
      </w:r>
      <w:r w:rsidR="00AB7A08">
        <w:t xml:space="preserve"> for the dependent stores. As such, t</w:t>
      </w:r>
      <w:r>
        <w:t>he Client Alias can be</w:t>
      </w:r>
      <w:r w:rsidR="003F5A22">
        <w:t xml:space="preserve"> all</w:t>
      </w:r>
      <w:r>
        <w:t xml:space="preserve"> different</w:t>
      </w:r>
      <w:r w:rsidR="0069513B">
        <w:t xml:space="preserve">, </w:t>
      </w:r>
      <w:r w:rsidR="003F5A22">
        <w:t xml:space="preserve">all </w:t>
      </w:r>
      <w:r>
        <w:t>the same</w:t>
      </w:r>
      <w:r w:rsidR="0069513B">
        <w:t xml:space="preserve">, </w:t>
      </w:r>
      <w:r>
        <w:t xml:space="preserve">or any combination for multiple stores. </w:t>
      </w:r>
    </w:p>
    <w:p w14:paraId="54ACCB8A" w14:textId="6F18D1A7" w:rsidR="003F5A22" w:rsidRDefault="003F5A22" w:rsidP="00117E26">
      <w:pPr>
        <w:keepNext/>
        <w:keepLines/>
      </w:pPr>
      <w:r>
        <w:t>When the Boost Service calls the Feed URL for data</w:t>
      </w:r>
      <w:r w:rsidR="006C7C37">
        <w:t xml:space="preserve">, it provides a ClientAlias </w:t>
      </w:r>
      <w:r w:rsidR="00F418DD">
        <w:t xml:space="preserve">or API token </w:t>
      </w:r>
      <w:r w:rsidR="006C7C37">
        <w:t>as part of the request. If more than one store is setup with a particular alias, then the data for all stores with that alias should be returned.</w:t>
      </w:r>
    </w:p>
    <w:p w14:paraId="4B3A63C6" w14:textId="18F080A8" w:rsidR="006C521F" w:rsidRDefault="000619F5" w:rsidP="00A500FD">
      <w:r>
        <w:t>If the retailer has disabled a store</w:t>
      </w:r>
      <w:r w:rsidR="00AB7A08">
        <w:t xml:space="preserve"> (either in a 4-Tell setting or for the platform)</w:t>
      </w:r>
      <w:r>
        <w:t xml:space="preserve">, even if it has a valid Client Alias, </w:t>
      </w:r>
      <w:r w:rsidR="006C521F">
        <w:t>requests for</w:t>
      </w:r>
      <w:r>
        <w:t xml:space="preserve"> recommendations should NOT be made from that store. </w:t>
      </w:r>
      <w:r w:rsidR="006C521F">
        <w:t>The feed</w:t>
      </w:r>
      <w:r w:rsidR="006C7C37">
        <w:t>, however,</w:t>
      </w:r>
      <w:r w:rsidR="006C521F">
        <w:t xml:space="preserve"> should </w:t>
      </w:r>
      <w:r w:rsidR="006C7C37">
        <w:t xml:space="preserve">still </w:t>
      </w:r>
      <w:r w:rsidR="006C521F">
        <w:t>include data from that store</w:t>
      </w:r>
      <w:r w:rsidR="006C7C37">
        <w:t>.</w:t>
      </w:r>
    </w:p>
    <w:p w14:paraId="0C6234D3" w14:textId="25FF6FA4" w:rsidR="00AB7A08" w:rsidRDefault="00AB7A08" w:rsidP="00A500FD">
      <w:r>
        <w:t>The Client Alias can be blank, and a</w:t>
      </w:r>
      <w:r w:rsidR="006C521F">
        <w:t xml:space="preserve"> store with a</w:t>
      </w:r>
      <w:r>
        <w:t xml:space="preserve"> blank Client Alias</w:t>
      </w:r>
      <w:r w:rsidR="006C521F">
        <w:t xml:space="preserve"> should neither (i) have data included in any feed nor (ii) request recommendations.</w:t>
      </w:r>
    </w:p>
    <w:p w14:paraId="4AFF221D" w14:textId="732DF601" w:rsidR="006B265D" w:rsidRDefault="00D47BD1" w:rsidP="00A500FD">
      <w:r>
        <w:t>The Service Key may</w:t>
      </w:r>
      <w:r w:rsidR="006B265D" w:rsidRPr="006B265D">
        <w:t xml:space="preserve"> be different for e</w:t>
      </w:r>
      <w:r w:rsidR="00F418DD">
        <w:t>ach Client Alias in multi-store, but preferably the same.</w:t>
      </w:r>
    </w:p>
    <w:p w14:paraId="15DA4FA4" w14:textId="521F854D" w:rsidR="00F418DD" w:rsidRPr="00CD609A" w:rsidRDefault="00F418DD" w:rsidP="00F418DD">
      <w:pPr>
        <w:pStyle w:val="Heading2"/>
        <w:rPr>
          <w:color w:val="0070C0"/>
          <w:rPrChange w:id="2390" w:author="Zac" w:date="2015-11-05T02:00:00Z">
            <w:rPr/>
          </w:rPrChange>
        </w:rPr>
      </w:pPr>
      <w:bookmarkStart w:id="2391" w:name="_Toc435434056"/>
      <w:bookmarkStart w:id="2392" w:name="_Toc435596063"/>
      <w:r w:rsidRPr="00CD609A">
        <w:rPr>
          <w:color w:val="0070C0"/>
          <w:rPrChange w:id="2393" w:author="Zac" w:date="2015-11-05T02:00:00Z">
            <w:rPr/>
          </w:rPrChange>
        </w:rPr>
        <w:t xml:space="preserve">Multiple </w:t>
      </w:r>
      <w:r w:rsidR="005F3E9F" w:rsidRPr="00CD609A">
        <w:rPr>
          <w:color w:val="0070C0"/>
          <w:rPrChange w:id="2394" w:author="Zac" w:date="2015-11-05T02:00:00Z">
            <w:rPr/>
          </w:rPrChange>
        </w:rPr>
        <w:t>Countries</w:t>
      </w:r>
      <w:r w:rsidR="00EC7D75" w:rsidRPr="00CD609A">
        <w:rPr>
          <w:color w:val="0070C0"/>
          <w:rPrChange w:id="2395" w:author="Zac" w:date="2015-11-05T02:00:00Z">
            <w:rPr/>
          </w:rPrChange>
        </w:rPr>
        <w:t xml:space="preserve"> (FUTURE)</w:t>
      </w:r>
      <w:bookmarkEnd w:id="2391"/>
      <w:bookmarkEnd w:id="2392"/>
    </w:p>
    <w:p w14:paraId="7944D3A0" w14:textId="0241591D" w:rsidR="00922474" w:rsidRDefault="005F3E9F" w:rsidP="00922474">
      <w:r>
        <w:t>If the same store is designed for</w:t>
      </w:r>
      <w:r w:rsidR="00F418DD">
        <w:t xml:space="preserve"> multiple</w:t>
      </w:r>
      <w:r>
        <w:t xml:space="preserve"> countries, where the language and currency (and possible images) change for the country, we pull the catalog feed for each country. We only pull the changed elements in the catalog. For example, if only the currency and language change, we only pull the price, sale price, list price, cost and name.</w:t>
      </w:r>
    </w:p>
    <w:p w14:paraId="42F1B9C0" w14:textId="497A6532" w:rsidR="00BA1F4C" w:rsidRDefault="00BA1F4C" w:rsidP="00922474">
      <w:r>
        <w:lastRenderedPageBreak/>
        <w:t xml:space="preserve">The number of countries is </w:t>
      </w:r>
      <w:r w:rsidR="00EC7D75">
        <w:t>included</w:t>
      </w:r>
      <w:r>
        <w:t xml:space="preserve"> in the Version response</w:t>
      </w:r>
      <w:r w:rsidR="00EC7D75">
        <w:t xml:space="preserve"> (see above)</w:t>
      </w:r>
      <w:r>
        <w:t xml:space="preserve">. This is used </w:t>
      </w:r>
      <w:r w:rsidR="00EC7D75">
        <w:t xml:space="preserve">by 4-Tell </w:t>
      </w:r>
      <w:r>
        <w:t>to request the catalog for each c</w:t>
      </w:r>
      <w:r w:rsidR="00EC7D75">
        <w:t>ountry using the CountryIndex (see above)</w:t>
      </w:r>
      <w:r>
        <w:t xml:space="preserve">. It is assumed that the platform has a corresponding index that is used for each country. </w:t>
      </w:r>
    </w:p>
    <w:p w14:paraId="58E450CD" w14:textId="04D5CFE9" w:rsidR="00BA1F4C" w:rsidRPr="00922474" w:rsidRDefault="00BA1F4C" w:rsidP="00922474">
      <w:r>
        <w:t xml:space="preserve">This index is critical because, in the front end, it must be captured in JavaScript and passed </w:t>
      </w:r>
      <w:del w:id="2396" w:author="Neil Lofgren" w:date="2015-11-16T01:54:00Z">
        <w:r w:rsidDel="00242D70">
          <w:delText xml:space="preserve">passed </w:delText>
        </w:r>
      </w:del>
      <w:r>
        <w:t xml:space="preserve">in the call to our service to determine the correct catalog for the response. </w:t>
      </w:r>
    </w:p>
    <w:p w14:paraId="38CC9BA9" w14:textId="6258B86F" w:rsidR="00AF05DC" w:rsidRPr="0020557F" w:rsidRDefault="00EC7D75">
      <w:pPr>
        <w:pStyle w:val="Heading1"/>
        <w:pPrChange w:id="2397" w:author="Neil Lofgren" w:date="2015-11-16T00:12:00Z">
          <w:pPr>
            <w:pStyle w:val="Heading1"/>
            <w:keepNext/>
            <w:keepLines/>
          </w:pPr>
        </w:pPrChange>
      </w:pPr>
      <w:bookmarkStart w:id="2398" w:name="_Toc435434057"/>
      <w:bookmarkStart w:id="2399" w:name="_Toc435596064"/>
      <w:r>
        <w:t>Contact Information</w:t>
      </w:r>
      <w:bookmarkEnd w:id="2398"/>
      <w:bookmarkEnd w:id="2399"/>
    </w:p>
    <w:p w14:paraId="1C7C762B" w14:textId="77777777" w:rsidR="00AF05DC" w:rsidRPr="0020557F" w:rsidRDefault="00AF05DC" w:rsidP="00A500FD">
      <w:pPr>
        <w:pStyle w:val="Heading3"/>
        <w:keepNext/>
        <w:keepLines/>
      </w:pPr>
      <w:r w:rsidRPr="0020557F">
        <w:t>Sales:</w:t>
      </w:r>
    </w:p>
    <w:p w14:paraId="6DCE05F1" w14:textId="77777777" w:rsidR="00AF05DC" w:rsidRDefault="00E32A89" w:rsidP="00A500FD">
      <w:pPr>
        <w:pStyle w:val="textNormalIndent"/>
        <w:ind w:left="0"/>
      </w:pPr>
      <w:hyperlink r:id="rId25" w:history="1">
        <w:r w:rsidR="00AF05DC">
          <w:rPr>
            <w:rStyle w:val="Hyperlink"/>
          </w:rPr>
          <w:t>sales@4-tell.com</w:t>
        </w:r>
      </w:hyperlink>
      <w:r w:rsidR="00AF05DC">
        <w:t xml:space="preserve"> or </w:t>
      </w:r>
      <w:r w:rsidR="00AF05DC" w:rsidRPr="00947C4A">
        <w:t>(503) 746-9070</w:t>
      </w:r>
      <w:r w:rsidR="00AF05DC">
        <w:t xml:space="preserve"> x 2</w:t>
      </w:r>
    </w:p>
    <w:p w14:paraId="13C6E2D8" w14:textId="77777777" w:rsidR="00AF05DC" w:rsidRPr="0020557F" w:rsidRDefault="00AF05DC" w:rsidP="00A500FD">
      <w:pPr>
        <w:pStyle w:val="Heading3"/>
        <w:keepNext/>
        <w:keepLines/>
      </w:pPr>
      <w:r w:rsidRPr="0020557F">
        <w:t xml:space="preserve">Technical </w:t>
      </w:r>
      <w:r>
        <w:t>Support</w:t>
      </w:r>
      <w:r w:rsidRPr="0020557F">
        <w:t>:</w:t>
      </w:r>
    </w:p>
    <w:p w14:paraId="4FF92859" w14:textId="77777777" w:rsidR="00AF05DC" w:rsidRDefault="00E32A89" w:rsidP="00A500FD">
      <w:pPr>
        <w:pStyle w:val="textNormalIndent"/>
        <w:ind w:left="0"/>
      </w:pPr>
      <w:hyperlink r:id="rId26" w:history="1">
        <w:r w:rsidR="00AF05DC">
          <w:rPr>
            <w:rStyle w:val="Hyperlink"/>
          </w:rPr>
          <w:t>support@4-Tell.com</w:t>
        </w:r>
      </w:hyperlink>
      <w:r w:rsidR="00AF05DC">
        <w:t xml:space="preserve"> or </w:t>
      </w:r>
      <w:r w:rsidR="00AF05DC" w:rsidRPr="00947C4A">
        <w:t>(503) 746-9070</w:t>
      </w:r>
      <w:r w:rsidR="00AF05DC">
        <w:t xml:space="preserve"> x 3</w:t>
      </w:r>
    </w:p>
    <w:p w14:paraId="248DBACC" w14:textId="77777777" w:rsidR="00AF05DC" w:rsidRDefault="00AF05DC" w:rsidP="00AF05DC">
      <w:pPr>
        <w:pStyle w:val="textNormalIndent"/>
      </w:pPr>
    </w:p>
    <w:p w14:paraId="6C43DD21" w14:textId="77777777" w:rsidR="00AF05DC" w:rsidRPr="006B265D" w:rsidRDefault="00AF05DC" w:rsidP="00AF05DC">
      <w:pPr>
        <w:keepNext/>
        <w:keepLines/>
      </w:pPr>
    </w:p>
    <w:sectPr w:rsidR="00AF05DC" w:rsidRPr="006B265D" w:rsidSect="007D146C">
      <w:footerReference w:type="first" r:id="rId27"/>
      <w:type w:val="continuous"/>
      <w:pgSz w:w="12240" w:h="15840" w:code="1"/>
      <w:pgMar w:top="1080" w:right="1440" w:bottom="1710" w:left="1440" w:header="720" w:footer="320" w:gutter="0"/>
      <w:pgNumType w:fmt="numberInDash" w:start="2"/>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79" w:author="Neil Lofgren" w:date="2015-11-16T00:58:00Z" w:initials="NL">
    <w:p w14:paraId="6D771146" w14:textId="330FF482" w:rsidR="00E32A89" w:rsidRDefault="00E32A89">
      <w:pPr>
        <w:pStyle w:val="CommentText"/>
      </w:pPr>
      <w:r>
        <w:rPr>
          <w:rStyle w:val="CommentReference"/>
        </w:rPr>
        <w:annotationRef/>
      </w:r>
      <w:r>
        <w:t>Since this is not the preferred implementation, it should come second in this guide with the “Installed Plugin” version listed first.</w:t>
      </w:r>
    </w:p>
  </w:comment>
  <w:comment w:id="981" w:author="Neil Lofgren" w:date="2015-11-16T00:17:00Z" w:initials="NL">
    <w:p w14:paraId="672A5E5D" w14:textId="58580B72" w:rsidR="00E32A89" w:rsidRDefault="00E32A89">
      <w:pPr>
        <w:pStyle w:val="CommentText"/>
      </w:pPr>
      <w:r>
        <w:rPr>
          <w:rStyle w:val="CommentReference"/>
        </w:rPr>
        <w:annotationRef/>
      </w:r>
      <w:r>
        <w:t>Red’s not a great choice since the sample XML is all red.</w:t>
      </w:r>
    </w:p>
  </w:comment>
  <w:comment w:id="982" w:author="Neil Lofgren" w:date="2015-11-16T00:16:00Z" w:initials="NL">
    <w:p w14:paraId="30D7BE96" w14:textId="108205EF" w:rsidR="00E32A89" w:rsidRDefault="00E32A89">
      <w:pPr>
        <w:pStyle w:val="CommentText"/>
      </w:pPr>
      <w:r>
        <w:rPr>
          <w:rStyle w:val="CommentReference"/>
        </w:rPr>
        <w:annotationRef/>
      </w:r>
      <w:r>
        <w:t>Change these rules to use a made-up site name, URL, and credentials.</w:t>
      </w:r>
    </w:p>
  </w:comment>
  <w:comment w:id="997" w:author="Neil Lofgren" w:date="2015-11-16T00:20:00Z" w:initials="NL">
    <w:p w14:paraId="3EBB908A" w14:textId="3BFE8383" w:rsidR="00E32A89" w:rsidRDefault="00E32A89">
      <w:pPr>
        <w:pStyle w:val="CommentText"/>
      </w:pPr>
      <w:r>
        <w:rPr>
          <w:rStyle w:val="CommentReference"/>
        </w:rPr>
        <w:annotationRef/>
      </w:r>
      <w:r>
        <w:t>Bad example. We don’t really want to suggest that count should be disabled. That is a very valuable part of the plugin because it helps us avoid using a catalog that was truncated due to a plugin error.</w:t>
      </w:r>
    </w:p>
  </w:comment>
  <w:comment w:id="998" w:author="Neil Lofgren" w:date="2015-11-16T00:33:00Z" w:initials="NL">
    <w:p w14:paraId="4125DB04" w14:textId="65860CDE" w:rsidR="00E32A89" w:rsidRPr="00DF56BB" w:rsidRDefault="00E32A89" w:rsidP="00DF56BB">
      <w:pPr>
        <w:widowControl w:val="0"/>
        <w:autoSpaceDE w:val="0"/>
        <w:autoSpaceDN w:val="0"/>
        <w:adjustRightInd w:val="0"/>
        <w:spacing w:after="0" w:line="240" w:lineRule="auto"/>
        <w:rPr>
          <w:rFonts w:ascii="Consolas" w:hAnsi="Consolas" w:cs="Consolas"/>
          <w:sz w:val="19"/>
          <w:szCs w:val="19"/>
          <w:lang w:bidi="ar-SA"/>
        </w:rPr>
      </w:pPr>
      <w:r>
        <w:rPr>
          <w:rStyle w:val="CommentReference"/>
        </w:rPr>
        <w:annotationRef/>
      </w:r>
      <w:r>
        <w:t>I find this whole section confusing. I would drop the “output” rules and only list the “inputs” since those are the only ones relevant to the developer. Then change the tag on each explanation to instead tell whether the rule is required or optional. There are a lot more rules that could come into play. For a complete listing review the “</w:t>
      </w:r>
      <w:r>
        <w:rPr>
          <w:rFonts w:ascii="Consolas" w:hAnsi="Consolas" w:cs="Consolas"/>
          <w:sz w:val="19"/>
          <w:szCs w:val="19"/>
          <w:lang w:bidi="ar-SA"/>
        </w:rPr>
        <w:t xml:space="preserve">External </w:t>
      </w:r>
      <w:proofErr w:type="spellStart"/>
      <w:r>
        <w:rPr>
          <w:rFonts w:ascii="Consolas" w:hAnsi="Consolas" w:cs="Consolas"/>
          <w:sz w:val="19"/>
          <w:szCs w:val="19"/>
          <w:lang w:bidi="ar-SA"/>
        </w:rPr>
        <w:t>Params</w:t>
      </w:r>
      <w:proofErr w:type="spellEnd"/>
      <w:r>
        <w:t xml:space="preserve">” region in </w:t>
      </w:r>
      <w:proofErr w:type="spellStart"/>
      <w:r>
        <w:t>CommonTools</w:t>
      </w:r>
      <w:proofErr w:type="spellEnd"/>
      <w:r>
        <w:t>/</w:t>
      </w:r>
      <w:proofErr w:type="spellStart"/>
      <w:r>
        <w:t>SiteRules.cs</w:t>
      </w:r>
      <w:proofErr w:type="spellEnd"/>
    </w:p>
  </w:comment>
  <w:comment w:id="1027" w:author="Neil Lofgren" w:date="2015-11-16T00:56:00Z" w:initials="NL">
    <w:p w14:paraId="5E45EFC5" w14:textId="3CBF9CE4" w:rsidR="00E32A89" w:rsidRDefault="00E32A89">
      <w:pPr>
        <w:pStyle w:val="CommentText"/>
      </w:pPr>
      <w:r>
        <w:rPr>
          <w:rStyle w:val="CommentReference"/>
        </w:rPr>
        <w:annotationRef/>
      </w:r>
      <w:r>
        <w:t>If not, then what example should be used?</w:t>
      </w:r>
    </w:p>
  </w:comment>
  <w:comment w:id="1028" w:author="Neil Lofgren" w:date="2015-11-16T01:00:00Z" w:initials="NL">
    <w:p w14:paraId="0623EB48" w14:textId="62FF9CAD" w:rsidR="00E32A89" w:rsidRDefault="00E32A89">
      <w:pPr>
        <w:pStyle w:val="CommentText"/>
      </w:pPr>
      <w:r>
        <w:rPr>
          <w:rStyle w:val="CommentReference"/>
        </w:rPr>
        <w:annotationRef/>
      </w:r>
      <w:r>
        <w:t>We usually won’t be giving developers access to our dashboard, so this is inappropriate.</w:t>
      </w:r>
    </w:p>
  </w:comment>
  <w:comment w:id="1350" w:author="Neil Lofgren" w:date="2015-11-16T01:47:00Z" w:initials="NL">
    <w:p w14:paraId="0FC573D8" w14:textId="0DC57234" w:rsidR="00E32A89" w:rsidRDefault="00E32A89">
      <w:pPr>
        <w:pStyle w:val="CommentText"/>
      </w:pPr>
      <w:r>
        <w:rPr>
          <w:rStyle w:val="CommentReference"/>
        </w:rPr>
        <w:annotationRef/>
      </w:r>
      <w:r>
        <w:t>We should consider dropping this section. I think it adds unnecessary complexity and is confusing since we ask for all kinds of customer information in the Customers feed above. Also, other services like Google regularly pass email addresses in plain text on websites.</w:t>
      </w:r>
    </w:p>
  </w:comment>
  <w:comment w:id="1384" w:author="Neil Lofgren" w:date="2015-11-16T21:20:00Z" w:initials="NL">
    <w:p w14:paraId="5201B62D" w14:textId="77777777" w:rsidR="00E32A89" w:rsidRDefault="00E32A89" w:rsidP="00D83CF7">
      <w:pPr>
        <w:pStyle w:val="CommentText"/>
      </w:pPr>
      <w:r>
        <w:rPr>
          <w:rStyle w:val="CommentReference"/>
        </w:rPr>
        <w:annotationRef/>
      </w:r>
      <w:r>
        <w:t>Since this is not the preferred implementation, it should come second in this guide with the “Installed Plugin” version listed first.</w:t>
      </w:r>
    </w:p>
  </w:comment>
  <w:comment w:id="1420" w:author="Neil Lofgren" w:date="2015-11-16T21:20:00Z" w:initials="NL">
    <w:p w14:paraId="26B6CEB1" w14:textId="77777777" w:rsidR="00E32A89" w:rsidRDefault="00E32A89" w:rsidP="00D83CF7">
      <w:pPr>
        <w:pStyle w:val="CommentText"/>
      </w:pPr>
      <w:r>
        <w:rPr>
          <w:rStyle w:val="CommentReference"/>
        </w:rPr>
        <w:annotationRef/>
      </w:r>
      <w:r>
        <w:t>Red’s not a great choice since the sample XML is all red.</w:t>
      </w:r>
    </w:p>
  </w:comment>
  <w:comment w:id="1422" w:author="Neil Lofgren" w:date="2015-11-16T21:20:00Z" w:initials="NL">
    <w:p w14:paraId="4E2416D2" w14:textId="77777777" w:rsidR="00E32A89" w:rsidRDefault="00E32A89" w:rsidP="00D83CF7">
      <w:pPr>
        <w:pStyle w:val="CommentText"/>
      </w:pPr>
      <w:r>
        <w:rPr>
          <w:rStyle w:val="CommentReference"/>
        </w:rPr>
        <w:annotationRef/>
      </w:r>
      <w:r>
        <w:t>Change these rules to use a made-up site name, URL, and credentials.</w:t>
      </w:r>
    </w:p>
  </w:comment>
  <w:comment w:id="1559" w:author="Neil Lofgren" w:date="2015-11-16T21:20:00Z" w:initials="NL">
    <w:p w14:paraId="598C4ACF" w14:textId="77777777" w:rsidR="00E32A89" w:rsidRPr="00DF56BB" w:rsidRDefault="00E32A89" w:rsidP="00D83CF7">
      <w:pPr>
        <w:widowControl w:val="0"/>
        <w:autoSpaceDE w:val="0"/>
        <w:autoSpaceDN w:val="0"/>
        <w:adjustRightInd w:val="0"/>
        <w:spacing w:after="0" w:line="240" w:lineRule="auto"/>
        <w:rPr>
          <w:rFonts w:ascii="Consolas" w:hAnsi="Consolas" w:cs="Consolas"/>
          <w:sz w:val="19"/>
          <w:szCs w:val="19"/>
          <w:lang w:bidi="ar-SA"/>
        </w:rPr>
      </w:pPr>
      <w:r>
        <w:rPr>
          <w:rStyle w:val="CommentReference"/>
        </w:rPr>
        <w:annotationRef/>
      </w:r>
      <w:r>
        <w:t>I find this whole section confusing. I would drop the “output” rules and only list the “inputs” since those are the only ones relevant to the developer. Then change the tag on each explanation to instead tell whether the rule is required or optional. There are a lot more rules that could come into play. For a complete listing review the “</w:t>
      </w:r>
      <w:r>
        <w:rPr>
          <w:rFonts w:ascii="Consolas" w:hAnsi="Consolas" w:cs="Consolas"/>
          <w:sz w:val="19"/>
          <w:szCs w:val="19"/>
          <w:lang w:bidi="ar-SA"/>
        </w:rPr>
        <w:t xml:space="preserve">External </w:t>
      </w:r>
      <w:proofErr w:type="spellStart"/>
      <w:r>
        <w:rPr>
          <w:rFonts w:ascii="Consolas" w:hAnsi="Consolas" w:cs="Consolas"/>
          <w:sz w:val="19"/>
          <w:szCs w:val="19"/>
          <w:lang w:bidi="ar-SA"/>
        </w:rPr>
        <w:t>Params</w:t>
      </w:r>
      <w:proofErr w:type="spellEnd"/>
      <w:r>
        <w:t xml:space="preserve">” region in </w:t>
      </w:r>
      <w:proofErr w:type="spellStart"/>
      <w:r>
        <w:t>CommonTools</w:t>
      </w:r>
      <w:proofErr w:type="spellEnd"/>
      <w:r>
        <w:t>/</w:t>
      </w:r>
      <w:proofErr w:type="spellStart"/>
      <w:r>
        <w:t>SiteRules.cs</w:t>
      </w:r>
      <w:proofErr w:type="spellEnd"/>
    </w:p>
  </w:comment>
  <w:comment w:id="1955" w:author="Neil Lofgren" w:date="2015-11-16T21:20:00Z" w:initials="NL">
    <w:p w14:paraId="761EBCD7" w14:textId="77777777" w:rsidR="00E32A89" w:rsidRDefault="00E32A89" w:rsidP="00D83CF7">
      <w:pPr>
        <w:pStyle w:val="CommentText"/>
      </w:pPr>
      <w:r>
        <w:rPr>
          <w:rStyle w:val="CommentReference"/>
        </w:rPr>
        <w:annotationRef/>
      </w:r>
      <w:r>
        <w:t>If not, then what example should be used?</w:t>
      </w:r>
    </w:p>
  </w:comment>
  <w:comment w:id="2367" w:author="Neil Lofgren" w:date="2015-11-16T08:51:00Z" w:initials="NL">
    <w:p w14:paraId="0A611036" w14:textId="0E844677" w:rsidR="00E32A89" w:rsidRDefault="00E32A89">
      <w:pPr>
        <w:pStyle w:val="CommentText"/>
      </w:pPr>
      <w:r>
        <w:rPr>
          <w:rStyle w:val="CommentReference"/>
        </w:rPr>
        <w:annotationRef/>
      </w:r>
      <w:r>
        <w:t xml:space="preserve">This is not implemented in our </w:t>
      </w:r>
      <w:proofErr w:type="spellStart"/>
      <w:r>
        <w:t>extracor</w:t>
      </w:r>
      <w:proofErr w:type="spellEnd"/>
      <w:r>
        <w:t xml:space="preserve"> so cannot be tested very easily</w:t>
      </w:r>
    </w:p>
  </w:comment>
  <w:comment w:id="2381" w:author="Neil Lofgren" w:date="2015-11-16T01:54:00Z" w:initials="NL">
    <w:p w14:paraId="12867BF5" w14:textId="3751E17F" w:rsidR="00E32A89" w:rsidRDefault="00E32A89">
      <w:pPr>
        <w:pStyle w:val="CommentText"/>
      </w:pPr>
      <w:r>
        <w:rPr>
          <w:rStyle w:val="CommentReference"/>
        </w:rPr>
        <w:annotationRef/>
      </w:r>
      <w:r>
        <w:t>Need to update this to use our upload/</w:t>
      </w:r>
      <w:proofErr w:type="spellStart"/>
      <w:r>
        <w:t>orderDetails</w:t>
      </w:r>
      <w:proofErr w:type="spellEnd"/>
      <w:r>
        <w:t xml:space="preserve"> call whenever possible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A67358F" w14:textId="77777777" w:rsidR="007F5042" w:rsidRDefault="007F5042">
      <w:r>
        <w:separator/>
      </w:r>
    </w:p>
  </w:endnote>
  <w:endnote w:type="continuationSeparator" w:id="0">
    <w:p w14:paraId="6C542E6E" w14:textId="77777777" w:rsidR="007F5042" w:rsidRDefault="007F5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ＭＳ Ｐゴシック">
    <w:altName w:val="MS Mincho"/>
    <w:charset w:val="4E"/>
    <w:family w:val="auto"/>
    <w:pitch w:val="variable"/>
    <w:sig w:usb0="00000000"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o Sans Intel">
    <w:altName w:val="Cambria"/>
    <w:charset w:val="00"/>
    <w:family w:val="swiss"/>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C9EC333" w14:textId="77777777" w:rsidR="00E32A89" w:rsidRDefault="00E32A89" w:rsidP="0020557F">
    <w:pPr>
      <w:pStyle w:val="Footer"/>
      <w:tabs>
        <w:tab w:val="left" w:pos="-90"/>
      </w:tabs>
      <w:ind w:left="-1260" w:right="-900"/>
    </w:pPr>
    <w:r>
      <w:rPr>
        <w:noProof/>
        <w:lang w:bidi="ar-SA"/>
      </w:rPr>
      <mc:AlternateContent>
        <mc:Choice Requires="wpg">
          <w:drawing>
            <wp:anchor distT="0" distB="0" distL="114300" distR="114300" simplePos="0" relativeHeight="251672576" behindDoc="0" locked="0" layoutInCell="1" allowOverlap="1" wp14:anchorId="24EC4D50" wp14:editId="185EC3EA">
              <wp:simplePos x="0" y="0"/>
              <wp:positionH relativeFrom="column">
                <wp:posOffset>-2575560</wp:posOffset>
              </wp:positionH>
              <wp:positionV relativeFrom="paragraph">
                <wp:posOffset>-390525</wp:posOffset>
              </wp:positionV>
              <wp:extent cx="10979150" cy="189293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979150" cy="1892935"/>
                        <a:chOff x="-2469" y="14429"/>
                        <a:chExt cx="17290" cy="2981"/>
                      </a:xfrm>
                    </wpg:grpSpPr>
                    <pic:pic xmlns:pic="http://schemas.openxmlformats.org/drawingml/2006/picture">
                      <pic:nvPicPr>
                        <pic:cNvPr id="7" name="Picture 28" descr="NEWFLASH:coverRevs:Overlay-CoverTop.pn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2469" y="14760"/>
                          <a:ext cx="17290"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3" descr="backgroundCaseStudy2.pdf"/>
                        <pic:cNvPicPr>
                          <a:picLocks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5876" y="14429"/>
                          <a:ext cx="595" cy="394"/>
                        </a:xfrm>
                        <a:prstGeom prst="rect">
                          <a:avLst/>
                        </a:prstGeom>
                        <a:noFill/>
                        <a:extLst>
                          <a:ext uri="{909E8E84-426E-40DD-AFC4-6F175D3DCCD1}">
                            <a14:hiddenFill xmlns:a14="http://schemas.microsoft.com/office/drawing/2010/main">
                              <a:solidFill>
                                <a:srgbClr val="FFFFFF"/>
                              </a:solidFill>
                            </a14:hiddenFill>
                          </a:ext>
                        </a:extLst>
                      </pic:spPr>
                    </pic:pic>
                    <wps:wsp>
                      <wps:cNvPr id="9" name="Text Box 10"/>
                      <wps:cNvSpPr txBox="1">
                        <a:spLocks noChangeArrowheads="1"/>
                      </wps:cNvSpPr>
                      <wps:spPr bwMode="auto">
                        <a:xfrm>
                          <a:off x="3544" y="15102"/>
                          <a:ext cx="5296" cy="5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793A8" w14:textId="77777777" w:rsidR="00E32A89" w:rsidRPr="0020557F" w:rsidRDefault="00E32A89" w:rsidP="003F369C">
                            <w:pPr>
                              <w:jc w:val="center"/>
                              <w:rPr>
                                <w:color w:val="FFFFFF" w:themeColor="background1"/>
                              </w:rPr>
                            </w:pPr>
                            <w:r>
                              <w:fldChar w:fldCharType="begin"/>
                            </w:r>
                            <w:r>
                              <w:instrText xml:space="preserve"> HYPERLINK "mailto:info@4-tell.com" </w:instrText>
                            </w:r>
                            <w:r>
                              <w:fldChar w:fldCharType="separate"/>
                            </w:r>
                            <w:r w:rsidRPr="0020557F">
                              <w:rPr>
                                <w:color w:val="FFFFFF" w:themeColor="background1"/>
                              </w:rPr>
                              <w:t>info@4-tell.com</w:t>
                            </w:r>
                            <w:r>
                              <w:rPr>
                                <w:color w:val="FFFFFF" w:themeColor="background1"/>
                              </w:rPr>
                              <w:fldChar w:fldCharType="end"/>
                            </w:r>
                            <w:r w:rsidRPr="0020557F">
                              <w:rPr>
                                <w:color w:val="FFFFFF" w:themeColor="background1"/>
                              </w:rPr>
                              <w:t xml:space="preserve">  </w:t>
                            </w:r>
                            <w:proofErr w:type="gramStart"/>
                            <w:r w:rsidRPr="0020557F">
                              <w:rPr>
                                <w:color w:val="FFFFFF" w:themeColor="background1"/>
                              </w:rPr>
                              <w:t>|  4</w:t>
                            </w:r>
                            <w:proofErr w:type="gramEnd"/>
                            <w:r w:rsidRPr="0020557F">
                              <w:rPr>
                                <w:color w:val="FFFFFF" w:themeColor="background1"/>
                              </w:rPr>
                              <w:t>-Tell.com  |  503-746-9070</w:t>
                            </w:r>
                          </w:p>
                        </w:txbxContent>
                      </wps:txbx>
                      <wps:bodyPr rot="0" vert="horz" wrap="square" lIns="91440" tIns="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 o:spid="_x0000_s1027" style="position:absolute;left:0;text-align:left;margin-left:-202.8pt;margin-top:-30.75pt;width:864.5pt;height:149.05pt;z-index:251672576" coordorigin="-2469,14429" coordsize="17290,2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NEWFLASH:coverRevs:Overlay-CoverTop.png" style="position:absolute;left:-2469;top:14760;width:17290;height:26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HaFPFAAAA2gAAAA8AAABkcnMvZG93bnJldi54bWxEj0FrwkAUhO9C/8PyBG9mo4KV6Ca0UtuC&#10;J20Pentkn0ls9m2a3ZrYX98tCB6HmfmGWWW9qcWFWldZVjCJYhDEudUVFwo+PzbjBQjnkTXWlknB&#10;lRxk6cNghYm2He/osveFCBB2CSoovW8SKV1ekkEX2YY4eCfbGvRBtoXULXYBbmo5jeO5NFhxWCix&#10;oXVJ+df+xyjYzt9+F5vD9aUrvl+7Z7k9HmbnRqnRsH9agvDU+3v41n7XCh7h/0q4ATL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R2hTxQAAANoAAAAPAAAAAAAAAAAAAAAA&#10;AJ8CAABkcnMvZG93bnJldi54bWxQSwUGAAAAAAQABAD3AAAAkQMAAAAA&#10;">
                <v:imagedata r:id="rId3" o:title="Overlay-CoverTop"/>
                <o:lock v:ext="edit" aspectratio="f"/>
              </v:shape>
              <v:shape id="Picture 3" o:spid="_x0000_s1029" type="#_x0000_t75" alt="backgroundCaseStudy2.pdf" style="position:absolute;left:5876;top:14429;width:595;height: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6e/AAAA2gAAAA8AAABkcnMvZG93bnJldi54bWxET8lqwzAQvRfyD2IKuTVyXSjBtRyyEGh6&#10;ahZoj4M1tU2skbDk7e+rQ6HHx9vzzWRaMVDnG8sKnlcJCOLS6oYrBbfr8WkNwgdkja1lUjCTh02x&#10;eMgx03bkMw2XUIkYwj5DBXUILpPSlzUZ9CvriCP3YzuDIcKukrrDMYabVqZJ8ioNNhwbanS0r6m8&#10;X3qj4DrrPv047Mqd+/yW8vZy+rKjU2r5OG3fQASawr/4z/2uFcSt8Uq8AbL4B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vqqOnvwAAANoAAAAPAAAAAAAAAAAAAAAAAJ8CAABk&#10;cnMvZG93bnJldi54bWxQSwUGAAAAAAQABAD3AAAAiwMAAAAA&#10;">
                <v:imagedata r:id="rId4" o:title="backgroundCaseStudy2"/>
                <o:lock v:ext="edit" aspectratio="f"/>
              </v:shape>
              <v:shapetype id="_x0000_t202" coordsize="21600,21600" o:spt="202" path="m,l,21600r21600,l21600,xe">
                <v:stroke joinstyle="miter"/>
                <v:path gradientshapeok="t" o:connecttype="rect"/>
              </v:shapetype>
              <v:shape id="Text Box 10" o:spid="_x0000_s1030" type="#_x0000_t202" style="position:absolute;left:3544;top:15102;width:5296;height:5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whQsIA&#10;AADaAAAADwAAAGRycy9kb3ducmV2LnhtbESPzarCMBSE94LvEM4FN3Kb6kK91SgiKG5c+IcuD825&#10;bbE5qU3U+vZGEFwOM/MNM5k1phR3ql1hWUEvikEQp1YXnCk47Je/IxDOI2ssLZOCJzmYTdutCSba&#10;PnhL953PRICwS1BB7n2VSOnSnAy6yFbEwfu3tUEfZJ1JXeMjwE0p+3E8kAYLDgs5VrTIKb3sbkaB&#10;k6vr6jI8Lk33lGb9zRmfg+KqVOenmY9BeGr8N/xpr7WCP3hfCTdAT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bCFCwgAAANoAAAAPAAAAAAAAAAAAAAAAAJgCAABkcnMvZG93&#10;bnJldi54bWxQSwUGAAAAAAQABAD1AAAAhwMAAAAA&#10;" filled="f" stroked="f">
                <v:textbox inset=",0,,7.2pt">
                  <w:txbxContent>
                    <w:p w14:paraId="355793A8" w14:textId="77777777" w:rsidR="00E32A89" w:rsidRPr="0020557F" w:rsidRDefault="00E32A89" w:rsidP="003F369C">
                      <w:pPr>
                        <w:jc w:val="center"/>
                        <w:rPr>
                          <w:color w:val="FFFFFF" w:themeColor="background1"/>
                        </w:rPr>
                      </w:pPr>
                      <w:r>
                        <w:fldChar w:fldCharType="begin"/>
                      </w:r>
                      <w:r>
                        <w:instrText xml:space="preserve"> HYPERLINK "mailto:info@4-tell.com" </w:instrText>
                      </w:r>
                      <w:r>
                        <w:fldChar w:fldCharType="separate"/>
                      </w:r>
                      <w:r w:rsidRPr="0020557F">
                        <w:rPr>
                          <w:color w:val="FFFFFF" w:themeColor="background1"/>
                        </w:rPr>
                        <w:t>info@4-tell.com</w:t>
                      </w:r>
                      <w:r>
                        <w:rPr>
                          <w:color w:val="FFFFFF" w:themeColor="background1"/>
                        </w:rPr>
                        <w:fldChar w:fldCharType="end"/>
                      </w:r>
                      <w:r w:rsidRPr="0020557F">
                        <w:rPr>
                          <w:color w:val="FFFFFF" w:themeColor="background1"/>
                        </w:rPr>
                        <w:t xml:space="preserve">  </w:t>
                      </w:r>
                      <w:proofErr w:type="gramStart"/>
                      <w:r w:rsidRPr="0020557F">
                        <w:rPr>
                          <w:color w:val="FFFFFF" w:themeColor="background1"/>
                        </w:rPr>
                        <w:t>|  4</w:t>
                      </w:r>
                      <w:proofErr w:type="gramEnd"/>
                      <w:r w:rsidRPr="0020557F">
                        <w:rPr>
                          <w:color w:val="FFFFFF" w:themeColor="background1"/>
                        </w:rPr>
                        <w:t>-Tell.com  |  503-746-9070</w:t>
                      </w:r>
                    </w:p>
                  </w:txbxContent>
                </v:textbox>
              </v:shape>
            </v:group>
          </w:pict>
        </mc:Fallback>
      </mc:AlternateContent>
    </w:r>
    <w:r>
      <w:rPr>
        <w:noProof/>
        <w:lang w:bidi="ar-SA"/>
      </w:rPr>
      <mc:AlternateContent>
        <mc:Choice Requires="wps">
          <w:drawing>
            <wp:anchor distT="0" distB="0" distL="114300" distR="114300" simplePos="0" relativeHeight="251664384" behindDoc="0" locked="0" layoutInCell="1" allowOverlap="1" wp14:anchorId="068EB749" wp14:editId="2C1A25BE">
              <wp:simplePos x="0" y="0"/>
              <wp:positionH relativeFrom="column">
                <wp:posOffset>1290320</wp:posOffset>
              </wp:positionH>
              <wp:positionV relativeFrom="paragraph">
                <wp:posOffset>372745</wp:posOffset>
              </wp:positionV>
              <wp:extent cx="3362960" cy="697230"/>
              <wp:effectExtent l="4445" t="0" r="4445"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960" cy="697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15F83" w14:textId="77777777" w:rsidR="00E32A89" w:rsidRPr="0020557F" w:rsidRDefault="00E32A89" w:rsidP="0020557F">
                          <w:pPr>
                            <w:jc w:val="center"/>
                            <w:rPr>
                              <w:color w:val="FFFFFF" w:themeColor="background1"/>
                            </w:rPr>
                          </w:pPr>
                          <w:hyperlink r:id="rId5" w:history="1">
                            <w:r w:rsidRPr="0020557F">
                              <w:rPr>
                                <w:color w:val="FFFFFF" w:themeColor="background1"/>
                              </w:rPr>
                              <w:t>info@4-tell.com</w:t>
                            </w:r>
                          </w:hyperlink>
                          <w:r w:rsidRPr="0020557F">
                            <w:rPr>
                              <w:color w:val="FFFFFF" w:themeColor="background1"/>
                            </w:rPr>
                            <w:t xml:space="preserve">  |  4-Tell.com  |  503-746-9070</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1" type="#_x0000_t202" style="position:absolute;left:0;text-align:left;margin-left:101.6pt;margin-top:29.35pt;width:264.8pt;height:54.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" filled="f" stroked="f">
              <v:textbox inset=",7.2pt,,7.2pt">
                <w:txbxContent>
                  <w:p w14:paraId="52515F83" w14:textId="77777777" w:rsidR="00E32A89" w:rsidRPr="0020557F" w:rsidRDefault="00E32A89" w:rsidP="0020557F">
                    <w:pPr>
                      <w:jc w:val="center"/>
                      <w:rPr>
                        <w:color w:val="FFFFFF" w:themeColor="background1"/>
                      </w:rPr>
                    </w:pPr>
                    <w:hyperlink r:id="rId6" w:history="1">
                      <w:r w:rsidRPr="0020557F">
                        <w:rPr>
                          <w:color w:val="FFFFFF" w:themeColor="background1"/>
                        </w:rPr>
                        <w:t>info@4-tell.com</w:t>
                      </w:r>
                    </w:hyperlink>
                    <w:r w:rsidRPr="0020557F">
                      <w:rPr>
                        <w:color w:val="FFFFFF" w:themeColor="background1"/>
                      </w:rPr>
                      <w:t xml:space="preserve">  |  4-Tell.com  |  503-746-9070</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C9A6B" w14:textId="4F6CD5A6" w:rsidR="00E32A89" w:rsidRPr="0020557F" w:rsidRDefault="00E32A89" w:rsidP="0020557F">
    <w:pPr>
      <w:pStyle w:val="Footer"/>
      <w:spacing w:before="600"/>
      <w:jc w:val="center"/>
      <w:rPr>
        <w:b/>
        <w:color w:val="000000" w:themeColor="text1"/>
      </w:rPr>
    </w:pPr>
    <w:r w:rsidRPr="0020557F">
      <w:rPr>
        <w:b/>
        <w:noProof/>
        <w:color w:val="000000" w:themeColor="text1"/>
        <w:lang w:bidi="ar-SA"/>
      </w:rPr>
      <w:drawing>
        <wp:anchor distT="0" distB="0" distL="114300" distR="114300" simplePos="0" relativeHeight="251660288" behindDoc="0" locked="0" layoutInCell="1" allowOverlap="1" wp14:anchorId="2805E8F5" wp14:editId="1D4D2975">
          <wp:simplePos x="0" y="0"/>
          <wp:positionH relativeFrom="margin">
            <wp:posOffset>7404735</wp:posOffset>
          </wp:positionH>
          <wp:positionV relativeFrom="margin">
            <wp:posOffset>6096000</wp:posOffset>
          </wp:positionV>
          <wp:extent cx="1844675" cy="533400"/>
          <wp:effectExtent l="19050" t="0" r="3175" b="0"/>
          <wp:wrapSquare wrapText="bothSides"/>
          <wp:docPr id="13" name="Picture 0" descr="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Header.png"/>
                  <pic:cNvPicPr>
                    <a:picLocks noChangeAspect="1" noChangeArrowheads="1"/>
                  </pic:cNvPicPr>
                </pic:nvPicPr>
                <pic:blipFill>
                  <a:blip r:embed="rId1"/>
                  <a:srcRect l="3285" t="18869" r="62366" b="25153"/>
                  <a:stretch>
                    <a:fillRect/>
                  </a:stretch>
                </pic:blipFill>
                <pic:spPr bwMode="auto">
                  <a:xfrm>
                    <a:off x="0" y="0"/>
                    <a:ext cx="1844675" cy="533400"/>
                  </a:xfrm>
                  <a:prstGeom prst="rect">
                    <a:avLst/>
                  </a:prstGeom>
                  <a:noFill/>
                  <a:ln w="9525">
                    <a:noFill/>
                    <a:miter lim="800000"/>
                    <a:headEnd/>
                    <a:tailEnd/>
                  </a:ln>
                </pic:spPr>
              </pic:pic>
            </a:graphicData>
          </a:graphic>
        </wp:anchor>
      </w:drawing>
    </w:r>
  </w:p>
  <w:p w14:paraId="6BDCCD37" w14:textId="77777777" w:rsidR="00E32A89" w:rsidRPr="00483001" w:rsidRDefault="00E32A89" w:rsidP="0048300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A90DB" w14:textId="77777777" w:rsidR="00E32A89" w:rsidRDefault="00E32A89" w:rsidP="0020557F">
    <w:pPr>
      <w:pStyle w:val="Footer"/>
      <w:spacing w:before="600"/>
      <w:jc w:val="center"/>
    </w:pPr>
    <w:r>
      <w:rPr>
        <w:noProof/>
        <w:lang w:bidi="ar-SA"/>
      </w:rPr>
      <w:drawing>
        <wp:anchor distT="0" distB="0" distL="114300" distR="114300" simplePos="0" relativeHeight="251671552" behindDoc="0" locked="0" layoutInCell="1" allowOverlap="1" wp14:anchorId="362C62A7" wp14:editId="5FD17AE1">
          <wp:simplePos x="0" y="0"/>
          <wp:positionH relativeFrom="column">
            <wp:posOffset>887095</wp:posOffset>
          </wp:positionH>
          <wp:positionV relativeFrom="paragraph">
            <wp:posOffset>-1996440</wp:posOffset>
          </wp:positionV>
          <wp:extent cx="4486275" cy="821690"/>
          <wp:effectExtent l="0" t="0" r="9525" b="0"/>
          <wp:wrapTight wrapText="bothSides">
            <wp:wrapPolygon edited="0">
              <wp:start x="2018" y="0"/>
              <wp:lineTo x="0" y="8012"/>
              <wp:lineTo x="0" y="12019"/>
              <wp:lineTo x="2110" y="16025"/>
              <wp:lineTo x="2110" y="21032"/>
              <wp:lineTo x="21554" y="21032"/>
              <wp:lineTo x="21554" y="16526"/>
              <wp:lineTo x="17610" y="15023"/>
              <wp:lineTo x="18069" y="12019"/>
              <wp:lineTo x="14859" y="8012"/>
              <wp:lineTo x="14859" y="0"/>
              <wp:lineTo x="2018" y="0"/>
            </wp:wrapPolygon>
          </wp:wrapTight>
          <wp:docPr id="1" name="Picture 7" descr="4Tell_Logo_wTagV2.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4Tell_Logo_wTagV2.ep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486275" cy="821690"/>
                  </a:xfrm>
                  <a:prstGeom prst="rect">
                    <a:avLst/>
                  </a:prstGeom>
                  <a:noFill/>
                </pic:spPr>
              </pic:pic>
            </a:graphicData>
          </a:graphic>
          <wp14:sizeRelH relativeFrom="page">
            <wp14:pctWidth>0</wp14:pctWidth>
          </wp14:sizeRelH>
          <wp14:sizeRelV relativeFrom="page">
            <wp14:pctHeight>0</wp14:pctHeight>
          </wp14:sizeRelV>
        </wp:anchor>
      </w:drawing>
    </w:r>
    <w:r>
      <w:rPr>
        <w:noProof/>
        <w:lang w:bidi="ar-SA"/>
      </w:rPr>
      <w:drawing>
        <wp:anchor distT="0" distB="0" distL="118745" distR="118745" simplePos="0" relativeHeight="251670528" behindDoc="0" locked="0" layoutInCell="1" allowOverlap="1" wp14:anchorId="0263FE41" wp14:editId="511DC866">
          <wp:simplePos x="0" y="0"/>
          <wp:positionH relativeFrom="page">
            <wp:posOffset>370840</wp:posOffset>
          </wp:positionH>
          <wp:positionV relativeFrom="page">
            <wp:posOffset>365760</wp:posOffset>
          </wp:positionV>
          <wp:extent cx="7081520" cy="5311775"/>
          <wp:effectExtent l="25400" t="0" r="5080" b="0"/>
          <wp:wrapTight wrapText="bothSides">
            <wp:wrapPolygon edited="0">
              <wp:start x="-77" y="0"/>
              <wp:lineTo x="-77" y="21587"/>
              <wp:lineTo x="21615" y="21587"/>
              <wp:lineTo x="21615" y="0"/>
              <wp:lineTo x="-77" y="0"/>
            </wp:wrapPolygon>
          </wp:wrapTight>
          <wp:docPr id="14" name="Picture 2" descr="NEWFLASH:coverRevs:Overlay-Cover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FLASH:coverRevs:Overlay-CoverTop.png"/>
                  <pic:cNvPicPr>
                    <a:picLocks noChangeAspect="1" noChangeArrowheads="1"/>
                  </pic:cNvPicPr>
                </pic:nvPicPr>
                <pic:blipFill>
                  <a:blip r:embed="rId2"/>
                  <a:srcRect/>
                  <a:stretch>
                    <a:fillRect/>
                  </a:stretch>
                </pic:blipFill>
                <pic:spPr bwMode="auto">
                  <a:xfrm>
                    <a:off x="0" y="0"/>
                    <a:ext cx="7081520" cy="5311775"/>
                  </a:xfrm>
                  <a:prstGeom prst="rect">
                    <a:avLst/>
                  </a:prstGeom>
                  <a:noFill/>
                  <a:ln w="9525">
                    <a:noFill/>
                    <a:miter lim="800000"/>
                    <a:headEnd/>
                    <a:tailEnd/>
                  </a:ln>
                </pic:spPr>
              </pic:pic>
            </a:graphicData>
          </a:graphic>
        </wp:anchor>
      </w:drawing>
    </w:r>
    <w:r>
      <w:rPr>
        <w:noProof/>
        <w:lang w:bidi="ar-SA"/>
      </w:rPr>
      <w:drawing>
        <wp:anchor distT="0" distB="0" distL="114300" distR="114300" simplePos="0" relativeHeight="251668480" behindDoc="0" locked="0" layoutInCell="1" allowOverlap="1" wp14:anchorId="7E9DC127" wp14:editId="0507ECAF">
          <wp:simplePos x="0" y="0"/>
          <wp:positionH relativeFrom="margin">
            <wp:posOffset>7404735</wp:posOffset>
          </wp:positionH>
          <wp:positionV relativeFrom="margin">
            <wp:posOffset>6096000</wp:posOffset>
          </wp:positionV>
          <wp:extent cx="1844675" cy="533400"/>
          <wp:effectExtent l="19050" t="0" r="3175" b="0"/>
          <wp:wrapSquare wrapText="bothSides"/>
          <wp:docPr id="16" name="Picture 0" descr="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Header.png"/>
                  <pic:cNvPicPr>
                    <a:picLocks noChangeAspect="1" noChangeArrowheads="1"/>
                  </pic:cNvPicPr>
                </pic:nvPicPr>
                <pic:blipFill>
                  <a:blip r:embed="rId3"/>
                  <a:srcRect l="3285" t="18869" r="62366" b="25153"/>
                  <a:stretch>
                    <a:fillRect/>
                  </a:stretch>
                </pic:blipFill>
                <pic:spPr bwMode="auto">
                  <a:xfrm>
                    <a:off x="0" y="0"/>
                    <a:ext cx="1844675" cy="533400"/>
                  </a:xfrm>
                  <a:prstGeom prst="rect">
                    <a:avLst/>
                  </a:prstGeom>
                  <a:noFill/>
                  <a:ln w="9525">
                    <a:noFill/>
                    <a:miter lim="800000"/>
                    <a:headEnd/>
                    <a:tailEnd/>
                  </a:ln>
                </pic:spPr>
              </pic:pic>
            </a:graphicData>
          </a:graphic>
        </wp:anchor>
      </w:drawing>
    </w:r>
    <w:r>
      <w:rPr>
        <w:rStyle w:val="PageNumber"/>
      </w:rPr>
      <w:fldChar w:fldCharType="begin"/>
    </w:r>
    <w:r>
      <w:rPr>
        <w:rStyle w:val="PageNumber"/>
      </w:rPr>
      <w:instrText xml:space="preserve"> PAGE  \* Arabic </w:instrText>
    </w:r>
    <w:r>
      <w:rPr>
        <w:rStyle w:val="PageNumber"/>
      </w:rPr>
      <w:fldChar w:fldCharType="separate"/>
    </w:r>
    <w:r>
      <w:rPr>
        <w:rStyle w:val="PageNumber"/>
        <w:noProof/>
      </w:rPr>
      <w:t>2</w:t>
    </w:r>
    <w:r>
      <w:rPr>
        <w:rStyle w:val="PageNumber"/>
      </w:rPr>
      <w:fldChar w:fldCharType="end"/>
    </w:r>
  </w:p>
  <w:p w14:paraId="07E3FEA0" w14:textId="77777777" w:rsidR="00E32A89" w:rsidRPr="00483001" w:rsidRDefault="00E32A89" w:rsidP="004830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5789E6" w14:textId="77777777" w:rsidR="007F5042" w:rsidRDefault="007F5042">
      <w:r>
        <w:separator/>
      </w:r>
    </w:p>
  </w:footnote>
  <w:footnote w:type="continuationSeparator" w:id="0">
    <w:p w14:paraId="5E888580" w14:textId="77777777" w:rsidR="007F5042" w:rsidRDefault="007F50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8"/>
        <w:szCs w:val="18"/>
      </w:rPr>
      <w:id w:val="-939835568"/>
      <w:docPartObj>
        <w:docPartGallery w:val="Page Numbers (Top of Page)"/>
        <w:docPartUnique/>
      </w:docPartObj>
    </w:sdtPr>
    <w:sdtEndPr>
      <w:rPr>
        <w:noProof/>
      </w:rPr>
    </w:sdtEndPr>
    <w:sdtContent>
      <w:p w14:paraId="7C8BD12D" w14:textId="77777777" w:rsidR="00E32A89" w:rsidRPr="00786860" w:rsidRDefault="00E32A89">
        <w:pPr>
          <w:pStyle w:val="Header"/>
          <w:jc w:val="right"/>
          <w:rPr>
            <w:sz w:val="18"/>
            <w:szCs w:val="18"/>
          </w:rPr>
        </w:pPr>
        <w:r w:rsidRPr="00786860">
          <w:rPr>
            <w:sz w:val="18"/>
            <w:szCs w:val="18"/>
          </w:rPr>
          <w:fldChar w:fldCharType="begin"/>
        </w:r>
        <w:r w:rsidRPr="00786860">
          <w:rPr>
            <w:sz w:val="18"/>
            <w:szCs w:val="18"/>
          </w:rPr>
          <w:instrText xml:space="preserve"> PAGE   \* MERGEFORMAT </w:instrText>
        </w:r>
        <w:r w:rsidRPr="00786860">
          <w:rPr>
            <w:sz w:val="18"/>
            <w:szCs w:val="18"/>
          </w:rPr>
          <w:fldChar w:fldCharType="separate"/>
        </w:r>
        <w:r w:rsidR="00C81EE4">
          <w:rPr>
            <w:noProof/>
            <w:sz w:val="18"/>
            <w:szCs w:val="18"/>
          </w:rPr>
          <w:t>- 46 -</w:t>
        </w:r>
        <w:r w:rsidRPr="00786860">
          <w:rPr>
            <w:noProof/>
            <w:sz w:val="18"/>
            <w:szCs w:val="18"/>
          </w:rPr>
          <w:fldChar w:fldCharType="end"/>
        </w:r>
      </w:p>
    </w:sdtContent>
  </w:sdt>
  <w:p w14:paraId="1AE49466" w14:textId="77777777" w:rsidR="00E32A89" w:rsidRPr="00786860" w:rsidRDefault="00E32A89">
    <w:pPr>
      <w:pStyle w:val="Header"/>
      <w:rPr>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8BEF1B" w14:textId="77777777" w:rsidR="00E32A89" w:rsidRDefault="00E32A89">
    <w:pPr>
      <w:pStyle w:val="Header"/>
    </w:pPr>
    <w:r w:rsidRPr="0020557F">
      <w:rPr>
        <w:b/>
        <w:noProof/>
        <w:color w:val="000000" w:themeColor="text1"/>
        <w:lang w:bidi="ar-SA"/>
      </w:rPr>
      <w:drawing>
        <wp:anchor distT="0" distB="0" distL="118745" distR="118745" simplePos="0" relativeHeight="251663360" behindDoc="0" locked="0" layoutInCell="1" allowOverlap="1" wp14:anchorId="0226A2AC" wp14:editId="1F3B6040">
          <wp:simplePos x="0" y="0"/>
          <wp:positionH relativeFrom="page">
            <wp:posOffset>0</wp:posOffset>
          </wp:positionH>
          <wp:positionV relativeFrom="page">
            <wp:posOffset>-40005</wp:posOffset>
          </wp:positionV>
          <wp:extent cx="7820025" cy="5869305"/>
          <wp:effectExtent l="0" t="0" r="9525" b="0"/>
          <wp:wrapTight wrapText="bothSides">
            <wp:wrapPolygon edited="0">
              <wp:start x="0" y="0"/>
              <wp:lineTo x="0" y="21523"/>
              <wp:lineTo x="21574" y="21523"/>
              <wp:lineTo x="21574" y="0"/>
              <wp:lineTo x="0" y="0"/>
            </wp:wrapPolygon>
          </wp:wrapTight>
          <wp:docPr id="2" name="Picture 2" descr="NEWFLASH:coverRevs:Overlay-Cover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WFLASH:coverRevs:Overlay-CoverTop.png"/>
                  <pic:cNvPicPr>
                    <a:picLocks noChangeAspect="1" noChangeArrowheads="1"/>
                  </pic:cNvPicPr>
                </pic:nvPicPr>
                <pic:blipFill>
                  <a:blip r:embed="rId1"/>
                  <a:srcRect/>
                  <a:stretch>
                    <a:fillRect/>
                  </a:stretch>
                </pic:blipFill>
                <pic:spPr bwMode="auto">
                  <a:xfrm>
                    <a:off x="0" y="0"/>
                    <a:ext cx="7820025" cy="586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73398"/>
    <w:multiLevelType w:val="hybridMultilevel"/>
    <w:tmpl w:val="72269130"/>
    <w:lvl w:ilvl="0" w:tplc="A658F102">
      <w:start w:val="503"/>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o"/>
      <w:lvlJc w:val="left"/>
      <w:pPr>
        <w:ind w:left="1080" w:hanging="360"/>
      </w:pPr>
      <w:rPr>
        <w:rFonts w:ascii="Courier New" w:hAnsi="Courier New" w:cs="Verdana"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Verdana"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Verdana"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1B5F00"/>
    <w:multiLevelType w:val="hybridMultilevel"/>
    <w:tmpl w:val="AB5A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F10E50"/>
    <w:multiLevelType w:val="hybridMultilevel"/>
    <w:tmpl w:val="AE3E14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2066F7"/>
    <w:multiLevelType w:val="multilevel"/>
    <w:tmpl w:val="24009B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082479D6"/>
    <w:multiLevelType w:val="hybridMultilevel"/>
    <w:tmpl w:val="FB8EFE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95A6502"/>
    <w:multiLevelType w:val="hybridMultilevel"/>
    <w:tmpl w:val="9DA40B48"/>
    <w:lvl w:ilvl="0" w:tplc="03F4ED3C">
      <w:start w:val="1"/>
      <w:numFmt w:val="lowerLetter"/>
      <w:lvlText w:val="%1."/>
      <w:lvlJc w:val="left"/>
      <w:pPr>
        <w:ind w:left="2808" w:hanging="360"/>
      </w:pPr>
      <w:rPr>
        <w:rFonts w:asciiTheme="minorHAnsi" w:eastAsiaTheme="minorEastAsia" w:hAnsiTheme="minorHAnsi" w:cstheme="minorBidi" w:hint="default"/>
      </w:rPr>
    </w:lvl>
    <w:lvl w:ilvl="1" w:tplc="04090003" w:tentative="1">
      <w:start w:val="1"/>
      <w:numFmt w:val="bullet"/>
      <w:lvlText w:val="o"/>
      <w:lvlJc w:val="left"/>
      <w:pPr>
        <w:ind w:left="1944" w:hanging="360"/>
      </w:pPr>
      <w:rPr>
        <w:rFonts w:ascii="Courier New" w:hAnsi="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6">
    <w:nsid w:val="0AAF7EC8"/>
    <w:multiLevelType w:val="hybridMultilevel"/>
    <w:tmpl w:val="A5FE6EC4"/>
    <w:lvl w:ilvl="0" w:tplc="F6C2F458">
      <w:numFmt w:val="bullet"/>
      <w:pStyle w:val="textNormalBold"/>
      <w:lvlText w:val=""/>
      <w:lvlJc w:val="left"/>
      <w:pPr>
        <w:ind w:left="360" w:hanging="360"/>
      </w:pPr>
      <w:rPr>
        <w:rFonts w:ascii="Symbol" w:eastAsia="Calibri" w:hAnsi="Symbol" w:cs="Times New Roman" w:hint="default"/>
      </w:rPr>
    </w:lvl>
    <w:lvl w:ilvl="1" w:tplc="04090003">
      <w:start w:val="1"/>
      <w:numFmt w:val="bullet"/>
      <w:lvlText w:val="o"/>
      <w:lvlJc w:val="left"/>
      <w:pPr>
        <w:ind w:left="1080" w:hanging="360"/>
      </w:pPr>
      <w:rPr>
        <w:rFonts w:ascii="Courier New" w:hAnsi="Courier New" w:cs="Verdana"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Verdana"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Verdana"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DD25CEB"/>
    <w:multiLevelType w:val="hybridMultilevel"/>
    <w:tmpl w:val="EDE6358C"/>
    <w:lvl w:ilvl="0" w:tplc="0409000F">
      <w:start w:val="1"/>
      <w:numFmt w:val="decimal"/>
      <w:lvlText w:val="%1."/>
      <w:lvlJc w:val="left"/>
      <w:pPr>
        <w:ind w:left="4608" w:hanging="360"/>
      </w:pPr>
    </w:lvl>
    <w:lvl w:ilvl="1" w:tplc="04090019" w:tentative="1">
      <w:start w:val="1"/>
      <w:numFmt w:val="lowerLetter"/>
      <w:lvlText w:val="%2."/>
      <w:lvlJc w:val="left"/>
      <w:pPr>
        <w:ind w:left="5328" w:hanging="360"/>
      </w:pPr>
    </w:lvl>
    <w:lvl w:ilvl="2" w:tplc="0409001B" w:tentative="1">
      <w:start w:val="1"/>
      <w:numFmt w:val="lowerRoman"/>
      <w:lvlText w:val="%3."/>
      <w:lvlJc w:val="right"/>
      <w:pPr>
        <w:ind w:left="6048" w:hanging="180"/>
      </w:pPr>
    </w:lvl>
    <w:lvl w:ilvl="3" w:tplc="0409000F" w:tentative="1">
      <w:start w:val="1"/>
      <w:numFmt w:val="decimal"/>
      <w:lvlText w:val="%4."/>
      <w:lvlJc w:val="left"/>
      <w:pPr>
        <w:ind w:left="6768" w:hanging="360"/>
      </w:pPr>
    </w:lvl>
    <w:lvl w:ilvl="4" w:tplc="04090019" w:tentative="1">
      <w:start w:val="1"/>
      <w:numFmt w:val="lowerLetter"/>
      <w:lvlText w:val="%5."/>
      <w:lvlJc w:val="left"/>
      <w:pPr>
        <w:ind w:left="7488" w:hanging="360"/>
      </w:pPr>
    </w:lvl>
    <w:lvl w:ilvl="5" w:tplc="0409001B" w:tentative="1">
      <w:start w:val="1"/>
      <w:numFmt w:val="lowerRoman"/>
      <w:lvlText w:val="%6."/>
      <w:lvlJc w:val="right"/>
      <w:pPr>
        <w:ind w:left="8208" w:hanging="180"/>
      </w:pPr>
    </w:lvl>
    <w:lvl w:ilvl="6" w:tplc="0409000F" w:tentative="1">
      <w:start w:val="1"/>
      <w:numFmt w:val="decimal"/>
      <w:lvlText w:val="%7."/>
      <w:lvlJc w:val="left"/>
      <w:pPr>
        <w:ind w:left="8928" w:hanging="360"/>
      </w:pPr>
    </w:lvl>
    <w:lvl w:ilvl="7" w:tplc="04090019" w:tentative="1">
      <w:start w:val="1"/>
      <w:numFmt w:val="lowerLetter"/>
      <w:lvlText w:val="%8."/>
      <w:lvlJc w:val="left"/>
      <w:pPr>
        <w:ind w:left="9648" w:hanging="360"/>
      </w:pPr>
    </w:lvl>
    <w:lvl w:ilvl="8" w:tplc="0409001B" w:tentative="1">
      <w:start w:val="1"/>
      <w:numFmt w:val="lowerRoman"/>
      <w:lvlText w:val="%9."/>
      <w:lvlJc w:val="right"/>
      <w:pPr>
        <w:ind w:left="10368" w:hanging="180"/>
      </w:pPr>
    </w:lvl>
  </w:abstractNum>
  <w:abstractNum w:abstractNumId="8">
    <w:nsid w:val="0F3C106F"/>
    <w:multiLevelType w:val="hybridMultilevel"/>
    <w:tmpl w:val="0E064256"/>
    <w:lvl w:ilvl="0" w:tplc="04090001">
      <w:start w:val="1"/>
      <w:numFmt w:val="bullet"/>
      <w:lvlText w:val=""/>
      <w:lvlJc w:val="left"/>
      <w:pPr>
        <w:ind w:left="1368" w:hanging="360"/>
      </w:pPr>
      <w:rPr>
        <w:rFonts w:ascii="Symbol" w:hAnsi="Symbol" w:hint="default"/>
      </w:rPr>
    </w:lvl>
    <w:lvl w:ilvl="1" w:tplc="04090003">
      <w:start w:val="1"/>
      <w:numFmt w:val="bullet"/>
      <w:lvlText w:val="o"/>
      <w:lvlJc w:val="left"/>
      <w:pPr>
        <w:ind w:left="2088" w:hanging="360"/>
      </w:pPr>
      <w:rPr>
        <w:rFonts w:ascii="Courier New" w:hAnsi="Courier New" w:cs="Verdana" w:hint="default"/>
      </w:rPr>
    </w:lvl>
    <w:lvl w:ilvl="2" w:tplc="03F4ED3C">
      <w:start w:val="1"/>
      <w:numFmt w:val="lowerLetter"/>
      <w:lvlText w:val="%3."/>
      <w:lvlJc w:val="left"/>
      <w:pPr>
        <w:ind w:left="2808" w:hanging="360"/>
      </w:pPr>
      <w:rPr>
        <w:rFonts w:asciiTheme="minorHAnsi" w:eastAsiaTheme="minorEastAsia" w:hAnsiTheme="minorHAnsi" w:cstheme="minorBidi"/>
      </w:rPr>
    </w:lvl>
    <w:lvl w:ilvl="3" w:tplc="04090001">
      <w:start w:val="1"/>
      <w:numFmt w:val="bullet"/>
      <w:lvlText w:val=""/>
      <w:lvlJc w:val="left"/>
      <w:pPr>
        <w:ind w:left="3528" w:hanging="360"/>
      </w:pPr>
      <w:rPr>
        <w:rFonts w:ascii="Symbol" w:hAnsi="Symbol" w:hint="default"/>
      </w:rPr>
    </w:lvl>
    <w:lvl w:ilvl="4" w:tplc="5C4C565C">
      <w:start w:val="1"/>
      <w:numFmt w:val="decimal"/>
      <w:lvlText w:val="%5."/>
      <w:lvlJc w:val="left"/>
      <w:pPr>
        <w:ind w:left="4608" w:hanging="720"/>
      </w:pPr>
      <w:rPr>
        <w:rFonts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Verdana" w:hint="default"/>
      </w:rPr>
    </w:lvl>
    <w:lvl w:ilvl="8" w:tplc="04090005" w:tentative="1">
      <w:start w:val="1"/>
      <w:numFmt w:val="bullet"/>
      <w:lvlText w:val=""/>
      <w:lvlJc w:val="left"/>
      <w:pPr>
        <w:ind w:left="7128" w:hanging="360"/>
      </w:pPr>
      <w:rPr>
        <w:rFonts w:ascii="Wingdings" w:hAnsi="Wingdings" w:hint="default"/>
      </w:rPr>
    </w:lvl>
  </w:abstractNum>
  <w:abstractNum w:abstractNumId="9">
    <w:nsid w:val="0FB9571A"/>
    <w:multiLevelType w:val="hybridMultilevel"/>
    <w:tmpl w:val="85FA4F62"/>
    <w:lvl w:ilvl="0" w:tplc="03F4ED3C">
      <w:start w:val="1"/>
      <w:numFmt w:val="lowerLetter"/>
      <w:lvlText w:val="%1."/>
      <w:lvlJc w:val="left"/>
      <w:pPr>
        <w:ind w:left="2808"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1A34D75"/>
    <w:multiLevelType w:val="hybridMultilevel"/>
    <w:tmpl w:val="9D24F2B2"/>
    <w:lvl w:ilvl="0" w:tplc="8EEC89A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021B81"/>
    <w:multiLevelType w:val="hybridMultilevel"/>
    <w:tmpl w:val="AAE81D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71C38FA"/>
    <w:multiLevelType w:val="hybridMultilevel"/>
    <w:tmpl w:val="2E664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FD0B9C"/>
    <w:multiLevelType w:val="hybridMultilevel"/>
    <w:tmpl w:val="6A70C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672C00"/>
    <w:multiLevelType w:val="hybridMultilevel"/>
    <w:tmpl w:val="02EA3FD0"/>
    <w:lvl w:ilvl="0" w:tplc="0409000F">
      <w:start w:val="1"/>
      <w:numFmt w:val="decimal"/>
      <w:lvlText w:val="%1."/>
      <w:lvlJc w:val="left"/>
      <w:pPr>
        <w:ind w:left="1584" w:hanging="360"/>
      </w:pPr>
      <w:rPr>
        <w:rFonts w:hint="default"/>
      </w:rPr>
    </w:lvl>
    <w:lvl w:ilvl="1" w:tplc="04090019" w:tentative="1">
      <w:start w:val="1"/>
      <w:numFmt w:val="lowerLetter"/>
      <w:lvlText w:val="%2."/>
      <w:lvlJc w:val="left"/>
      <w:pPr>
        <w:ind w:left="5688" w:hanging="360"/>
      </w:pPr>
    </w:lvl>
    <w:lvl w:ilvl="2" w:tplc="0409001B" w:tentative="1">
      <w:start w:val="1"/>
      <w:numFmt w:val="lowerRoman"/>
      <w:lvlText w:val="%3."/>
      <w:lvlJc w:val="right"/>
      <w:pPr>
        <w:ind w:left="6408" w:hanging="180"/>
      </w:pPr>
    </w:lvl>
    <w:lvl w:ilvl="3" w:tplc="0409000F" w:tentative="1">
      <w:start w:val="1"/>
      <w:numFmt w:val="decimal"/>
      <w:lvlText w:val="%4."/>
      <w:lvlJc w:val="left"/>
      <w:pPr>
        <w:ind w:left="7128" w:hanging="360"/>
      </w:pPr>
    </w:lvl>
    <w:lvl w:ilvl="4" w:tplc="04090019" w:tentative="1">
      <w:start w:val="1"/>
      <w:numFmt w:val="lowerLetter"/>
      <w:lvlText w:val="%5."/>
      <w:lvlJc w:val="left"/>
      <w:pPr>
        <w:ind w:left="7848" w:hanging="360"/>
      </w:pPr>
    </w:lvl>
    <w:lvl w:ilvl="5" w:tplc="0409001B" w:tentative="1">
      <w:start w:val="1"/>
      <w:numFmt w:val="lowerRoman"/>
      <w:lvlText w:val="%6."/>
      <w:lvlJc w:val="right"/>
      <w:pPr>
        <w:ind w:left="8568" w:hanging="180"/>
      </w:pPr>
    </w:lvl>
    <w:lvl w:ilvl="6" w:tplc="0409000F" w:tentative="1">
      <w:start w:val="1"/>
      <w:numFmt w:val="decimal"/>
      <w:lvlText w:val="%7."/>
      <w:lvlJc w:val="left"/>
      <w:pPr>
        <w:ind w:left="9288" w:hanging="360"/>
      </w:pPr>
    </w:lvl>
    <w:lvl w:ilvl="7" w:tplc="04090019" w:tentative="1">
      <w:start w:val="1"/>
      <w:numFmt w:val="lowerLetter"/>
      <w:lvlText w:val="%8."/>
      <w:lvlJc w:val="left"/>
      <w:pPr>
        <w:ind w:left="10008" w:hanging="360"/>
      </w:pPr>
    </w:lvl>
    <w:lvl w:ilvl="8" w:tplc="0409001B" w:tentative="1">
      <w:start w:val="1"/>
      <w:numFmt w:val="lowerRoman"/>
      <w:lvlText w:val="%9."/>
      <w:lvlJc w:val="right"/>
      <w:pPr>
        <w:ind w:left="10728" w:hanging="180"/>
      </w:pPr>
    </w:lvl>
  </w:abstractNum>
  <w:abstractNum w:abstractNumId="15">
    <w:nsid w:val="19D95134"/>
    <w:multiLevelType w:val="hybridMultilevel"/>
    <w:tmpl w:val="1C962782"/>
    <w:lvl w:ilvl="0" w:tplc="6DEECA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A9B6E73"/>
    <w:multiLevelType w:val="hybridMultilevel"/>
    <w:tmpl w:val="AB16F840"/>
    <w:lvl w:ilvl="0" w:tplc="A5F676DE">
      <w:start w:val="4"/>
      <w:numFmt w:val="bullet"/>
      <w:lvlText w:val=""/>
      <w:lvlJc w:val="left"/>
      <w:pPr>
        <w:ind w:left="360" w:hanging="360"/>
      </w:pPr>
      <w:rPr>
        <w:rFonts w:ascii="Symbol" w:eastAsiaTheme="minorEastAsia" w:hAnsi="Symbol"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1CB91D40"/>
    <w:multiLevelType w:val="hybridMultilevel"/>
    <w:tmpl w:val="8AF67430"/>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8">
    <w:nsid w:val="1DD404A7"/>
    <w:multiLevelType w:val="multilevel"/>
    <w:tmpl w:val="0A8C21A4"/>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E2A5F53"/>
    <w:multiLevelType w:val="hybridMultilevel"/>
    <w:tmpl w:val="801C46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Verdan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Verdana"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00A4CC5"/>
    <w:multiLevelType w:val="hybridMultilevel"/>
    <w:tmpl w:val="ABCC59AC"/>
    <w:lvl w:ilvl="0" w:tplc="07EE7CEE">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745056"/>
    <w:multiLevelType w:val="hybridMultilevel"/>
    <w:tmpl w:val="870C6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4EE7C72"/>
    <w:multiLevelType w:val="hybridMultilevel"/>
    <w:tmpl w:val="AC2A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60D6D61"/>
    <w:multiLevelType w:val="hybridMultilevel"/>
    <w:tmpl w:val="FC585C26"/>
    <w:lvl w:ilvl="0" w:tplc="03F4ED3C">
      <w:start w:val="1"/>
      <w:numFmt w:val="lowerLetter"/>
      <w:lvlText w:val="%1."/>
      <w:lvlJc w:val="left"/>
      <w:pPr>
        <w:ind w:left="2808"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F253CE"/>
    <w:multiLevelType w:val="hybridMultilevel"/>
    <w:tmpl w:val="02EA3FD0"/>
    <w:lvl w:ilvl="0" w:tplc="0409000F">
      <w:start w:val="1"/>
      <w:numFmt w:val="decimal"/>
      <w:lvlText w:val="%1."/>
      <w:lvlJc w:val="left"/>
      <w:pPr>
        <w:ind w:left="1584" w:hanging="360"/>
      </w:pPr>
      <w:rPr>
        <w:rFonts w:hint="default"/>
      </w:rPr>
    </w:lvl>
    <w:lvl w:ilvl="1" w:tplc="04090019" w:tentative="1">
      <w:start w:val="1"/>
      <w:numFmt w:val="lowerLetter"/>
      <w:lvlText w:val="%2."/>
      <w:lvlJc w:val="left"/>
      <w:pPr>
        <w:ind w:left="5688" w:hanging="360"/>
      </w:pPr>
    </w:lvl>
    <w:lvl w:ilvl="2" w:tplc="0409001B" w:tentative="1">
      <w:start w:val="1"/>
      <w:numFmt w:val="lowerRoman"/>
      <w:lvlText w:val="%3."/>
      <w:lvlJc w:val="right"/>
      <w:pPr>
        <w:ind w:left="6408" w:hanging="180"/>
      </w:pPr>
    </w:lvl>
    <w:lvl w:ilvl="3" w:tplc="0409000F" w:tentative="1">
      <w:start w:val="1"/>
      <w:numFmt w:val="decimal"/>
      <w:lvlText w:val="%4."/>
      <w:lvlJc w:val="left"/>
      <w:pPr>
        <w:ind w:left="7128" w:hanging="360"/>
      </w:pPr>
    </w:lvl>
    <w:lvl w:ilvl="4" w:tplc="04090019" w:tentative="1">
      <w:start w:val="1"/>
      <w:numFmt w:val="lowerLetter"/>
      <w:lvlText w:val="%5."/>
      <w:lvlJc w:val="left"/>
      <w:pPr>
        <w:ind w:left="7848" w:hanging="360"/>
      </w:pPr>
    </w:lvl>
    <w:lvl w:ilvl="5" w:tplc="0409001B" w:tentative="1">
      <w:start w:val="1"/>
      <w:numFmt w:val="lowerRoman"/>
      <w:lvlText w:val="%6."/>
      <w:lvlJc w:val="right"/>
      <w:pPr>
        <w:ind w:left="8568" w:hanging="180"/>
      </w:pPr>
    </w:lvl>
    <w:lvl w:ilvl="6" w:tplc="0409000F" w:tentative="1">
      <w:start w:val="1"/>
      <w:numFmt w:val="decimal"/>
      <w:lvlText w:val="%7."/>
      <w:lvlJc w:val="left"/>
      <w:pPr>
        <w:ind w:left="9288" w:hanging="360"/>
      </w:pPr>
    </w:lvl>
    <w:lvl w:ilvl="7" w:tplc="04090019" w:tentative="1">
      <w:start w:val="1"/>
      <w:numFmt w:val="lowerLetter"/>
      <w:lvlText w:val="%8."/>
      <w:lvlJc w:val="left"/>
      <w:pPr>
        <w:ind w:left="10008" w:hanging="360"/>
      </w:pPr>
    </w:lvl>
    <w:lvl w:ilvl="8" w:tplc="0409001B" w:tentative="1">
      <w:start w:val="1"/>
      <w:numFmt w:val="lowerRoman"/>
      <w:lvlText w:val="%9."/>
      <w:lvlJc w:val="right"/>
      <w:pPr>
        <w:ind w:left="10728" w:hanging="180"/>
      </w:pPr>
    </w:lvl>
  </w:abstractNum>
  <w:abstractNum w:abstractNumId="25">
    <w:nsid w:val="30B26A04"/>
    <w:multiLevelType w:val="hybridMultilevel"/>
    <w:tmpl w:val="DB7C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13860E1"/>
    <w:multiLevelType w:val="hybridMultilevel"/>
    <w:tmpl w:val="197CECC2"/>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33A9274C"/>
    <w:multiLevelType w:val="hybridMultilevel"/>
    <w:tmpl w:val="8482CF24"/>
    <w:lvl w:ilvl="0" w:tplc="5BA088B8">
      <w:start w:val="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344A2DEF"/>
    <w:multiLevelType w:val="hybridMultilevel"/>
    <w:tmpl w:val="ABE04318"/>
    <w:lvl w:ilvl="0" w:tplc="62223814">
      <w:start w:val="4"/>
      <w:numFmt w:val="bullet"/>
      <w:lvlText w:val=""/>
      <w:lvlJc w:val="left"/>
      <w:pPr>
        <w:ind w:left="360" w:hanging="360"/>
      </w:pPr>
      <w:rPr>
        <w:rFonts w:ascii="Wingdings" w:eastAsiaTheme="minorEastAsia"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359B4C48"/>
    <w:multiLevelType w:val="hybridMultilevel"/>
    <w:tmpl w:val="6E02C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Verdana"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Verdana"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F6504E"/>
    <w:multiLevelType w:val="hybridMultilevel"/>
    <w:tmpl w:val="BBD0CFA8"/>
    <w:lvl w:ilvl="0" w:tplc="0F94EFF2">
      <w:start w:val="1"/>
      <w:numFmt w:val="decimal"/>
      <w:pStyle w:val="IntenseQuote"/>
      <w:lvlText w:val="%1."/>
      <w:lvlJc w:val="left"/>
      <w:pPr>
        <w:ind w:left="1656" w:hanging="360"/>
      </w:pPr>
      <w:rPr>
        <w:rFonts w:hint="default"/>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31">
    <w:nsid w:val="3A7C7526"/>
    <w:multiLevelType w:val="hybridMultilevel"/>
    <w:tmpl w:val="09C8BEDA"/>
    <w:lvl w:ilvl="0" w:tplc="F2ECC8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21F6B26"/>
    <w:multiLevelType w:val="hybridMultilevel"/>
    <w:tmpl w:val="62966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33D3ADF"/>
    <w:multiLevelType w:val="hybridMultilevel"/>
    <w:tmpl w:val="7B96857E"/>
    <w:lvl w:ilvl="0" w:tplc="0F94EFF2">
      <w:start w:val="1"/>
      <w:numFmt w:val="bullet"/>
      <w:lvlText w:val=""/>
      <w:lvlJc w:val="left"/>
      <w:pPr>
        <w:ind w:left="1368" w:hanging="360"/>
      </w:pPr>
      <w:rPr>
        <w:rFonts w:ascii="Symbol" w:hAnsi="Symbol" w:hint="default"/>
      </w:rPr>
    </w:lvl>
    <w:lvl w:ilvl="1" w:tplc="04090019">
      <w:start w:val="1"/>
      <w:numFmt w:val="bullet"/>
      <w:lvlText w:val="o"/>
      <w:lvlJc w:val="left"/>
      <w:pPr>
        <w:ind w:left="2088" w:hanging="360"/>
      </w:pPr>
      <w:rPr>
        <w:rFonts w:ascii="Courier New" w:hAnsi="Courier New" w:cs="Verdana" w:hint="default"/>
      </w:rPr>
    </w:lvl>
    <w:lvl w:ilvl="2" w:tplc="0409001B">
      <w:start w:val="1"/>
      <w:numFmt w:val="bullet"/>
      <w:lvlText w:val=""/>
      <w:lvlJc w:val="left"/>
      <w:pPr>
        <w:ind w:left="2808" w:hanging="360"/>
      </w:pPr>
      <w:rPr>
        <w:rFonts w:ascii="Symbol" w:hAnsi="Symbol" w:hint="default"/>
      </w:rPr>
    </w:lvl>
    <w:lvl w:ilvl="3" w:tplc="0409000F">
      <w:start w:val="1"/>
      <w:numFmt w:val="bullet"/>
      <w:lvlText w:val=""/>
      <w:lvlJc w:val="left"/>
      <w:pPr>
        <w:ind w:left="3528" w:hanging="360"/>
      </w:pPr>
      <w:rPr>
        <w:rFonts w:ascii="Symbol" w:hAnsi="Symbol" w:hint="default"/>
      </w:rPr>
    </w:lvl>
    <w:lvl w:ilvl="4" w:tplc="04090019" w:tentative="1">
      <w:start w:val="1"/>
      <w:numFmt w:val="bullet"/>
      <w:lvlText w:val="o"/>
      <w:lvlJc w:val="left"/>
      <w:pPr>
        <w:ind w:left="4248" w:hanging="360"/>
      </w:pPr>
      <w:rPr>
        <w:rFonts w:ascii="Courier New" w:hAnsi="Courier New" w:cs="Verdana" w:hint="default"/>
      </w:rPr>
    </w:lvl>
    <w:lvl w:ilvl="5" w:tplc="0409001B" w:tentative="1">
      <w:start w:val="1"/>
      <w:numFmt w:val="bullet"/>
      <w:lvlText w:val=""/>
      <w:lvlJc w:val="left"/>
      <w:pPr>
        <w:ind w:left="4968" w:hanging="360"/>
      </w:pPr>
      <w:rPr>
        <w:rFonts w:ascii="Wingdings" w:hAnsi="Wingdings" w:hint="default"/>
      </w:rPr>
    </w:lvl>
    <w:lvl w:ilvl="6" w:tplc="0409000F" w:tentative="1">
      <w:start w:val="1"/>
      <w:numFmt w:val="bullet"/>
      <w:lvlText w:val=""/>
      <w:lvlJc w:val="left"/>
      <w:pPr>
        <w:ind w:left="5688" w:hanging="360"/>
      </w:pPr>
      <w:rPr>
        <w:rFonts w:ascii="Symbol" w:hAnsi="Symbol" w:hint="default"/>
      </w:rPr>
    </w:lvl>
    <w:lvl w:ilvl="7" w:tplc="04090019" w:tentative="1">
      <w:start w:val="1"/>
      <w:numFmt w:val="bullet"/>
      <w:lvlText w:val="o"/>
      <w:lvlJc w:val="left"/>
      <w:pPr>
        <w:ind w:left="6408" w:hanging="360"/>
      </w:pPr>
      <w:rPr>
        <w:rFonts w:ascii="Courier New" w:hAnsi="Courier New" w:cs="Verdana" w:hint="default"/>
      </w:rPr>
    </w:lvl>
    <w:lvl w:ilvl="8" w:tplc="0409001B" w:tentative="1">
      <w:start w:val="1"/>
      <w:numFmt w:val="bullet"/>
      <w:lvlText w:val=""/>
      <w:lvlJc w:val="left"/>
      <w:pPr>
        <w:ind w:left="7128" w:hanging="360"/>
      </w:pPr>
      <w:rPr>
        <w:rFonts w:ascii="Wingdings" w:hAnsi="Wingdings" w:hint="default"/>
      </w:rPr>
    </w:lvl>
  </w:abstractNum>
  <w:abstractNum w:abstractNumId="34">
    <w:nsid w:val="4366630E"/>
    <w:multiLevelType w:val="hybridMultilevel"/>
    <w:tmpl w:val="C9B0DDB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Verdana"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Verdan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Verdana"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36672CB"/>
    <w:multiLevelType w:val="hybridMultilevel"/>
    <w:tmpl w:val="62966A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BDD20B2"/>
    <w:multiLevelType w:val="hybridMultilevel"/>
    <w:tmpl w:val="2BF81F9C"/>
    <w:lvl w:ilvl="0" w:tplc="19BC9C32">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CC911AF"/>
    <w:multiLevelType w:val="hybridMultilevel"/>
    <w:tmpl w:val="28C44BAA"/>
    <w:lvl w:ilvl="0" w:tplc="04090001">
      <w:start w:val="1"/>
      <w:numFmt w:val="bullet"/>
      <w:lvlText w:val=""/>
      <w:lvlJc w:val="left"/>
      <w:pPr>
        <w:ind w:left="1224"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38">
    <w:nsid w:val="506F6834"/>
    <w:multiLevelType w:val="hybridMultilevel"/>
    <w:tmpl w:val="9DA40B48"/>
    <w:lvl w:ilvl="0" w:tplc="04090001">
      <w:start w:val="1"/>
      <w:numFmt w:val="lowerLetter"/>
      <w:lvlText w:val="%1."/>
      <w:lvlJc w:val="left"/>
      <w:pPr>
        <w:ind w:left="2808" w:hanging="360"/>
      </w:pPr>
      <w:rPr>
        <w:rFonts w:asciiTheme="minorHAnsi" w:eastAsiaTheme="minorEastAsia" w:hAnsiTheme="minorHAnsi" w:cstheme="minorBidi" w:hint="default"/>
      </w:rPr>
    </w:lvl>
    <w:lvl w:ilvl="1" w:tplc="04090019" w:tentative="1">
      <w:start w:val="1"/>
      <w:numFmt w:val="bullet"/>
      <w:lvlText w:val="o"/>
      <w:lvlJc w:val="left"/>
      <w:pPr>
        <w:ind w:left="1944" w:hanging="360"/>
      </w:pPr>
      <w:rPr>
        <w:rFonts w:ascii="Courier New" w:hAnsi="Courier New" w:hint="default"/>
      </w:rPr>
    </w:lvl>
    <w:lvl w:ilvl="2" w:tplc="0409001B" w:tentative="1">
      <w:start w:val="1"/>
      <w:numFmt w:val="bullet"/>
      <w:lvlText w:val=""/>
      <w:lvlJc w:val="left"/>
      <w:pPr>
        <w:ind w:left="2664" w:hanging="360"/>
      </w:pPr>
      <w:rPr>
        <w:rFonts w:ascii="Wingdings" w:hAnsi="Wingdings" w:hint="default"/>
      </w:rPr>
    </w:lvl>
    <w:lvl w:ilvl="3" w:tplc="0409000F" w:tentative="1">
      <w:start w:val="1"/>
      <w:numFmt w:val="bullet"/>
      <w:lvlText w:val=""/>
      <w:lvlJc w:val="left"/>
      <w:pPr>
        <w:ind w:left="3384" w:hanging="360"/>
      </w:pPr>
      <w:rPr>
        <w:rFonts w:ascii="Symbol" w:hAnsi="Symbol" w:hint="default"/>
      </w:rPr>
    </w:lvl>
    <w:lvl w:ilvl="4" w:tplc="04090019" w:tentative="1">
      <w:start w:val="1"/>
      <w:numFmt w:val="bullet"/>
      <w:lvlText w:val="o"/>
      <w:lvlJc w:val="left"/>
      <w:pPr>
        <w:ind w:left="4104" w:hanging="360"/>
      </w:pPr>
      <w:rPr>
        <w:rFonts w:ascii="Courier New" w:hAnsi="Courier New" w:hint="default"/>
      </w:rPr>
    </w:lvl>
    <w:lvl w:ilvl="5" w:tplc="0409001B" w:tentative="1">
      <w:start w:val="1"/>
      <w:numFmt w:val="bullet"/>
      <w:lvlText w:val=""/>
      <w:lvlJc w:val="left"/>
      <w:pPr>
        <w:ind w:left="4824" w:hanging="360"/>
      </w:pPr>
      <w:rPr>
        <w:rFonts w:ascii="Wingdings" w:hAnsi="Wingdings" w:hint="default"/>
      </w:rPr>
    </w:lvl>
    <w:lvl w:ilvl="6" w:tplc="0409000F" w:tentative="1">
      <w:start w:val="1"/>
      <w:numFmt w:val="bullet"/>
      <w:lvlText w:val=""/>
      <w:lvlJc w:val="left"/>
      <w:pPr>
        <w:ind w:left="5544" w:hanging="360"/>
      </w:pPr>
      <w:rPr>
        <w:rFonts w:ascii="Symbol" w:hAnsi="Symbol" w:hint="default"/>
      </w:rPr>
    </w:lvl>
    <w:lvl w:ilvl="7" w:tplc="04090019" w:tentative="1">
      <w:start w:val="1"/>
      <w:numFmt w:val="bullet"/>
      <w:lvlText w:val="o"/>
      <w:lvlJc w:val="left"/>
      <w:pPr>
        <w:ind w:left="6264" w:hanging="360"/>
      </w:pPr>
      <w:rPr>
        <w:rFonts w:ascii="Courier New" w:hAnsi="Courier New" w:hint="default"/>
      </w:rPr>
    </w:lvl>
    <w:lvl w:ilvl="8" w:tplc="0409001B" w:tentative="1">
      <w:start w:val="1"/>
      <w:numFmt w:val="bullet"/>
      <w:lvlText w:val=""/>
      <w:lvlJc w:val="left"/>
      <w:pPr>
        <w:ind w:left="6984" w:hanging="360"/>
      </w:pPr>
      <w:rPr>
        <w:rFonts w:ascii="Wingdings" w:hAnsi="Wingdings" w:hint="default"/>
      </w:rPr>
    </w:lvl>
  </w:abstractNum>
  <w:abstractNum w:abstractNumId="39">
    <w:nsid w:val="53D67DD3"/>
    <w:multiLevelType w:val="hybridMultilevel"/>
    <w:tmpl w:val="C56C5806"/>
    <w:lvl w:ilvl="0" w:tplc="9A5E86F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54BC7BD2"/>
    <w:multiLevelType w:val="hybridMultilevel"/>
    <w:tmpl w:val="0A28188E"/>
    <w:lvl w:ilvl="0" w:tplc="89D40A18">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58A4AEB"/>
    <w:multiLevelType w:val="hybridMultilevel"/>
    <w:tmpl w:val="978A1CF4"/>
    <w:lvl w:ilvl="0" w:tplc="03F4ED3C">
      <w:start w:val="1"/>
      <w:numFmt w:val="lowerLetter"/>
      <w:lvlText w:val="%1."/>
      <w:lvlJc w:val="left"/>
      <w:pPr>
        <w:ind w:left="2808" w:hanging="360"/>
      </w:pPr>
      <w:rPr>
        <w:rFonts w:asciiTheme="minorHAnsi" w:eastAsiaTheme="minorEastAsia" w:hAnsiTheme="minorHAnsi" w:cstheme="minorBidi"/>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2">
    <w:nsid w:val="55E4491D"/>
    <w:multiLevelType w:val="hybridMultilevel"/>
    <w:tmpl w:val="2D7E97D6"/>
    <w:lvl w:ilvl="0" w:tplc="03F4ED3C">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Verdana"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Verdana"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Verdana" w:hint="default"/>
      </w:rPr>
    </w:lvl>
    <w:lvl w:ilvl="8" w:tplc="0409001B" w:tentative="1">
      <w:start w:val="1"/>
      <w:numFmt w:val="bullet"/>
      <w:lvlText w:val=""/>
      <w:lvlJc w:val="left"/>
      <w:pPr>
        <w:ind w:left="6480" w:hanging="360"/>
      </w:pPr>
      <w:rPr>
        <w:rFonts w:ascii="Wingdings" w:hAnsi="Wingdings" w:hint="default"/>
      </w:rPr>
    </w:lvl>
  </w:abstractNum>
  <w:abstractNum w:abstractNumId="43">
    <w:nsid w:val="57645F0F"/>
    <w:multiLevelType w:val="hybridMultilevel"/>
    <w:tmpl w:val="8C2CE7FE"/>
    <w:lvl w:ilvl="0" w:tplc="EB640F76">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8561486"/>
    <w:multiLevelType w:val="hybridMultilevel"/>
    <w:tmpl w:val="63E2606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A0543AB"/>
    <w:multiLevelType w:val="hybridMultilevel"/>
    <w:tmpl w:val="8698FB0C"/>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46">
    <w:nsid w:val="5AA07A29"/>
    <w:multiLevelType w:val="hybridMultilevel"/>
    <w:tmpl w:val="D6762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EDD0161"/>
    <w:multiLevelType w:val="multilevel"/>
    <w:tmpl w:val="24009B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8">
    <w:nsid w:val="5F97627F"/>
    <w:multiLevelType w:val="hybridMultilevel"/>
    <w:tmpl w:val="CCD8341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12E60B5"/>
    <w:multiLevelType w:val="hybridMultilevel"/>
    <w:tmpl w:val="34B68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1C05A9F"/>
    <w:multiLevelType w:val="hybridMultilevel"/>
    <w:tmpl w:val="9574179A"/>
    <w:lvl w:ilvl="0" w:tplc="7364383C">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63AD1E8B"/>
    <w:multiLevelType w:val="hybridMultilevel"/>
    <w:tmpl w:val="BDB07AFC"/>
    <w:lvl w:ilvl="0" w:tplc="CE4001B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46D6FEF"/>
    <w:multiLevelType w:val="multilevel"/>
    <w:tmpl w:val="24009B8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3">
    <w:nsid w:val="69EC5FC8"/>
    <w:multiLevelType w:val="hybridMultilevel"/>
    <w:tmpl w:val="8AC2A00E"/>
    <w:lvl w:ilvl="0" w:tplc="5380E8BE">
      <w:start w:val="1"/>
      <w:numFmt w:val="bullet"/>
      <w:lvlText w:val=""/>
      <w:lvlJc w:val="left"/>
      <w:pPr>
        <w:ind w:left="720" w:hanging="360"/>
      </w:pPr>
      <w:rPr>
        <w:rFonts w:ascii="Symbol" w:hAnsi="Symbol" w:hint="default"/>
      </w:rPr>
    </w:lvl>
    <w:lvl w:ilvl="1" w:tplc="419EB022" w:tentative="1">
      <w:start w:val="1"/>
      <w:numFmt w:val="bullet"/>
      <w:lvlText w:val="o"/>
      <w:lvlJc w:val="left"/>
      <w:pPr>
        <w:ind w:left="1440" w:hanging="360"/>
      </w:pPr>
      <w:rPr>
        <w:rFonts w:ascii="Courier New" w:hAnsi="Courier New" w:hint="default"/>
      </w:rPr>
    </w:lvl>
    <w:lvl w:ilvl="2" w:tplc="7BF042CC" w:tentative="1">
      <w:start w:val="1"/>
      <w:numFmt w:val="bullet"/>
      <w:lvlText w:val=""/>
      <w:lvlJc w:val="left"/>
      <w:pPr>
        <w:ind w:left="2160" w:hanging="360"/>
      </w:pPr>
      <w:rPr>
        <w:rFonts w:ascii="Wingdings" w:hAnsi="Wingdings" w:hint="default"/>
      </w:rPr>
    </w:lvl>
    <w:lvl w:ilvl="3" w:tplc="0352C5F6" w:tentative="1">
      <w:start w:val="1"/>
      <w:numFmt w:val="bullet"/>
      <w:lvlText w:val=""/>
      <w:lvlJc w:val="left"/>
      <w:pPr>
        <w:ind w:left="2880" w:hanging="360"/>
      </w:pPr>
      <w:rPr>
        <w:rFonts w:ascii="Symbol" w:hAnsi="Symbol" w:hint="default"/>
      </w:rPr>
    </w:lvl>
    <w:lvl w:ilvl="4" w:tplc="EFF2D692" w:tentative="1">
      <w:start w:val="1"/>
      <w:numFmt w:val="bullet"/>
      <w:lvlText w:val="o"/>
      <w:lvlJc w:val="left"/>
      <w:pPr>
        <w:ind w:left="3600" w:hanging="360"/>
      </w:pPr>
      <w:rPr>
        <w:rFonts w:ascii="Courier New" w:hAnsi="Courier New" w:hint="default"/>
      </w:rPr>
    </w:lvl>
    <w:lvl w:ilvl="5" w:tplc="3C84E218" w:tentative="1">
      <w:start w:val="1"/>
      <w:numFmt w:val="bullet"/>
      <w:lvlText w:val=""/>
      <w:lvlJc w:val="left"/>
      <w:pPr>
        <w:ind w:left="4320" w:hanging="360"/>
      </w:pPr>
      <w:rPr>
        <w:rFonts w:ascii="Wingdings" w:hAnsi="Wingdings" w:hint="default"/>
      </w:rPr>
    </w:lvl>
    <w:lvl w:ilvl="6" w:tplc="450E9214" w:tentative="1">
      <w:start w:val="1"/>
      <w:numFmt w:val="bullet"/>
      <w:lvlText w:val=""/>
      <w:lvlJc w:val="left"/>
      <w:pPr>
        <w:ind w:left="5040" w:hanging="360"/>
      </w:pPr>
      <w:rPr>
        <w:rFonts w:ascii="Symbol" w:hAnsi="Symbol" w:hint="default"/>
      </w:rPr>
    </w:lvl>
    <w:lvl w:ilvl="7" w:tplc="8D42ABA4" w:tentative="1">
      <w:start w:val="1"/>
      <w:numFmt w:val="bullet"/>
      <w:lvlText w:val="o"/>
      <w:lvlJc w:val="left"/>
      <w:pPr>
        <w:ind w:left="5760" w:hanging="360"/>
      </w:pPr>
      <w:rPr>
        <w:rFonts w:ascii="Courier New" w:hAnsi="Courier New" w:hint="default"/>
      </w:rPr>
    </w:lvl>
    <w:lvl w:ilvl="8" w:tplc="614AEB28" w:tentative="1">
      <w:start w:val="1"/>
      <w:numFmt w:val="bullet"/>
      <w:lvlText w:val=""/>
      <w:lvlJc w:val="left"/>
      <w:pPr>
        <w:ind w:left="6480" w:hanging="360"/>
      </w:pPr>
      <w:rPr>
        <w:rFonts w:ascii="Wingdings" w:hAnsi="Wingdings" w:hint="default"/>
      </w:rPr>
    </w:lvl>
  </w:abstractNum>
  <w:abstractNum w:abstractNumId="54">
    <w:nsid w:val="6BA1532A"/>
    <w:multiLevelType w:val="hybridMultilevel"/>
    <w:tmpl w:val="50507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D0F313C"/>
    <w:multiLevelType w:val="hybridMultilevel"/>
    <w:tmpl w:val="009254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6DA930A0"/>
    <w:multiLevelType w:val="hybridMultilevel"/>
    <w:tmpl w:val="33769B90"/>
    <w:lvl w:ilvl="0" w:tplc="04090001">
      <w:start w:val="1"/>
      <w:numFmt w:val="decimal"/>
      <w:lvlText w:val="%1."/>
      <w:lvlJc w:val="left"/>
      <w:pPr>
        <w:ind w:left="4608" w:hanging="360"/>
      </w:pPr>
    </w:lvl>
    <w:lvl w:ilvl="1" w:tplc="04090003" w:tentative="1">
      <w:start w:val="1"/>
      <w:numFmt w:val="lowerLetter"/>
      <w:lvlText w:val="%2."/>
      <w:lvlJc w:val="left"/>
      <w:pPr>
        <w:ind w:left="5328" w:hanging="360"/>
      </w:pPr>
    </w:lvl>
    <w:lvl w:ilvl="2" w:tplc="04090005" w:tentative="1">
      <w:start w:val="1"/>
      <w:numFmt w:val="lowerRoman"/>
      <w:lvlText w:val="%3."/>
      <w:lvlJc w:val="right"/>
      <w:pPr>
        <w:ind w:left="6048" w:hanging="180"/>
      </w:pPr>
    </w:lvl>
    <w:lvl w:ilvl="3" w:tplc="04090001" w:tentative="1">
      <w:start w:val="1"/>
      <w:numFmt w:val="decimal"/>
      <w:lvlText w:val="%4."/>
      <w:lvlJc w:val="left"/>
      <w:pPr>
        <w:ind w:left="6768" w:hanging="360"/>
      </w:pPr>
    </w:lvl>
    <w:lvl w:ilvl="4" w:tplc="04090003" w:tentative="1">
      <w:start w:val="1"/>
      <w:numFmt w:val="lowerLetter"/>
      <w:lvlText w:val="%5."/>
      <w:lvlJc w:val="left"/>
      <w:pPr>
        <w:ind w:left="7488" w:hanging="360"/>
      </w:pPr>
    </w:lvl>
    <w:lvl w:ilvl="5" w:tplc="04090005" w:tentative="1">
      <w:start w:val="1"/>
      <w:numFmt w:val="lowerRoman"/>
      <w:lvlText w:val="%6."/>
      <w:lvlJc w:val="right"/>
      <w:pPr>
        <w:ind w:left="8208" w:hanging="180"/>
      </w:pPr>
    </w:lvl>
    <w:lvl w:ilvl="6" w:tplc="04090001" w:tentative="1">
      <w:start w:val="1"/>
      <w:numFmt w:val="decimal"/>
      <w:lvlText w:val="%7."/>
      <w:lvlJc w:val="left"/>
      <w:pPr>
        <w:ind w:left="8928" w:hanging="360"/>
      </w:pPr>
    </w:lvl>
    <w:lvl w:ilvl="7" w:tplc="04090003" w:tentative="1">
      <w:start w:val="1"/>
      <w:numFmt w:val="lowerLetter"/>
      <w:lvlText w:val="%8."/>
      <w:lvlJc w:val="left"/>
      <w:pPr>
        <w:ind w:left="9648" w:hanging="360"/>
      </w:pPr>
    </w:lvl>
    <w:lvl w:ilvl="8" w:tplc="04090005" w:tentative="1">
      <w:start w:val="1"/>
      <w:numFmt w:val="lowerRoman"/>
      <w:lvlText w:val="%9."/>
      <w:lvlJc w:val="right"/>
      <w:pPr>
        <w:ind w:left="10368" w:hanging="180"/>
      </w:pPr>
    </w:lvl>
  </w:abstractNum>
  <w:abstractNum w:abstractNumId="57">
    <w:nsid w:val="6F387D8C"/>
    <w:multiLevelType w:val="hybridMultilevel"/>
    <w:tmpl w:val="D39CAA7C"/>
    <w:lvl w:ilvl="0" w:tplc="E1DE8318">
      <w:start w:val="1"/>
      <w:numFmt w:val="decimal"/>
      <w:pStyle w:val="ListIndentNumb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6F9E41DB"/>
    <w:multiLevelType w:val="hybridMultilevel"/>
    <w:tmpl w:val="8C5653E4"/>
    <w:lvl w:ilvl="0" w:tplc="40DA5BF8">
      <w:start w:val="1"/>
      <w:numFmt w:val="lowerLetter"/>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0263009"/>
    <w:multiLevelType w:val="hybridMultilevel"/>
    <w:tmpl w:val="870C6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02936B9"/>
    <w:multiLevelType w:val="hybridMultilevel"/>
    <w:tmpl w:val="38FEDA1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Verdana"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Verdana"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Verdana" w:hint="default"/>
      </w:rPr>
    </w:lvl>
    <w:lvl w:ilvl="8" w:tplc="0409001B" w:tentative="1">
      <w:start w:val="1"/>
      <w:numFmt w:val="bullet"/>
      <w:lvlText w:val=""/>
      <w:lvlJc w:val="left"/>
      <w:pPr>
        <w:ind w:left="6480" w:hanging="360"/>
      </w:pPr>
      <w:rPr>
        <w:rFonts w:ascii="Wingdings" w:hAnsi="Wingdings" w:hint="default"/>
      </w:rPr>
    </w:lvl>
  </w:abstractNum>
  <w:abstractNum w:abstractNumId="61">
    <w:nsid w:val="7045569F"/>
    <w:multiLevelType w:val="hybridMultilevel"/>
    <w:tmpl w:val="5A8E96BA"/>
    <w:lvl w:ilvl="0" w:tplc="FB906732">
      <w:start w:val="971"/>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06E09AC"/>
    <w:multiLevelType w:val="hybridMultilevel"/>
    <w:tmpl w:val="610C69EE"/>
    <w:lvl w:ilvl="0" w:tplc="34C023A6">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721A28A4"/>
    <w:multiLevelType w:val="hybridMultilevel"/>
    <w:tmpl w:val="B1F6BD24"/>
    <w:lvl w:ilvl="0" w:tplc="04090001">
      <w:start w:val="1"/>
      <w:numFmt w:val="bullet"/>
      <w:lvlText w:val=""/>
      <w:lvlJc w:val="left"/>
      <w:pPr>
        <w:ind w:left="1224" w:hanging="360"/>
      </w:pPr>
      <w:rPr>
        <w:rFonts w:ascii="Symbol" w:hAnsi="Symbol" w:hint="default"/>
      </w:rPr>
    </w:lvl>
    <w:lvl w:ilvl="1" w:tplc="04090003" w:tentative="1">
      <w:start w:val="1"/>
      <w:numFmt w:val="bullet"/>
      <w:lvlText w:val="o"/>
      <w:lvlJc w:val="left"/>
      <w:pPr>
        <w:ind w:left="1944" w:hanging="360"/>
      </w:pPr>
      <w:rPr>
        <w:rFonts w:ascii="Courier New" w:hAnsi="Courier New"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64">
    <w:nsid w:val="741236D8"/>
    <w:multiLevelType w:val="hybridMultilevel"/>
    <w:tmpl w:val="9D402DB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nsid w:val="74814AE9"/>
    <w:multiLevelType w:val="hybridMultilevel"/>
    <w:tmpl w:val="407C5A3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74C03F3E"/>
    <w:multiLevelType w:val="hybridMultilevel"/>
    <w:tmpl w:val="D7A0CAB4"/>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7">
    <w:nsid w:val="755468A3"/>
    <w:multiLevelType w:val="hybridMultilevel"/>
    <w:tmpl w:val="1CF06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5E93F65"/>
    <w:multiLevelType w:val="multilevel"/>
    <w:tmpl w:val="24009B8E"/>
    <w:lvl w:ilvl="0">
      <w:start w:val="1"/>
      <w:numFmt w:val="decimal"/>
      <w:lvlText w:val="%1."/>
      <w:lvlJc w:val="left"/>
      <w:pPr>
        <w:ind w:left="216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80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600" w:hanging="2160"/>
      </w:pPr>
      <w:rPr>
        <w:rFonts w:hint="default"/>
      </w:rPr>
    </w:lvl>
    <w:lvl w:ilvl="8">
      <w:start w:val="1"/>
      <w:numFmt w:val="decimal"/>
      <w:lvlText w:val="%1.%2.%3.%4.%5.%6.%7.%8.%9."/>
      <w:lvlJc w:val="left"/>
      <w:pPr>
        <w:ind w:left="3960" w:hanging="2520"/>
      </w:pPr>
      <w:rPr>
        <w:rFonts w:hint="default"/>
      </w:rPr>
    </w:lvl>
  </w:abstractNum>
  <w:abstractNum w:abstractNumId="69">
    <w:nsid w:val="7A4751CF"/>
    <w:multiLevelType w:val="hybridMultilevel"/>
    <w:tmpl w:val="51CC8300"/>
    <w:lvl w:ilvl="0" w:tplc="DD0CCE8C">
      <w:start w:val="1"/>
      <w:numFmt w:val="decimal"/>
      <w:lvlText w:val="%1."/>
      <w:lvlJc w:val="left"/>
      <w:pPr>
        <w:ind w:left="1080" w:hanging="720"/>
      </w:pPr>
      <w:rPr>
        <w:rFonts w:hint="default"/>
      </w:rPr>
    </w:lvl>
    <w:lvl w:ilvl="1" w:tplc="7032BC1C" w:tentative="1">
      <w:start w:val="1"/>
      <w:numFmt w:val="lowerLetter"/>
      <w:lvlText w:val="%2."/>
      <w:lvlJc w:val="left"/>
      <w:pPr>
        <w:ind w:left="1440" w:hanging="360"/>
      </w:pPr>
    </w:lvl>
    <w:lvl w:ilvl="2" w:tplc="FF6EEB18" w:tentative="1">
      <w:start w:val="1"/>
      <w:numFmt w:val="lowerRoman"/>
      <w:lvlText w:val="%3."/>
      <w:lvlJc w:val="right"/>
      <w:pPr>
        <w:ind w:left="2160" w:hanging="180"/>
      </w:pPr>
    </w:lvl>
    <w:lvl w:ilvl="3" w:tplc="9A344270" w:tentative="1">
      <w:start w:val="1"/>
      <w:numFmt w:val="decimal"/>
      <w:lvlText w:val="%4."/>
      <w:lvlJc w:val="left"/>
      <w:pPr>
        <w:ind w:left="2880" w:hanging="360"/>
      </w:pPr>
    </w:lvl>
    <w:lvl w:ilvl="4" w:tplc="4CA2457A" w:tentative="1">
      <w:start w:val="1"/>
      <w:numFmt w:val="lowerLetter"/>
      <w:lvlText w:val="%5."/>
      <w:lvlJc w:val="left"/>
      <w:pPr>
        <w:ind w:left="3600" w:hanging="360"/>
      </w:pPr>
    </w:lvl>
    <w:lvl w:ilvl="5" w:tplc="AA9EE328" w:tentative="1">
      <w:start w:val="1"/>
      <w:numFmt w:val="lowerRoman"/>
      <w:lvlText w:val="%6."/>
      <w:lvlJc w:val="right"/>
      <w:pPr>
        <w:ind w:left="4320" w:hanging="180"/>
      </w:pPr>
    </w:lvl>
    <w:lvl w:ilvl="6" w:tplc="F18649BE" w:tentative="1">
      <w:start w:val="1"/>
      <w:numFmt w:val="decimal"/>
      <w:lvlText w:val="%7."/>
      <w:lvlJc w:val="left"/>
      <w:pPr>
        <w:ind w:left="5040" w:hanging="360"/>
      </w:pPr>
    </w:lvl>
    <w:lvl w:ilvl="7" w:tplc="7AC0BB9A" w:tentative="1">
      <w:start w:val="1"/>
      <w:numFmt w:val="lowerLetter"/>
      <w:lvlText w:val="%8."/>
      <w:lvlJc w:val="left"/>
      <w:pPr>
        <w:ind w:left="5760" w:hanging="360"/>
      </w:pPr>
    </w:lvl>
    <w:lvl w:ilvl="8" w:tplc="90FA6E46" w:tentative="1">
      <w:start w:val="1"/>
      <w:numFmt w:val="lowerRoman"/>
      <w:lvlText w:val="%9."/>
      <w:lvlJc w:val="right"/>
      <w:pPr>
        <w:ind w:left="6480" w:hanging="180"/>
      </w:pPr>
    </w:lvl>
  </w:abstractNum>
  <w:abstractNum w:abstractNumId="70">
    <w:nsid w:val="7C5B77EF"/>
    <w:multiLevelType w:val="hybridMultilevel"/>
    <w:tmpl w:val="971C8B28"/>
    <w:lvl w:ilvl="0" w:tplc="A69E792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1">
    <w:nsid w:val="7FE11FFB"/>
    <w:multiLevelType w:val="hybridMultilevel"/>
    <w:tmpl w:val="27D47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FF246DF"/>
    <w:multiLevelType w:val="hybridMultilevel"/>
    <w:tmpl w:val="1512AD44"/>
    <w:lvl w:ilvl="0" w:tplc="CE4001B6">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9"/>
  </w:num>
  <w:num w:numId="3">
    <w:abstractNumId w:val="60"/>
  </w:num>
  <w:num w:numId="4">
    <w:abstractNumId w:val="42"/>
  </w:num>
  <w:num w:numId="5">
    <w:abstractNumId w:val="33"/>
  </w:num>
  <w:num w:numId="6">
    <w:abstractNumId w:val="17"/>
  </w:num>
  <w:num w:numId="7">
    <w:abstractNumId w:val="19"/>
  </w:num>
  <w:num w:numId="8">
    <w:abstractNumId w:val="66"/>
  </w:num>
  <w:num w:numId="9">
    <w:abstractNumId w:val="69"/>
  </w:num>
  <w:num w:numId="10">
    <w:abstractNumId w:val="70"/>
  </w:num>
  <w:num w:numId="11">
    <w:abstractNumId w:val="25"/>
  </w:num>
  <w:num w:numId="12">
    <w:abstractNumId w:val="53"/>
  </w:num>
  <w:num w:numId="13">
    <w:abstractNumId w:val="63"/>
  </w:num>
  <w:num w:numId="14">
    <w:abstractNumId w:val="8"/>
  </w:num>
  <w:num w:numId="15">
    <w:abstractNumId w:val="9"/>
  </w:num>
  <w:num w:numId="16">
    <w:abstractNumId w:val="45"/>
  </w:num>
  <w:num w:numId="17">
    <w:abstractNumId w:val="38"/>
  </w:num>
  <w:num w:numId="18">
    <w:abstractNumId w:val="37"/>
  </w:num>
  <w:num w:numId="19">
    <w:abstractNumId w:val="23"/>
  </w:num>
  <w:num w:numId="20">
    <w:abstractNumId w:val="5"/>
  </w:num>
  <w:num w:numId="21">
    <w:abstractNumId w:val="41"/>
  </w:num>
  <w:num w:numId="22">
    <w:abstractNumId w:val="47"/>
  </w:num>
  <w:num w:numId="23">
    <w:abstractNumId w:val="52"/>
  </w:num>
  <w:num w:numId="24">
    <w:abstractNumId w:val="68"/>
  </w:num>
  <w:num w:numId="25">
    <w:abstractNumId w:val="3"/>
  </w:num>
  <w:num w:numId="26">
    <w:abstractNumId w:val="7"/>
  </w:num>
  <w:num w:numId="27">
    <w:abstractNumId w:val="56"/>
  </w:num>
  <w:num w:numId="28">
    <w:abstractNumId w:val="14"/>
  </w:num>
  <w:num w:numId="29">
    <w:abstractNumId w:val="24"/>
  </w:num>
  <w:num w:numId="30">
    <w:abstractNumId w:val="0"/>
  </w:num>
  <w:num w:numId="31">
    <w:abstractNumId w:val="57"/>
  </w:num>
  <w:num w:numId="32">
    <w:abstractNumId w:val="55"/>
  </w:num>
  <w:num w:numId="33">
    <w:abstractNumId w:val="6"/>
  </w:num>
  <w:num w:numId="34">
    <w:abstractNumId w:val="35"/>
  </w:num>
  <w:num w:numId="35">
    <w:abstractNumId w:val="30"/>
  </w:num>
  <w:num w:numId="36">
    <w:abstractNumId w:val="54"/>
  </w:num>
  <w:num w:numId="37">
    <w:abstractNumId w:val="32"/>
  </w:num>
  <w:num w:numId="38">
    <w:abstractNumId w:val="27"/>
  </w:num>
  <w:num w:numId="39">
    <w:abstractNumId w:val="22"/>
  </w:num>
  <w:num w:numId="40">
    <w:abstractNumId w:val="61"/>
  </w:num>
  <w:num w:numId="41">
    <w:abstractNumId w:val="4"/>
  </w:num>
  <w:num w:numId="42">
    <w:abstractNumId w:val="28"/>
  </w:num>
  <w:num w:numId="43">
    <w:abstractNumId w:val="16"/>
  </w:num>
  <w:num w:numId="44">
    <w:abstractNumId w:val="48"/>
  </w:num>
  <w:num w:numId="45">
    <w:abstractNumId w:val="21"/>
  </w:num>
  <w:num w:numId="46">
    <w:abstractNumId w:val="12"/>
  </w:num>
  <w:num w:numId="47">
    <w:abstractNumId w:val="49"/>
  </w:num>
  <w:num w:numId="48">
    <w:abstractNumId w:val="71"/>
  </w:num>
  <w:num w:numId="49">
    <w:abstractNumId w:val="31"/>
  </w:num>
  <w:num w:numId="50">
    <w:abstractNumId w:val="10"/>
  </w:num>
  <w:num w:numId="51">
    <w:abstractNumId w:val="59"/>
  </w:num>
  <w:num w:numId="52">
    <w:abstractNumId w:val="2"/>
  </w:num>
  <w:num w:numId="53">
    <w:abstractNumId w:val="1"/>
  </w:num>
  <w:num w:numId="54">
    <w:abstractNumId w:val="67"/>
  </w:num>
  <w:num w:numId="55">
    <w:abstractNumId w:val="15"/>
  </w:num>
  <w:num w:numId="56">
    <w:abstractNumId w:val="20"/>
  </w:num>
  <w:num w:numId="57">
    <w:abstractNumId w:val="36"/>
  </w:num>
  <w:num w:numId="58">
    <w:abstractNumId w:val="72"/>
  </w:num>
  <w:num w:numId="59">
    <w:abstractNumId w:val="51"/>
  </w:num>
  <w:num w:numId="60">
    <w:abstractNumId w:val="18"/>
  </w:num>
  <w:num w:numId="61">
    <w:abstractNumId w:val="44"/>
  </w:num>
  <w:num w:numId="62">
    <w:abstractNumId w:val="58"/>
  </w:num>
  <w:num w:numId="63">
    <w:abstractNumId w:val="43"/>
  </w:num>
  <w:num w:numId="64">
    <w:abstractNumId w:val="46"/>
  </w:num>
  <w:num w:numId="65">
    <w:abstractNumId w:val="26"/>
  </w:num>
  <w:num w:numId="66">
    <w:abstractNumId w:val="13"/>
  </w:num>
  <w:num w:numId="67">
    <w:abstractNumId w:val="64"/>
  </w:num>
  <w:num w:numId="68">
    <w:abstractNumId w:val="11"/>
  </w:num>
  <w:num w:numId="69">
    <w:abstractNumId w:val="65"/>
  </w:num>
  <w:num w:numId="70">
    <w:abstractNumId w:val="39"/>
  </w:num>
  <w:num w:numId="71">
    <w:abstractNumId w:val="62"/>
  </w:num>
  <w:num w:numId="72">
    <w:abstractNumId w:val="40"/>
  </w:num>
  <w:num w:numId="73">
    <w:abstractNumId w:val="5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isplayBackgroundShape/>
  <w:gutterAtTop/>
  <w:proofState w:spelling="clean" w:grammar="clean"/>
  <w:attachedTemplate r:id="rId1"/>
  <w:trackRevisions/>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41D0"/>
    <w:rsid w:val="00000C24"/>
    <w:rsid w:val="0000256D"/>
    <w:rsid w:val="00005279"/>
    <w:rsid w:val="0000574F"/>
    <w:rsid w:val="000137BD"/>
    <w:rsid w:val="0001728E"/>
    <w:rsid w:val="000206D3"/>
    <w:rsid w:val="00021C8D"/>
    <w:rsid w:val="00024A11"/>
    <w:rsid w:val="00024B0B"/>
    <w:rsid w:val="00025341"/>
    <w:rsid w:val="00025FC2"/>
    <w:rsid w:val="000270D7"/>
    <w:rsid w:val="00027D4D"/>
    <w:rsid w:val="00037677"/>
    <w:rsid w:val="00040600"/>
    <w:rsid w:val="00042458"/>
    <w:rsid w:val="00043DB7"/>
    <w:rsid w:val="00044377"/>
    <w:rsid w:val="0004797A"/>
    <w:rsid w:val="000500F9"/>
    <w:rsid w:val="00050204"/>
    <w:rsid w:val="00053E42"/>
    <w:rsid w:val="000544DF"/>
    <w:rsid w:val="000569E5"/>
    <w:rsid w:val="00057B16"/>
    <w:rsid w:val="00057D5B"/>
    <w:rsid w:val="00060709"/>
    <w:rsid w:val="0006091C"/>
    <w:rsid w:val="000619F5"/>
    <w:rsid w:val="000629DA"/>
    <w:rsid w:val="00062E37"/>
    <w:rsid w:val="00063E99"/>
    <w:rsid w:val="00066252"/>
    <w:rsid w:val="00066729"/>
    <w:rsid w:val="0006783C"/>
    <w:rsid w:val="00067BC7"/>
    <w:rsid w:val="00070405"/>
    <w:rsid w:val="00071788"/>
    <w:rsid w:val="00071B7F"/>
    <w:rsid w:val="00073A43"/>
    <w:rsid w:val="0007442F"/>
    <w:rsid w:val="00074703"/>
    <w:rsid w:val="00080617"/>
    <w:rsid w:val="0009097D"/>
    <w:rsid w:val="000929F3"/>
    <w:rsid w:val="00092B2E"/>
    <w:rsid w:val="00092D8E"/>
    <w:rsid w:val="00093B0D"/>
    <w:rsid w:val="0009691B"/>
    <w:rsid w:val="000A1263"/>
    <w:rsid w:val="000A4B07"/>
    <w:rsid w:val="000B0145"/>
    <w:rsid w:val="000B13E9"/>
    <w:rsid w:val="000B2F27"/>
    <w:rsid w:val="000B4198"/>
    <w:rsid w:val="000B604A"/>
    <w:rsid w:val="000C069A"/>
    <w:rsid w:val="000C2AC6"/>
    <w:rsid w:val="000C5CAF"/>
    <w:rsid w:val="000D1F91"/>
    <w:rsid w:val="000D2964"/>
    <w:rsid w:val="000D343A"/>
    <w:rsid w:val="000D3B06"/>
    <w:rsid w:val="000D4F6F"/>
    <w:rsid w:val="000D6C6B"/>
    <w:rsid w:val="000E1A15"/>
    <w:rsid w:val="000E1A1A"/>
    <w:rsid w:val="000E34A0"/>
    <w:rsid w:val="000E58B2"/>
    <w:rsid w:val="000E7842"/>
    <w:rsid w:val="000F4125"/>
    <w:rsid w:val="000F4500"/>
    <w:rsid w:val="001000B7"/>
    <w:rsid w:val="00100745"/>
    <w:rsid w:val="00101FF1"/>
    <w:rsid w:val="0010208B"/>
    <w:rsid w:val="00102824"/>
    <w:rsid w:val="00102BAD"/>
    <w:rsid w:val="0011048F"/>
    <w:rsid w:val="001126E0"/>
    <w:rsid w:val="001130EF"/>
    <w:rsid w:val="001140BB"/>
    <w:rsid w:val="0011510C"/>
    <w:rsid w:val="001178BA"/>
    <w:rsid w:val="00117E26"/>
    <w:rsid w:val="00120D3D"/>
    <w:rsid w:val="00123F6C"/>
    <w:rsid w:val="001303B3"/>
    <w:rsid w:val="00132945"/>
    <w:rsid w:val="00133B78"/>
    <w:rsid w:val="0013637C"/>
    <w:rsid w:val="00136D30"/>
    <w:rsid w:val="00141870"/>
    <w:rsid w:val="0014245A"/>
    <w:rsid w:val="001426FF"/>
    <w:rsid w:val="00142D6E"/>
    <w:rsid w:val="00143932"/>
    <w:rsid w:val="00144E19"/>
    <w:rsid w:val="001453B5"/>
    <w:rsid w:val="00152464"/>
    <w:rsid w:val="00154F30"/>
    <w:rsid w:val="00155273"/>
    <w:rsid w:val="00155BC2"/>
    <w:rsid w:val="00156E73"/>
    <w:rsid w:val="001619F0"/>
    <w:rsid w:val="00162170"/>
    <w:rsid w:val="001633F2"/>
    <w:rsid w:val="00163A68"/>
    <w:rsid w:val="00164980"/>
    <w:rsid w:val="00165528"/>
    <w:rsid w:val="0016728C"/>
    <w:rsid w:val="00167747"/>
    <w:rsid w:val="00167D6E"/>
    <w:rsid w:val="00171FC1"/>
    <w:rsid w:val="0017270B"/>
    <w:rsid w:val="0017761F"/>
    <w:rsid w:val="0018351C"/>
    <w:rsid w:val="0018368E"/>
    <w:rsid w:val="001840B6"/>
    <w:rsid w:val="00184FC2"/>
    <w:rsid w:val="001856B1"/>
    <w:rsid w:val="001913D3"/>
    <w:rsid w:val="00192EBB"/>
    <w:rsid w:val="00194C61"/>
    <w:rsid w:val="001971C6"/>
    <w:rsid w:val="001977D2"/>
    <w:rsid w:val="001A1626"/>
    <w:rsid w:val="001A5AED"/>
    <w:rsid w:val="001B0C34"/>
    <w:rsid w:val="001B21F4"/>
    <w:rsid w:val="001C0FCB"/>
    <w:rsid w:val="001C3475"/>
    <w:rsid w:val="001C54CF"/>
    <w:rsid w:val="001C5AB3"/>
    <w:rsid w:val="001D0660"/>
    <w:rsid w:val="001D2C79"/>
    <w:rsid w:val="001D431B"/>
    <w:rsid w:val="001D7894"/>
    <w:rsid w:val="001E0439"/>
    <w:rsid w:val="001E093D"/>
    <w:rsid w:val="001E0CCF"/>
    <w:rsid w:val="001E28A4"/>
    <w:rsid w:val="001E393F"/>
    <w:rsid w:val="001E3A44"/>
    <w:rsid w:val="001F0B63"/>
    <w:rsid w:val="001F31A8"/>
    <w:rsid w:val="001F33B4"/>
    <w:rsid w:val="00201151"/>
    <w:rsid w:val="00202492"/>
    <w:rsid w:val="0020496C"/>
    <w:rsid w:val="0020557F"/>
    <w:rsid w:val="00206039"/>
    <w:rsid w:val="00206A40"/>
    <w:rsid w:val="00207BFB"/>
    <w:rsid w:val="00207FD2"/>
    <w:rsid w:val="002100E4"/>
    <w:rsid w:val="002126FC"/>
    <w:rsid w:val="00213DCC"/>
    <w:rsid w:val="0021623F"/>
    <w:rsid w:val="00220DA4"/>
    <w:rsid w:val="00220F6A"/>
    <w:rsid w:val="002218A3"/>
    <w:rsid w:val="00221D54"/>
    <w:rsid w:val="00221E9C"/>
    <w:rsid w:val="00221E9F"/>
    <w:rsid w:val="0022461D"/>
    <w:rsid w:val="00227081"/>
    <w:rsid w:val="002271E3"/>
    <w:rsid w:val="0023126D"/>
    <w:rsid w:val="00231446"/>
    <w:rsid w:val="002341D0"/>
    <w:rsid w:val="00236324"/>
    <w:rsid w:val="00237D0D"/>
    <w:rsid w:val="00241CDE"/>
    <w:rsid w:val="00241F41"/>
    <w:rsid w:val="00242D70"/>
    <w:rsid w:val="00243A86"/>
    <w:rsid w:val="002459E6"/>
    <w:rsid w:val="002505A8"/>
    <w:rsid w:val="002546F2"/>
    <w:rsid w:val="00254F8E"/>
    <w:rsid w:val="00255EBC"/>
    <w:rsid w:val="002570D4"/>
    <w:rsid w:val="002655D6"/>
    <w:rsid w:val="0026661C"/>
    <w:rsid w:val="002666D0"/>
    <w:rsid w:val="00272238"/>
    <w:rsid w:val="00273709"/>
    <w:rsid w:val="00273EED"/>
    <w:rsid w:val="0027549B"/>
    <w:rsid w:val="00277061"/>
    <w:rsid w:val="00277276"/>
    <w:rsid w:val="00280B72"/>
    <w:rsid w:val="0028240B"/>
    <w:rsid w:val="00282453"/>
    <w:rsid w:val="002849DF"/>
    <w:rsid w:val="00284D30"/>
    <w:rsid w:val="00284FBF"/>
    <w:rsid w:val="00285669"/>
    <w:rsid w:val="00286002"/>
    <w:rsid w:val="00287908"/>
    <w:rsid w:val="00287AF5"/>
    <w:rsid w:val="00291067"/>
    <w:rsid w:val="00291840"/>
    <w:rsid w:val="0029432A"/>
    <w:rsid w:val="00294F9F"/>
    <w:rsid w:val="002A316D"/>
    <w:rsid w:val="002A41E4"/>
    <w:rsid w:val="002A51CE"/>
    <w:rsid w:val="002A54DF"/>
    <w:rsid w:val="002A5A2C"/>
    <w:rsid w:val="002A6831"/>
    <w:rsid w:val="002B3B0C"/>
    <w:rsid w:val="002B47F4"/>
    <w:rsid w:val="002B4910"/>
    <w:rsid w:val="002B4A95"/>
    <w:rsid w:val="002B5826"/>
    <w:rsid w:val="002B6852"/>
    <w:rsid w:val="002B7A71"/>
    <w:rsid w:val="002C0325"/>
    <w:rsid w:val="002C044B"/>
    <w:rsid w:val="002C2C22"/>
    <w:rsid w:val="002C3BCF"/>
    <w:rsid w:val="002C79B7"/>
    <w:rsid w:val="002D107D"/>
    <w:rsid w:val="002D3521"/>
    <w:rsid w:val="002D4F66"/>
    <w:rsid w:val="002D535F"/>
    <w:rsid w:val="002E0DEA"/>
    <w:rsid w:val="002E1179"/>
    <w:rsid w:val="002E1CB0"/>
    <w:rsid w:val="002E1F74"/>
    <w:rsid w:val="002E2774"/>
    <w:rsid w:val="002E3BF6"/>
    <w:rsid w:val="002E47F5"/>
    <w:rsid w:val="002E4F69"/>
    <w:rsid w:val="002E630E"/>
    <w:rsid w:val="002E640B"/>
    <w:rsid w:val="002F105F"/>
    <w:rsid w:val="002F1536"/>
    <w:rsid w:val="002F318D"/>
    <w:rsid w:val="003018C8"/>
    <w:rsid w:val="00301CA7"/>
    <w:rsid w:val="003036BB"/>
    <w:rsid w:val="00303CB9"/>
    <w:rsid w:val="00303FB3"/>
    <w:rsid w:val="00312108"/>
    <w:rsid w:val="00315BE1"/>
    <w:rsid w:val="00316AD2"/>
    <w:rsid w:val="0032006B"/>
    <w:rsid w:val="00321687"/>
    <w:rsid w:val="003227EE"/>
    <w:rsid w:val="00322E22"/>
    <w:rsid w:val="00323FB2"/>
    <w:rsid w:val="003249A8"/>
    <w:rsid w:val="00326928"/>
    <w:rsid w:val="00327A17"/>
    <w:rsid w:val="00327B7F"/>
    <w:rsid w:val="0033100E"/>
    <w:rsid w:val="00332BB3"/>
    <w:rsid w:val="0033329E"/>
    <w:rsid w:val="00333F55"/>
    <w:rsid w:val="00335804"/>
    <w:rsid w:val="00335B19"/>
    <w:rsid w:val="00340975"/>
    <w:rsid w:val="003424CF"/>
    <w:rsid w:val="00342E89"/>
    <w:rsid w:val="00342F69"/>
    <w:rsid w:val="003435C0"/>
    <w:rsid w:val="003441F4"/>
    <w:rsid w:val="00344277"/>
    <w:rsid w:val="00345785"/>
    <w:rsid w:val="003463E0"/>
    <w:rsid w:val="003474E5"/>
    <w:rsid w:val="00347C34"/>
    <w:rsid w:val="003527BC"/>
    <w:rsid w:val="00352C6F"/>
    <w:rsid w:val="0035342E"/>
    <w:rsid w:val="00354B76"/>
    <w:rsid w:val="003577AE"/>
    <w:rsid w:val="00362259"/>
    <w:rsid w:val="00362289"/>
    <w:rsid w:val="00362ABC"/>
    <w:rsid w:val="0036417A"/>
    <w:rsid w:val="003642AE"/>
    <w:rsid w:val="00364510"/>
    <w:rsid w:val="0036551E"/>
    <w:rsid w:val="003672AD"/>
    <w:rsid w:val="00372833"/>
    <w:rsid w:val="00372A2A"/>
    <w:rsid w:val="00373E08"/>
    <w:rsid w:val="00373E2A"/>
    <w:rsid w:val="0037459F"/>
    <w:rsid w:val="00375AB4"/>
    <w:rsid w:val="00375B6E"/>
    <w:rsid w:val="00376586"/>
    <w:rsid w:val="003817BE"/>
    <w:rsid w:val="00384CA3"/>
    <w:rsid w:val="00386A8A"/>
    <w:rsid w:val="00387B7D"/>
    <w:rsid w:val="00392865"/>
    <w:rsid w:val="00394985"/>
    <w:rsid w:val="00397DB3"/>
    <w:rsid w:val="00397EE1"/>
    <w:rsid w:val="003A03E6"/>
    <w:rsid w:val="003A12CF"/>
    <w:rsid w:val="003A243B"/>
    <w:rsid w:val="003A4218"/>
    <w:rsid w:val="003A42C5"/>
    <w:rsid w:val="003A59E7"/>
    <w:rsid w:val="003A5EC0"/>
    <w:rsid w:val="003A6043"/>
    <w:rsid w:val="003B126E"/>
    <w:rsid w:val="003B1E02"/>
    <w:rsid w:val="003B208B"/>
    <w:rsid w:val="003B3177"/>
    <w:rsid w:val="003B346A"/>
    <w:rsid w:val="003B4D1A"/>
    <w:rsid w:val="003B5AEC"/>
    <w:rsid w:val="003B6648"/>
    <w:rsid w:val="003C0D3B"/>
    <w:rsid w:val="003C2B87"/>
    <w:rsid w:val="003C4EDE"/>
    <w:rsid w:val="003C4F25"/>
    <w:rsid w:val="003C56CE"/>
    <w:rsid w:val="003C652B"/>
    <w:rsid w:val="003C6884"/>
    <w:rsid w:val="003D04DA"/>
    <w:rsid w:val="003D0AB9"/>
    <w:rsid w:val="003D236C"/>
    <w:rsid w:val="003D4C01"/>
    <w:rsid w:val="003D5FB6"/>
    <w:rsid w:val="003D645B"/>
    <w:rsid w:val="003E38D9"/>
    <w:rsid w:val="003E667D"/>
    <w:rsid w:val="003F017D"/>
    <w:rsid w:val="003F06E7"/>
    <w:rsid w:val="003F0E07"/>
    <w:rsid w:val="003F1012"/>
    <w:rsid w:val="003F11A8"/>
    <w:rsid w:val="003F160A"/>
    <w:rsid w:val="003F369C"/>
    <w:rsid w:val="003F5A22"/>
    <w:rsid w:val="003F636D"/>
    <w:rsid w:val="003F6409"/>
    <w:rsid w:val="003F77C9"/>
    <w:rsid w:val="00405125"/>
    <w:rsid w:val="00405DB9"/>
    <w:rsid w:val="0040693A"/>
    <w:rsid w:val="00407C77"/>
    <w:rsid w:val="004178D7"/>
    <w:rsid w:val="00417C9A"/>
    <w:rsid w:val="004235B7"/>
    <w:rsid w:val="00427357"/>
    <w:rsid w:val="00430B57"/>
    <w:rsid w:val="00431609"/>
    <w:rsid w:val="00431920"/>
    <w:rsid w:val="00431DFA"/>
    <w:rsid w:val="00433A95"/>
    <w:rsid w:val="004344D5"/>
    <w:rsid w:val="00436F37"/>
    <w:rsid w:val="004376E7"/>
    <w:rsid w:val="004422FF"/>
    <w:rsid w:val="0044268B"/>
    <w:rsid w:val="00444411"/>
    <w:rsid w:val="004456A1"/>
    <w:rsid w:val="00446D87"/>
    <w:rsid w:val="00447A62"/>
    <w:rsid w:val="0045199B"/>
    <w:rsid w:val="004521B9"/>
    <w:rsid w:val="00453178"/>
    <w:rsid w:val="0045580D"/>
    <w:rsid w:val="004629D0"/>
    <w:rsid w:val="00465600"/>
    <w:rsid w:val="004673B1"/>
    <w:rsid w:val="00467F93"/>
    <w:rsid w:val="00471561"/>
    <w:rsid w:val="00472899"/>
    <w:rsid w:val="00472E8D"/>
    <w:rsid w:val="00473B0E"/>
    <w:rsid w:val="004742DE"/>
    <w:rsid w:val="004753A9"/>
    <w:rsid w:val="00477445"/>
    <w:rsid w:val="00483001"/>
    <w:rsid w:val="0048551E"/>
    <w:rsid w:val="004874F3"/>
    <w:rsid w:val="00491004"/>
    <w:rsid w:val="00492D10"/>
    <w:rsid w:val="00494F3E"/>
    <w:rsid w:val="004955EE"/>
    <w:rsid w:val="00496482"/>
    <w:rsid w:val="004A1610"/>
    <w:rsid w:val="004A32B8"/>
    <w:rsid w:val="004A347F"/>
    <w:rsid w:val="004A3562"/>
    <w:rsid w:val="004A3C40"/>
    <w:rsid w:val="004A3C93"/>
    <w:rsid w:val="004A49B4"/>
    <w:rsid w:val="004A5B9D"/>
    <w:rsid w:val="004A5D3E"/>
    <w:rsid w:val="004B221F"/>
    <w:rsid w:val="004B2302"/>
    <w:rsid w:val="004B2542"/>
    <w:rsid w:val="004B2D46"/>
    <w:rsid w:val="004B3498"/>
    <w:rsid w:val="004B3D1A"/>
    <w:rsid w:val="004B4EC5"/>
    <w:rsid w:val="004B4F10"/>
    <w:rsid w:val="004B500D"/>
    <w:rsid w:val="004B5530"/>
    <w:rsid w:val="004B605F"/>
    <w:rsid w:val="004B6C26"/>
    <w:rsid w:val="004B760F"/>
    <w:rsid w:val="004C0983"/>
    <w:rsid w:val="004C39D5"/>
    <w:rsid w:val="004C4BBF"/>
    <w:rsid w:val="004C636F"/>
    <w:rsid w:val="004D0922"/>
    <w:rsid w:val="004D0C52"/>
    <w:rsid w:val="004D1B09"/>
    <w:rsid w:val="004D3C52"/>
    <w:rsid w:val="004D7064"/>
    <w:rsid w:val="004D742B"/>
    <w:rsid w:val="004D7605"/>
    <w:rsid w:val="004E0F60"/>
    <w:rsid w:val="004E23AC"/>
    <w:rsid w:val="004E2B17"/>
    <w:rsid w:val="004E31BA"/>
    <w:rsid w:val="004E3298"/>
    <w:rsid w:val="004E5D2C"/>
    <w:rsid w:val="004E619A"/>
    <w:rsid w:val="004E771A"/>
    <w:rsid w:val="004E7FED"/>
    <w:rsid w:val="004F08D8"/>
    <w:rsid w:val="004F4196"/>
    <w:rsid w:val="004F44D2"/>
    <w:rsid w:val="004F4644"/>
    <w:rsid w:val="00500B10"/>
    <w:rsid w:val="00501499"/>
    <w:rsid w:val="0050244E"/>
    <w:rsid w:val="005036DD"/>
    <w:rsid w:val="00504FC4"/>
    <w:rsid w:val="00505CFE"/>
    <w:rsid w:val="00517D17"/>
    <w:rsid w:val="005201E2"/>
    <w:rsid w:val="0052022B"/>
    <w:rsid w:val="00520A00"/>
    <w:rsid w:val="0052101B"/>
    <w:rsid w:val="00524576"/>
    <w:rsid w:val="00524793"/>
    <w:rsid w:val="00526275"/>
    <w:rsid w:val="00526287"/>
    <w:rsid w:val="00526945"/>
    <w:rsid w:val="0052749E"/>
    <w:rsid w:val="005309F7"/>
    <w:rsid w:val="005319CF"/>
    <w:rsid w:val="00534110"/>
    <w:rsid w:val="00535F5F"/>
    <w:rsid w:val="0053667E"/>
    <w:rsid w:val="005373B4"/>
    <w:rsid w:val="005414DE"/>
    <w:rsid w:val="00541B59"/>
    <w:rsid w:val="00541BDE"/>
    <w:rsid w:val="005426D0"/>
    <w:rsid w:val="00544FB8"/>
    <w:rsid w:val="00546CB6"/>
    <w:rsid w:val="005475AA"/>
    <w:rsid w:val="00547C96"/>
    <w:rsid w:val="005500FB"/>
    <w:rsid w:val="0055161F"/>
    <w:rsid w:val="00553857"/>
    <w:rsid w:val="00554BBE"/>
    <w:rsid w:val="00557381"/>
    <w:rsid w:val="00560979"/>
    <w:rsid w:val="00563041"/>
    <w:rsid w:val="0056409C"/>
    <w:rsid w:val="005647BD"/>
    <w:rsid w:val="00565340"/>
    <w:rsid w:val="005712CD"/>
    <w:rsid w:val="00572276"/>
    <w:rsid w:val="005751D3"/>
    <w:rsid w:val="00575EA4"/>
    <w:rsid w:val="00576F53"/>
    <w:rsid w:val="00582096"/>
    <w:rsid w:val="00583DA8"/>
    <w:rsid w:val="00584759"/>
    <w:rsid w:val="00587642"/>
    <w:rsid w:val="005903B3"/>
    <w:rsid w:val="00590AC7"/>
    <w:rsid w:val="00593F31"/>
    <w:rsid w:val="0059513B"/>
    <w:rsid w:val="00595C50"/>
    <w:rsid w:val="00597500"/>
    <w:rsid w:val="005A0FC9"/>
    <w:rsid w:val="005A132D"/>
    <w:rsid w:val="005A52B1"/>
    <w:rsid w:val="005A5A04"/>
    <w:rsid w:val="005A7D5E"/>
    <w:rsid w:val="005B2661"/>
    <w:rsid w:val="005B5AE4"/>
    <w:rsid w:val="005B79BD"/>
    <w:rsid w:val="005C048D"/>
    <w:rsid w:val="005C0C44"/>
    <w:rsid w:val="005C1B98"/>
    <w:rsid w:val="005C1E85"/>
    <w:rsid w:val="005C27A8"/>
    <w:rsid w:val="005C324B"/>
    <w:rsid w:val="005C33C5"/>
    <w:rsid w:val="005C6E3E"/>
    <w:rsid w:val="005C71DB"/>
    <w:rsid w:val="005C7AA4"/>
    <w:rsid w:val="005D1244"/>
    <w:rsid w:val="005D193C"/>
    <w:rsid w:val="005D242C"/>
    <w:rsid w:val="005D4340"/>
    <w:rsid w:val="005D4F33"/>
    <w:rsid w:val="005D539B"/>
    <w:rsid w:val="005D5F50"/>
    <w:rsid w:val="005D646C"/>
    <w:rsid w:val="005D6A33"/>
    <w:rsid w:val="005E0BB5"/>
    <w:rsid w:val="005E173A"/>
    <w:rsid w:val="005E1F9B"/>
    <w:rsid w:val="005E5453"/>
    <w:rsid w:val="005E7234"/>
    <w:rsid w:val="005F1F0C"/>
    <w:rsid w:val="005F3E9F"/>
    <w:rsid w:val="005F53A7"/>
    <w:rsid w:val="005F74AA"/>
    <w:rsid w:val="005F783D"/>
    <w:rsid w:val="0060041F"/>
    <w:rsid w:val="00601244"/>
    <w:rsid w:val="00604F4A"/>
    <w:rsid w:val="006071A9"/>
    <w:rsid w:val="00607979"/>
    <w:rsid w:val="00610973"/>
    <w:rsid w:val="00614231"/>
    <w:rsid w:val="00615339"/>
    <w:rsid w:val="006164D9"/>
    <w:rsid w:val="0061724A"/>
    <w:rsid w:val="00620CB3"/>
    <w:rsid w:val="006244F0"/>
    <w:rsid w:val="006259EA"/>
    <w:rsid w:val="00625F18"/>
    <w:rsid w:val="00627CD3"/>
    <w:rsid w:val="00635796"/>
    <w:rsid w:val="00636650"/>
    <w:rsid w:val="00636B54"/>
    <w:rsid w:val="00637324"/>
    <w:rsid w:val="00637552"/>
    <w:rsid w:val="00637BA3"/>
    <w:rsid w:val="00642913"/>
    <w:rsid w:val="00644D74"/>
    <w:rsid w:val="00645C0B"/>
    <w:rsid w:val="00646376"/>
    <w:rsid w:val="00647DCE"/>
    <w:rsid w:val="006519CC"/>
    <w:rsid w:val="00652950"/>
    <w:rsid w:val="00653F82"/>
    <w:rsid w:val="0065424F"/>
    <w:rsid w:val="006561BC"/>
    <w:rsid w:val="006607F9"/>
    <w:rsid w:val="0066087D"/>
    <w:rsid w:val="0066162C"/>
    <w:rsid w:val="00664543"/>
    <w:rsid w:val="00666EB7"/>
    <w:rsid w:val="00667075"/>
    <w:rsid w:val="006674EB"/>
    <w:rsid w:val="00667EB9"/>
    <w:rsid w:val="00670707"/>
    <w:rsid w:val="006743DE"/>
    <w:rsid w:val="00674F01"/>
    <w:rsid w:val="00677E54"/>
    <w:rsid w:val="006803FD"/>
    <w:rsid w:val="00680BAC"/>
    <w:rsid w:val="00680E87"/>
    <w:rsid w:val="006817F1"/>
    <w:rsid w:val="00681987"/>
    <w:rsid w:val="006826CB"/>
    <w:rsid w:val="006827F3"/>
    <w:rsid w:val="00682FA7"/>
    <w:rsid w:val="00684C8A"/>
    <w:rsid w:val="00685DDB"/>
    <w:rsid w:val="006863EC"/>
    <w:rsid w:val="00691085"/>
    <w:rsid w:val="0069119B"/>
    <w:rsid w:val="00691484"/>
    <w:rsid w:val="00692EEE"/>
    <w:rsid w:val="0069513B"/>
    <w:rsid w:val="00696DC4"/>
    <w:rsid w:val="006A1A48"/>
    <w:rsid w:val="006A2BB4"/>
    <w:rsid w:val="006A348D"/>
    <w:rsid w:val="006A56C8"/>
    <w:rsid w:val="006A7D1F"/>
    <w:rsid w:val="006B02DD"/>
    <w:rsid w:val="006B21FF"/>
    <w:rsid w:val="006B265D"/>
    <w:rsid w:val="006B4C5F"/>
    <w:rsid w:val="006C2755"/>
    <w:rsid w:val="006C521F"/>
    <w:rsid w:val="006C57F5"/>
    <w:rsid w:val="006C70ED"/>
    <w:rsid w:val="006C7C37"/>
    <w:rsid w:val="006D0EB7"/>
    <w:rsid w:val="006D3443"/>
    <w:rsid w:val="006D3530"/>
    <w:rsid w:val="006D5B33"/>
    <w:rsid w:val="006D6FB5"/>
    <w:rsid w:val="006D7429"/>
    <w:rsid w:val="006D7EAD"/>
    <w:rsid w:val="006E0C16"/>
    <w:rsid w:val="006E2FA4"/>
    <w:rsid w:val="006E4854"/>
    <w:rsid w:val="006E7F0C"/>
    <w:rsid w:val="006F1F1C"/>
    <w:rsid w:val="006F27FA"/>
    <w:rsid w:val="006F53F3"/>
    <w:rsid w:val="006F64F0"/>
    <w:rsid w:val="006F6A1E"/>
    <w:rsid w:val="006F7674"/>
    <w:rsid w:val="006F797D"/>
    <w:rsid w:val="00701102"/>
    <w:rsid w:val="00701F09"/>
    <w:rsid w:val="0070468D"/>
    <w:rsid w:val="00705F7E"/>
    <w:rsid w:val="0070695C"/>
    <w:rsid w:val="007074A5"/>
    <w:rsid w:val="00710A55"/>
    <w:rsid w:val="007112C6"/>
    <w:rsid w:val="00712A94"/>
    <w:rsid w:val="00712C06"/>
    <w:rsid w:val="00715E42"/>
    <w:rsid w:val="00717969"/>
    <w:rsid w:val="007216AF"/>
    <w:rsid w:val="00721C59"/>
    <w:rsid w:val="00722833"/>
    <w:rsid w:val="00725EF0"/>
    <w:rsid w:val="00727BA9"/>
    <w:rsid w:val="007309B4"/>
    <w:rsid w:val="007328A9"/>
    <w:rsid w:val="00732947"/>
    <w:rsid w:val="00733ACA"/>
    <w:rsid w:val="00734BE0"/>
    <w:rsid w:val="007350FB"/>
    <w:rsid w:val="00735595"/>
    <w:rsid w:val="00736330"/>
    <w:rsid w:val="00736C7B"/>
    <w:rsid w:val="00740424"/>
    <w:rsid w:val="00740627"/>
    <w:rsid w:val="007407E1"/>
    <w:rsid w:val="0074246F"/>
    <w:rsid w:val="00742BCA"/>
    <w:rsid w:val="007434C1"/>
    <w:rsid w:val="00743DEC"/>
    <w:rsid w:val="00747EE8"/>
    <w:rsid w:val="00752AD3"/>
    <w:rsid w:val="007535EC"/>
    <w:rsid w:val="00753732"/>
    <w:rsid w:val="00754132"/>
    <w:rsid w:val="007551CC"/>
    <w:rsid w:val="00756C2F"/>
    <w:rsid w:val="00760393"/>
    <w:rsid w:val="00760F22"/>
    <w:rsid w:val="00761F53"/>
    <w:rsid w:val="00763FFC"/>
    <w:rsid w:val="007651C5"/>
    <w:rsid w:val="00765800"/>
    <w:rsid w:val="00765AA3"/>
    <w:rsid w:val="0076734F"/>
    <w:rsid w:val="007707A9"/>
    <w:rsid w:val="00771ACA"/>
    <w:rsid w:val="0077429D"/>
    <w:rsid w:val="007744BF"/>
    <w:rsid w:val="007752CB"/>
    <w:rsid w:val="0077716D"/>
    <w:rsid w:val="00781B4D"/>
    <w:rsid w:val="00782C5F"/>
    <w:rsid w:val="00782ECD"/>
    <w:rsid w:val="007848AC"/>
    <w:rsid w:val="00786860"/>
    <w:rsid w:val="00790632"/>
    <w:rsid w:val="00793E7C"/>
    <w:rsid w:val="007942FF"/>
    <w:rsid w:val="00794841"/>
    <w:rsid w:val="0079643D"/>
    <w:rsid w:val="007A293C"/>
    <w:rsid w:val="007A3609"/>
    <w:rsid w:val="007A3C0D"/>
    <w:rsid w:val="007A42E5"/>
    <w:rsid w:val="007A4773"/>
    <w:rsid w:val="007A4AE2"/>
    <w:rsid w:val="007A4B34"/>
    <w:rsid w:val="007A7A78"/>
    <w:rsid w:val="007B1AAD"/>
    <w:rsid w:val="007B2D78"/>
    <w:rsid w:val="007B3293"/>
    <w:rsid w:val="007B5B12"/>
    <w:rsid w:val="007B6E73"/>
    <w:rsid w:val="007B774B"/>
    <w:rsid w:val="007C04A9"/>
    <w:rsid w:val="007C12AF"/>
    <w:rsid w:val="007C1A3D"/>
    <w:rsid w:val="007C2D90"/>
    <w:rsid w:val="007C501A"/>
    <w:rsid w:val="007C5953"/>
    <w:rsid w:val="007C656B"/>
    <w:rsid w:val="007D146C"/>
    <w:rsid w:val="007D1857"/>
    <w:rsid w:val="007D4BEB"/>
    <w:rsid w:val="007D7C2F"/>
    <w:rsid w:val="007E13D3"/>
    <w:rsid w:val="007E1771"/>
    <w:rsid w:val="007E1F3B"/>
    <w:rsid w:val="007E4648"/>
    <w:rsid w:val="007E4796"/>
    <w:rsid w:val="007E4CB7"/>
    <w:rsid w:val="007E6655"/>
    <w:rsid w:val="007F03E6"/>
    <w:rsid w:val="007F5042"/>
    <w:rsid w:val="00800219"/>
    <w:rsid w:val="0080090E"/>
    <w:rsid w:val="0080316F"/>
    <w:rsid w:val="00804A8E"/>
    <w:rsid w:val="00805D37"/>
    <w:rsid w:val="00806D0B"/>
    <w:rsid w:val="0081048E"/>
    <w:rsid w:val="0081112E"/>
    <w:rsid w:val="00813E0A"/>
    <w:rsid w:val="00817CD8"/>
    <w:rsid w:val="008205CE"/>
    <w:rsid w:val="00820AFF"/>
    <w:rsid w:val="008210DD"/>
    <w:rsid w:val="00826059"/>
    <w:rsid w:val="008268C5"/>
    <w:rsid w:val="00827619"/>
    <w:rsid w:val="00830B2D"/>
    <w:rsid w:val="00830C75"/>
    <w:rsid w:val="00832796"/>
    <w:rsid w:val="00833911"/>
    <w:rsid w:val="00834850"/>
    <w:rsid w:val="008350FD"/>
    <w:rsid w:val="0083626B"/>
    <w:rsid w:val="00844618"/>
    <w:rsid w:val="00845BD7"/>
    <w:rsid w:val="00847B73"/>
    <w:rsid w:val="00852842"/>
    <w:rsid w:val="00853C6A"/>
    <w:rsid w:val="00856F21"/>
    <w:rsid w:val="008615BE"/>
    <w:rsid w:val="008631CE"/>
    <w:rsid w:val="0086338A"/>
    <w:rsid w:val="00863C46"/>
    <w:rsid w:val="00866435"/>
    <w:rsid w:val="0086754F"/>
    <w:rsid w:val="00871337"/>
    <w:rsid w:val="008738AE"/>
    <w:rsid w:val="008738C7"/>
    <w:rsid w:val="00874B39"/>
    <w:rsid w:val="008762F2"/>
    <w:rsid w:val="00877016"/>
    <w:rsid w:val="00881B63"/>
    <w:rsid w:val="00885AA8"/>
    <w:rsid w:val="00890D2D"/>
    <w:rsid w:val="00890DFE"/>
    <w:rsid w:val="00891D69"/>
    <w:rsid w:val="00893FCE"/>
    <w:rsid w:val="008942C5"/>
    <w:rsid w:val="0089617C"/>
    <w:rsid w:val="00896CB2"/>
    <w:rsid w:val="008A04D0"/>
    <w:rsid w:val="008A0ADA"/>
    <w:rsid w:val="008A1895"/>
    <w:rsid w:val="008A3254"/>
    <w:rsid w:val="008A4048"/>
    <w:rsid w:val="008A52FC"/>
    <w:rsid w:val="008A5327"/>
    <w:rsid w:val="008A54C8"/>
    <w:rsid w:val="008A66C2"/>
    <w:rsid w:val="008B05BA"/>
    <w:rsid w:val="008B06D8"/>
    <w:rsid w:val="008B459F"/>
    <w:rsid w:val="008B6B8E"/>
    <w:rsid w:val="008B72EB"/>
    <w:rsid w:val="008B7A68"/>
    <w:rsid w:val="008B7C2F"/>
    <w:rsid w:val="008C0E23"/>
    <w:rsid w:val="008C10FD"/>
    <w:rsid w:val="008C4279"/>
    <w:rsid w:val="008C4D24"/>
    <w:rsid w:val="008C5B1F"/>
    <w:rsid w:val="008C75ED"/>
    <w:rsid w:val="008C7B6C"/>
    <w:rsid w:val="008D1CF1"/>
    <w:rsid w:val="008D49DA"/>
    <w:rsid w:val="008D4E4E"/>
    <w:rsid w:val="008D721B"/>
    <w:rsid w:val="008E0163"/>
    <w:rsid w:val="008E0C64"/>
    <w:rsid w:val="008E0DB9"/>
    <w:rsid w:val="008E0F62"/>
    <w:rsid w:val="008E2C2D"/>
    <w:rsid w:val="008E357A"/>
    <w:rsid w:val="008E4BBD"/>
    <w:rsid w:val="008E4C61"/>
    <w:rsid w:val="008E5CDF"/>
    <w:rsid w:val="008F24B3"/>
    <w:rsid w:val="008F2FE9"/>
    <w:rsid w:val="008F4A3B"/>
    <w:rsid w:val="008F5B4E"/>
    <w:rsid w:val="008F5DF9"/>
    <w:rsid w:val="008F7E02"/>
    <w:rsid w:val="009024F7"/>
    <w:rsid w:val="0090297F"/>
    <w:rsid w:val="00903306"/>
    <w:rsid w:val="009042F5"/>
    <w:rsid w:val="009043A3"/>
    <w:rsid w:val="00906664"/>
    <w:rsid w:val="0091007E"/>
    <w:rsid w:val="00911434"/>
    <w:rsid w:val="00912D45"/>
    <w:rsid w:val="00914411"/>
    <w:rsid w:val="00914FF4"/>
    <w:rsid w:val="00915948"/>
    <w:rsid w:val="009179CA"/>
    <w:rsid w:val="00922474"/>
    <w:rsid w:val="00922C77"/>
    <w:rsid w:val="00924F16"/>
    <w:rsid w:val="00926B11"/>
    <w:rsid w:val="00927472"/>
    <w:rsid w:val="00927C84"/>
    <w:rsid w:val="00930612"/>
    <w:rsid w:val="00930C89"/>
    <w:rsid w:val="009344A1"/>
    <w:rsid w:val="00935ABC"/>
    <w:rsid w:val="00936AF2"/>
    <w:rsid w:val="00942788"/>
    <w:rsid w:val="009441F6"/>
    <w:rsid w:val="00944AC0"/>
    <w:rsid w:val="0094528A"/>
    <w:rsid w:val="00947C4A"/>
    <w:rsid w:val="009508AC"/>
    <w:rsid w:val="00951D4C"/>
    <w:rsid w:val="0095322C"/>
    <w:rsid w:val="0096292E"/>
    <w:rsid w:val="009637A3"/>
    <w:rsid w:val="00963B9A"/>
    <w:rsid w:val="00964181"/>
    <w:rsid w:val="00964A95"/>
    <w:rsid w:val="00965FB1"/>
    <w:rsid w:val="00967681"/>
    <w:rsid w:val="00967CBC"/>
    <w:rsid w:val="00973162"/>
    <w:rsid w:val="00973299"/>
    <w:rsid w:val="009733AA"/>
    <w:rsid w:val="00974B1C"/>
    <w:rsid w:val="00977DAD"/>
    <w:rsid w:val="0098043B"/>
    <w:rsid w:val="00981979"/>
    <w:rsid w:val="00981A56"/>
    <w:rsid w:val="00982629"/>
    <w:rsid w:val="00982EF3"/>
    <w:rsid w:val="00986573"/>
    <w:rsid w:val="0099109C"/>
    <w:rsid w:val="009929F0"/>
    <w:rsid w:val="00993338"/>
    <w:rsid w:val="0099463B"/>
    <w:rsid w:val="009952CA"/>
    <w:rsid w:val="009978C9"/>
    <w:rsid w:val="009A02C0"/>
    <w:rsid w:val="009A21FA"/>
    <w:rsid w:val="009A2BB4"/>
    <w:rsid w:val="009A33C6"/>
    <w:rsid w:val="009A3819"/>
    <w:rsid w:val="009A790F"/>
    <w:rsid w:val="009A7EC2"/>
    <w:rsid w:val="009B20B4"/>
    <w:rsid w:val="009B53DF"/>
    <w:rsid w:val="009B7E39"/>
    <w:rsid w:val="009C1526"/>
    <w:rsid w:val="009C1B99"/>
    <w:rsid w:val="009C1E22"/>
    <w:rsid w:val="009C2168"/>
    <w:rsid w:val="009C2344"/>
    <w:rsid w:val="009C44CF"/>
    <w:rsid w:val="009C756E"/>
    <w:rsid w:val="009D16EF"/>
    <w:rsid w:val="009D1A1E"/>
    <w:rsid w:val="009D1D18"/>
    <w:rsid w:val="009D3854"/>
    <w:rsid w:val="009D5D28"/>
    <w:rsid w:val="009E0959"/>
    <w:rsid w:val="009E11D2"/>
    <w:rsid w:val="009E2E8A"/>
    <w:rsid w:val="009E5487"/>
    <w:rsid w:val="009E7C3A"/>
    <w:rsid w:val="009E7D78"/>
    <w:rsid w:val="009F1715"/>
    <w:rsid w:val="009F2A98"/>
    <w:rsid w:val="009F3157"/>
    <w:rsid w:val="009F691D"/>
    <w:rsid w:val="00A02A14"/>
    <w:rsid w:val="00A0365B"/>
    <w:rsid w:val="00A122F9"/>
    <w:rsid w:val="00A12BFA"/>
    <w:rsid w:val="00A157CD"/>
    <w:rsid w:val="00A17048"/>
    <w:rsid w:val="00A2322C"/>
    <w:rsid w:val="00A2328F"/>
    <w:rsid w:val="00A2434A"/>
    <w:rsid w:val="00A25859"/>
    <w:rsid w:val="00A260ED"/>
    <w:rsid w:val="00A26A5C"/>
    <w:rsid w:val="00A27DEC"/>
    <w:rsid w:val="00A317E0"/>
    <w:rsid w:val="00A33CC7"/>
    <w:rsid w:val="00A34214"/>
    <w:rsid w:val="00A346E4"/>
    <w:rsid w:val="00A36FF7"/>
    <w:rsid w:val="00A37C12"/>
    <w:rsid w:val="00A425C1"/>
    <w:rsid w:val="00A42AC8"/>
    <w:rsid w:val="00A43F07"/>
    <w:rsid w:val="00A45333"/>
    <w:rsid w:val="00A4605B"/>
    <w:rsid w:val="00A46AD1"/>
    <w:rsid w:val="00A500FD"/>
    <w:rsid w:val="00A527E5"/>
    <w:rsid w:val="00A53B1C"/>
    <w:rsid w:val="00A60E74"/>
    <w:rsid w:val="00A616CF"/>
    <w:rsid w:val="00A61DDC"/>
    <w:rsid w:val="00A63DE3"/>
    <w:rsid w:val="00A6525E"/>
    <w:rsid w:val="00A658E2"/>
    <w:rsid w:val="00A66850"/>
    <w:rsid w:val="00A66C1F"/>
    <w:rsid w:val="00A72770"/>
    <w:rsid w:val="00A72AE2"/>
    <w:rsid w:val="00A74EF6"/>
    <w:rsid w:val="00A75410"/>
    <w:rsid w:val="00A81307"/>
    <w:rsid w:val="00A81BF4"/>
    <w:rsid w:val="00A82BAC"/>
    <w:rsid w:val="00A83A9D"/>
    <w:rsid w:val="00A846D1"/>
    <w:rsid w:val="00A8756C"/>
    <w:rsid w:val="00A8772A"/>
    <w:rsid w:val="00A901A1"/>
    <w:rsid w:val="00A907DE"/>
    <w:rsid w:val="00A922E9"/>
    <w:rsid w:val="00A9259F"/>
    <w:rsid w:val="00A926EE"/>
    <w:rsid w:val="00A92D1F"/>
    <w:rsid w:val="00A96513"/>
    <w:rsid w:val="00A97F3F"/>
    <w:rsid w:val="00AA3338"/>
    <w:rsid w:val="00AA5BE9"/>
    <w:rsid w:val="00AB2947"/>
    <w:rsid w:val="00AB2DA2"/>
    <w:rsid w:val="00AB639A"/>
    <w:rsid w:val="00AB7A08"/>
    <w:rsid w:val="00AB7ED3"/>
    <w:rsid w:val="00AC029E"/>
    <w:rsid w:val="00AC4039"/>
    <w:rsid w:val="00AC62C9"/>
    <w:rsid w:val="00AC63E2"/>
    <w:rsid w:val="00AC6AA4"/>
    <w:rsid w:val="00AC757E"/>
    <w:rsid w:val="00AC7CAE"/>
    <w:rsid w:val="00AC7D01"/>
    <w:rsid w:val="00AD1F17"/>
    <w:rsid w:val="00AD2F31"/>
    <w:rsid w:val="00AD4065"/>
    <w:rsid w:val="00AD4F71"/>
    <w:rsid w:val="00AD5190"/>
    <w:rsid w:val="00AD5F8B"/>
    <w:rsid w:val="00AD6338"/>
    <w:rsid w:val="00AD71E7"/>
    <w:rsid w:val="00AD7659"/>
    <w:rsid w:val="00AE03F8"/>
    <w:rsid w:val="00AE0F7C"/>
    <w:rsid w:val="00AE24A6"/>
    <w:rsid w:val="00AE273B"/>
    <w:rsid w:val="00AE2756"/>
    <w:rsid w:val="00AE380B"/>
    <w:rsid w:val="00AE44F9"/>
    <w:rsid w:val="00AE5A25"/>
    <w:rsid w:val="00AE5F96"/>
    <w:rsid w:val="00AE7441"/>
    <w:rsid w:val="00AF05DC"/>
    <w:rsid w:val="00AF0BB8"/>
    <w:rsid w:val="00AF1F11"/>
    <w:rsid w:val="00AF2E08"/>
    <w:rsid w:val="00AF3A95"/>
    <w:rsid w:val="00AF4BA5"/>
    <w:rsid w:val="00B01865"/>
    <w:rsid w:val="00B019E3"/>
    <w:rsid w:val="00B0468C"/>
    <w:rsid w:val="00B101F0"/>
    <w:rsid w:val="00B115E3"/>
    <w:rsid w:val="00B12AEC"/>
    <w:rsid w:val="00B14683"/>
    <w:rsid w:val="00B15710"/>
    <w:rsid w:val="00B1657B"/>
    <w:rsid w:val="00B16E56"/>
    <w:rsid w:val="00B172A1"/>
    <w:rsid w:val="00B2478A"/>
    <w:rsid w:val="00B26A86"/>
    <w:rsid w:val="00B30BB5"/>
    <w:rsid w:val="00B31667"/>
    <w:rsid w:val="00B324C6"/>
    <w:rsid w:val="00B32FF3"/>
    <w:rsid w:val="00B332FF"/>
    <w:rsid w:val="00B3398D"/>
    <w:rsid w:val="00B33A42"/>
    <w:rsid w:val="00B34088"/>
    <w:rsid w:val="00B34E4A"/>
    <w:rsid w:val="00B35427"/>
    <w:rsid w:val="00B358F5"/>
    <w:rsid w:val="00B36DE1"/>
    <w:rsid w:val="00B4140C"/>
    <w:rsid w:val="00B43E54"/>
    <w:rsid w:val="00B44B5B"/>
    <w:rsid w:val="00B50916"/>
    <w:rsid w:val="00B50AB6"/>
    <w:rsid w:val="00B50AE4"/>
    <w:rsid w:val="00B60B79"/>
    <w:rsid w:val="00B60C89"/>
    <w:rsid w:val="00B615D5"/>
    <w:rsid w:val="00B61B67"/>
    <w:rsid w:val="00B64246"/>
    <w:rsid w:val="00B647E7"/>
    <w:rsid w:val="00B65A59"/>
    <w:rsid w:val="00B66ABD"/>
    <w:rsid w:val="00B67A1F"/>
    <w:rsid w:val="00B70538"/>
    <w:rsid w:val="00B7149A"/>
    <w:rsid w:val="00B71C26"/>
    <w:rsid w:val="00B71DAD"/>
    <w:rsid w:val="00B71F78"/>
    <w:rsid w:val="00B7241F"/>
    <w:rsid w:val="00B72B35"/>
    <w:rsid w:val="00B75482"/>
    <w:rsid w:val="00B773C6"/>
    <w:rsid w:val="00B844AB"/>
    <w:rsid w:val="00B84BF6"/>
    <w:rsid w:val="00B852DA"/>
    <w:rsid w:val="00B856E2"/>
    <w:rsid w:val="00B8666F"/>
    <w:rsid w:val="00B90A12"/>
    <w:rsid w:val="00B91863"/>
    <w:rsid w:val="00B91B61"/>
    <w:rsid w:val="00B91D92"/>
    <w:rsid w:val="00B92D48"/>
    <w:rsid w:val="00B94A4D"/>
    <w:rsid w:val="00B94A68"/>
    <w:rsid w:val="00B96208"/>
    <w:rsid w:val="00BA0573"/>
    <w:rsid w:val="00BA0EF5"/>
    <w:rsid w:val="00BA1AA1"/>
    <w:rsid w:val="00BA1E31"/>
    <w:rsid w:val="00BA1F4C"/>
    <w:rsid w:val="00BA239F"/>
    <w:rsid w:val="00BA3B76"/>
    <w:rsid w:val="00BA61C3"/>
    <w:rsid w:val="00BA7003"/>
    <w:rsid w:val="00BB0B3B"/>
    <w:rsid w:val="00BB0CCF"/>
    <w:rsid w:val="00BB5BA3"/>
    <w:rsid w:val="00BB6502"/>
    <w:rsid w:val="00BB7457"/>
    <w:rsid w:val="00BC0417"/>
    <w:rsid w:val="00BC36F9"/>
    <w:rsid w:val="00BC3B21"/>
    <w:rsid w:val="00BC3CBD"/>
    <w:rsid w:val="00BC5738"/>
    <w:rsid w:val="00BC6AD9"/>
    <w:rsid w:val="00BD543A"/>
    <w:rsid w:val="00BD59A1"/>
    <w:rsid w:val="00BD6F9E"/>
    <w:rsid w:val="00BD7234"/>
    <w:rsid w:val="00BE00AC"/>
    <w:rsid w:val="00BE0165"/>
    <w:rsid w:val="00BE0278"/>
    <w:rsid w:val="00BE30A3"/>
    <w:rsid w:val="00BE3CF5"/>
    <w:rsid w:val="00BE64F3"/>
    <w:rsid w:val="00BF2075"/>
    <w:rsid w:val="00BF2664"/>
    <w:rsid w:val="00BF45C7"/>
    <w:rsid w:val="00BF48E6"/>
    <w:rsid w:val="00BF507A"/>
    <w:rsid w:val="00BF5A38"/>
    <w:rsid w:val="00BF72FC"/>
    <w:rsid w:val="00C00C00"/>
    <w:rsid w:val="00C01301"/>
    <w:rsid w:val="00C0146D"/>
    <w:rsid w:val="00C027E8"/>
    <w:rsid w:val="00C033BE"/>
    <w:rsid w:val="00C036ED"/>
    <w:rsid w:val="00C04C7C"/>
    <w:rsid w:val="00C0657D"/>
    <w:rsid w:val="00C13076"/>
    <w:rsid w:val="00C15D43"/>
    <w:rsid w:val="00C169CA"/>
    <w:rsid w:val="00C170D2"/>
    <w:rsid w:val="00C1782C"/>
    <w:rsid w:val="00C20F28"/>
    <w:rsid w:val="00C218B6"/>
    <w:rsid w:val="00C22128"/>
    <w:rsid w:val="00C22581"/>
    <w:rsid w:val="00C231AF"/>
    <w:rsid w:val="00C27C97"/>
    <w:rsid w:val="00C32CC4"/>
    <w:rsid w:val="00C338E1"/>
    <w:rsid w:val="00C35064"/>
    <w:rsid w:val="00C370B7"/>
    <w:rsid w:val="00C37854"/>
    <w:rsid w:val="00C41E8B"/>
    <w:rsid w:val="00C43CDB"/>
    <w:rsid w:val="00C43E5C"/>
    <w:rsid w:val="00C446BD"/>
    <w:rsid w:val="00C44A22"/>
    <w:rsid w:val="00C45151"/>
    <w:rsid w:val="00C47319"/>
    <w:rsid w:val="00C479CE"/>
    <w:rsid w:val="00C55D17"/>
    <w:rsid w:val="00C56696"/>
    <w:rsid w:val="00C5705E"/>
    <w:rsid w:val="00C579FF"/>
    <w:rsid w:val="00C616C4"/>
    <w:rsid w:val="00C61874"/>
    <w:rsid w:val="00C62436"/>
    <w:rsid w:val="00C673DA"/>
    <w:rsid w:val="00C679BC"/>
    <w:rsid w:val="00C7002F"/>
    <w:rsid w:val="00C724E0"/>
    <w:rsid w:val="00C72922"/>
    <w:rsid w:val="00C732C3"/>
    <w:rsid w:val="00C75C9E"/>
    <w:rsid w:val="00C77784"/>
    <w:rsid w:val="00C81EE4"/>
    <w:rsid w:val="00C8390B"/>
    <w:rsid w:val="00C8486A"/>
    <w:rsid w:val="00C85F60"/>
    <w:rsid w:val="00C860FE"/>
    <w:rsid w:val="00C86B70"/>
    <w:rsid w:val="00C87C49"/>
    <w:rsid w:val="00C934D6"/>
    <w:rsid w:val="00C943BF"/>
    <w:rsid w:val="00C94D98"/>
    <w:rsid w:val="00CA2193"/>
    <w:rsid w:val="00CA3C3F"/>
    <w:rsid w:val="00CB2AFE"/>
    <w:rsid w:val="00CB3E08"/>
    <w:rsid w:val="00CB4387"/>
    <w:rsid w:val="00CB593C"/>
    <w:rsid w:val="00CB5AE6"/>
    <w:rsid w:val="00CB6CDB"/>
    <w:rsid w:val="00CB70EC"/>
    <w:rsid w:val="00CC1039"/>
    <w:rsid w:val="00CC2F73"/>
    <w:rsid w:val="00CD0355"/>
    <w:rsid w:val="00CD18B0"/>
    <w:rsid w:val="00CD3D79"/>
    <w:rsid w:val="00CD4BBB"/>
    <w:rsid w:val="00CD5559"/>
    <w:rsid w:val="00CD5C2D"/>
    <w:rsid w:val="00CD609A"/>
    <w:rsid w:val="00CE028E"/>
    <w:rsid w:val="00CE3A19"/>
    <w:rsid w:val="00CE49CA"/>
    <w:rsid w:val="00CE5F22"/>
    <w:rsid w:val="00CF1659"/>
    <w:rsid w:val="00CF4C07"/>
    <w:rsid w:val="00CF50FC"/>
    <w:rsid w:val="00CF7AE4"/>
    <w:rsid w:val="00D00FE2"/>
    <w:rsid w:val="00D02A34"/>
    <w:rsid w:val="00D033D1"/>
    <w:rsid w:val="00D04288"/>
    <w:rsid w:val="00D0479A"/>
    <w:rsid w:val="00D07492"/>
    <w:rsid w:val="00D07B4B"/>
    <w:rsid w:val="00D11595"/>
    <w:rsid w:val="00D11A93"/>
    <w:rsid w:val="00D2105D"/>
    <w:rsid w:val="00D222B8"/>
    <w:rsid w:val="00D22461"/>
    <w:rsid w:val="00D24073"/>
    <w:rsid w:val="00D24D06"/>
    <w:rsid w:val="00D32E00"/>
    <w:rsid w:val="00D33AE7"/>
    <w:rsid w:val="00D348CF"/>
    <w:rsid w:val="00D34F46"/>
    <w:rsid w:val="00D3549A"/>
    <w:rsid w:val="00D35758"/>
    <w:rsid w:val="00D375A3"/>
    <w:rsid w:val="00D41577"/>
    <w:rsid w:val="00D415F5"/>
    <w:rsid w:val="00D45057"/>
    <w:rsid w:val="00D47BD1"/>
    <w:rsid w:val="00D5036D"/>
    <w:rsid w:val="00D50CCE"/>
    <w:rsid w:val="00D57BB2"/>
    <w:rsid w:val="00D57EAE"/>
    <w:rsid w:val="00D606BD"/>
    <w:rsid w:val="00D61287"/>
    <w:rsid w:val="00D61493"/>
    <w:rsid w:val="00D624F4"/>
    <w:rsid w:val="00D62D19"/>
    <w:rsid w:val="00D657C8"/>
    <w:rsid w:val="00D67B89"/>
    <w:rsid w:val="00D709AA"/>
    <w:rsid w:val="00D7255E"/>
    <w:rsid w:val="00D72CD2"/>
    <w:rsid w:val="00D7571A"/>
    <w:rsid w:val="00D773C8"/>
    <w:rsid w:val="00D80449"/>
    <w:rsid w:val="00D80CD0"/>
    <w:rsid w:val="00D80F12"/>
    <w:rsid w:val="00D83264"/>
    <w:rsid w:val="00D83CF7"/>
    <w:rsid w:val="00D84334"/>
    <w:rsid w:val="00D854EC"/>
    <w:rsid w:val="00D85A25"/>
    <w:rsid w:val="00D85DDF"/>
    <w:rsid w:val="00D864A3"/>
    <w:rsid w:val="00D86EC4"/>
    <w:rsid w:val="00D87723"/>
    <w:rsid w:val="00D8798B"/>
    <w:rsid w:val="00D94FE0"/>
    <w:rsid w:val="00D96B15"/>
    <w:rsid w:val="00DA20FD"/>
    <w:rsid w:val="00DA4ACB"/>
    <w:rsid w:val="00DA532A"/>
    <w:rsid w:val="00DA6A3B"/>
    <w:rsid w:val="00DA7F90"/>
    <w:rsid w:val="00DB0FD6"/>
    <w:rsid w:val="00DB1CDB"/>
    <w:rsid w:val="00DB2CC0"/>
    <w:rsid w:val="00DB3D3B"/>
    <w:rsid w:val="00DB601A"/>
    <w:rsid w:val="00DB654E"/>
    <w:rsid w:val="00DB6B92"/>
    <w:rsid w:val="00DC501F"/>
    <w:rsid w:val="00DC5FFF"/>
    <w:rsid w:val="00DC7BCE"/>
    <w:rsid w:val="00DD08D8"/>
    <w:rsid w:val="00DD51F9"/>
    <w:rsid w:val="00DD53E9"/>
    <w:rsid w:val="00DD6A2C"/>
    <w:rsid w:val="00DE0860"/>
    <w:rsid w:val="00DE34DE"/>
    <w:rsid w:val="00DE3B05"/>
    <w:rsid w:val="00DE3B39"/>
    <w:rsid w:val="00DE56AB"/>
    <w:rsid w:val="00DE5D87"/>
    <w:rsid w:val="00DE6E3F"/>
    <w:rsid w:val="00DF0E55"/>
    <w:rsid w:val="00DF4790"/>
    <w:rsid w:val="00DF56BB"/>
    <w:rsid w:val="00DF6F41"/>
    <w:rsid w:val="00DF7B3F"/>
    <w:rsid w:val="00DF7BD7"/>
    <w:rsid w:val="00DF7C4C"/>
    <w:rsid w:val="00DF7E2A"/>
    <w:rsid w:val="00E00EF2"/>
    <w:rsid w:val="00E04DFB"/>
    <w:rsid w:val="00E06182"/>
    <w:rsid w:val="00E0652F"/>
    <w:rsid w:val="00E06963"/>
    <w:rsid w:val="00E11220"/>
    <w:rsid w:val="00E143D1"/>
    <w:rsid w:val="00E14E51"/>
    <w:rsid w:val="00E14F50"/>
    <w:rsid w:val="00E178C4"/>
    <w:rsid w:val="00E20E70"/>
    <w:rsid w:val="00E21E7A"/>
    <w:rsid w:val="00E244EA"/>
    <w:rsid w:val="00E270B1"/>
    <w:rsid w:val="00E2712F"/>
    <w:rsid w:val="00E32A89"/>
    <w:rsid w:val="00E3563E"/>
    <w:rsid w:val="00E35B6D"/>
    <w:rsid w:val="00E364E9"/>
    <w:rsid w:val="00E43D69"/>
    <w:rsid w:val="00E52909"/>
    <w:rsid w:val="00E53A43"/>
    <w:rsid w:val="00E6190A"/>
    <w:rsid w:val="00E62A3E"/>
    <w:rsid w:val="00E62BEA"/>
    <w:rsid w:val="00E62E7A"/>
    <w:rsid w:val="00E67ED2"/>
    <w:rsid w:val="00E67F7C"/>
    <w:rsid w:val="00E73876"/>
    <w:rsid w:val="00E76321"/>
    <w:rsid w:val="00E83DBA"/>
    <w:rsid w:val="00E8498F"/>
    <w:rsid w:val="00E8676F"/>
    <w:rsid w:val="00E8696E"/>
    <w:rsid w:val="00E90089"/>
    <w:rsid w:val="00E91D40"/>
    <w:rsid w:val="00E93D38"/>
    <w:rsid w:val="00E975BF"/>
    <w:rsid w:val="00EA0178"/>
    <w:rsid w:val="00EA2631"/>
    <w:rsid w:val="00EA6FD2"/>
    <w:rsid w:val="00EA7144"/>
    <w:rsid w:val="00EA7EAB"/>
    <w:rsid w:val="00EB0328"/>
    <w:rsid w:val="00EB12F9"/>
    <w:rsid w:val="00EB1C91"/>
    <w:rsid w:val="00EB416E"/>
    <w:rsid w:val="00EB431B"/>
    <w:rsid w:val="00EB565B"/>
    <w:rsid w:val="00EC0782"/>
    <w:rsid w:val="00EC09D1"/>
    <w:rsid w:val="00EC1CAA"/>
    <w:rsid w:val="00EC20F8"/>
    <w:rsid w:val="00EC45E3"/>
    <w:rsid w:val="00EC4FCC"/>
    <w:rsid w:val="00EC6669"/>
    <w:rsid w:val="00EC7023"/>
    <w:rsid w:val="00EC7D75"/>
    <w:rsid w:val="00ED0CCB"/>
    <w:rsid w:val="00ED1D86"/>
    <w:rsid w:val="00ED3AD9"/>
    <w:rsid w:val="00ED53BA"/>
    <w:rsid w:val="00EE0263"/>
    <w:rsid w:val="00EE0BCD"/>
    <w:rsid w:val="00EE1CD4"/>
    <w:rsid w:val="00EE2A20"/>
    <w:rsid w:val="00EE2F99"/>
    <w:rsid w:val="00EE3E40"/>
    <w:rsid w:val="00EE4B71"/>
    <w:rsid w:val="00EF352B"/>
    <w:rsid w:val="00EF40FC"/>
    <w:rsid w:val="00EF4612"/>
    <w:rsid w:val="00F006FC"/>
    <w:rsid w:val="00F00AA9"/>
    <w:rsid w:val="00F02D28"/>
    <w:rsid w:val="00F0512E"/>
    <w:rsid w:val="00F055F5"/>
    <w:rsid w:val="00F07F8F"/>
    <w:rsid w:val="00F11190"/>
    <w:rsid w:val="00F11620"/>
    <w:rsid w:val="00F1190B"/>
    <w:rsid w:val="00F11D92"/>
    <w:rsid w:val="00F12256"/>
    <w:rsid w:val="00F13128"/>
    <w:rsid w:val="00F1444F"/>
    <w:rsid w:val="00F15384"/>
    <w:rsid w:val="00F15614"/>
    <w:rsid w:val="00F15CB4"/>
    <w:rsid w:val="00F17EA9"/>
    <w:rsid w:val="00F207A8"/>
    <w:rsid w:val="00F22736"/>
    <w:rsid w:val="00F24F73"/>
    <w:rsid w:val="00F2504C"/>
    <w:rsid w:val="00F25EC4"/>
    <w:rsid w:val="00F26122"/>
    <w:rsid w:val="00F263EF"/>
    <w:rsid w:val="00F2697A"/>
    <w:rsid w:val="00F26EE4"/>
    <w:rsid w:val="00F27D8B"/>
    <w:rsid w:val="00F27E29"/>
    <w:rsid w:val="00F30328"/>
    <w:rsid w:val="00F30443"/>
    <w:rsid w:val="00F329D9"/>
    <w:rsid w:val="00F342A7"/>
    <w:rsid w:val="00F35232"/>
    <w:rsid w:val="00F35A44"/>
    <w:rsid w:val="00F418DD"/>
    <w:rsid w:val="00F42E38"/>
    <w:rsid w:val="00F43A54"/>
    <w:rsid w:val="00F44B4E"/>
    <w:rsid w:val="00F4568F"/>
    <w:rsid w:val="00F506EC"/>
    <w:rsid w:val="00F509E0"/>
    <w:rsid w:val="00F50D70"/>
    <w:rsid w:val="00F511F1"/>
    <w:rsid w:val="00F51CAC"/>
    <w:rsid w:val="00F56239"/>
    <w:rsid w:val="00F57442"/>
    <w:rsid w:val="00F60B05"/>
    <w:rsid w:val="00F61110"/>
    <w:rsid w:val="00F63B40"/>
    <w:rsid w:val="00F63B5B"/>
    <w:rsid w:val="00F6421F"/>
    <w:rsid w:val="00F64495"/>
    <w:rsid w:val="00F66C5B"/>
    <w:rsid w:val="00F71772"/>
    <w:rsid w:val="00F71E6F"/>
    <w:rsid w:val="00F71F2C"/>
    <w:rsid w:val="00F72395"/>
    <w:rsid w:val="00F74229"/>
    <w:rsid w:val="00F7493E"/>
    <w:rsid w:val="00F74D59"/>
    <w:rsid w:val="00F75D30"/>
    <w:rsid w:val="00F76579"/>
    <w:rsid w:val="00F76FC0"/>
    <w:rsid w:val="00F80D52"/>
    <w:rsid w:val="00F85A75"/>
    <w:rsid w:val="00F86563"/>
    <w:rsid w:val="00F87EDB"/>
    <w:rsid w:val="00F93919"/>
    <w:rsid w:val="00F93D0F"/>
    <w:rsid w:val="00F941FA"/>
    <w:rsid w:val="00F95004"/>
    <w:rsid w:val="00F95730"/>
    <w:rsid w:val="00F96945"/>
    <w:rsid w:val="00F96D5C"/>
    <w:rsid w:val="00F97F07"/>
    <w:rsid w:val="00FA21DE"/>
    <w:rsid w:val="00FA402D"/>
    <w:rsid w:val="00FA4F89"/>
    <w:rsid w:val="00FA558E"/>
    <w:rsid w:val="00FA7496"/>
    <w:rsid w:val="00FA78CE"/>
    <w:rsid w:val="00FB20CE"/>
    <w:rsid w:val="00FB5454"/>
    <w:rsid w:val="00FB6A09"/>
    <w:rsid w:val="00FB7687"/>
    <w:rsid w:val="00FC0C3D"/>
    <w:rsid w:val="00FC1D47"/>
    <w:rsid w:val="00FC31F4"/>
    <w:rsid w:val="00FC35DD"/>
    <w:rsid w:val="00FC4626"/>
    <w:rsid w:val="00FC62B3"/>
    <w:rsid w:val="00FC6E8B"/>
    <w:rsid w:val="00FD08D4"/>
    <w:rsid w:val="00FD1720"/>
    <w:rsid w:val="00FD3011"/>
    <w:rsid w:val="00FD3E47"/>
    <w:rsid w:val="00FD4AB2"/>
    <w:rsid w:val="00FD653A"/>
    <w:rsid w:val="00FE2130"/>
    <w:rsid w:val="00FE2131"/>
    <w:rsid w:val="00FE3831"/>
    <w:rsid w:val="00FF1146"/>
    <w:rsid w:val="00FF1B41"/>
    <w:rsid w:val="00FF314E"/>
    <w:rsid w:val="00FF3200"/>
    <w:rsid w:val="00FF3883"/>
    <w:rsid w:val="00FF44AD"/>
    <w:rsid w:val="00FF7F02"/>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683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iPriority="9" w:unhideWhenUsed="0" w:qFormat="1"/>
    <w:lsdException w:name="heading 3" w:semiHidden="0" w:uiPriority="9" w:unhideWhenUsed="0" w:qFormat="1"/>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head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99" w:unhideWhenUsed="0" w:qFormat="1"/>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2341D0"/>
    <w:pPr>
      <w:spacing w:before="0" w:after="160"/>
    </w:pPr>
    <w:rPr>
      <w:rFonts w:ascii="Calibri" w:hAnsi="Calibri"/>
      <w:sz w:val="24"/>
      <w:szCs w:val="20"/>
    </w:rPr>
  </w:style>
  <w:style w:type="paragraph" w:styleId="Heading1">
    <w:name w:val="heading 1"/>
    <w:basedOn w:val="Normal"/>
    <w:next w:val="Normal"/>
    <w:link w:val="Heading1Char"/>
    <w:autoRedefine/>
    <w:uiPriority w:val="9"/>
    <w:qFormat/>
    <w:rsid w:val="008268C5"/>
    <w:pPr>
      <w:spacing w:before="720" w:after="0"/>
      <w:outlineLvl w:val="0"/>
      <w:pPrChange w:id="0" w:author="Zac" w:date="2015-11-16T00:12:00Z">
        <w:pPr>
          <w:spacing w:before="720" w:line="276" w:lineRule="auto"/>
          <w:outlineLvl w:val="0"/>
        </w:pPr>
      </w:pPrChange>
    </w:pPr>
    <w:rPr>
      <w:b/>
      <w:caps/>
      <w:color w:val="39639D" w:themeColor="accent4"/>
      <w:spacing w:val="10"/>
      <w:kern w:val="28"/>
      <w:sz w:val="44"/>
      <w:szCs w:val="52"/>
      <w:rPrChange w:id="0" w:author="Zac" w:date="2015-11-16T00:12:00Z">
        <w:rPr>
          <w:rFonts w:ascii="Calibri" w:eastAsiaTheme="minorEastAsia" w:hAnsi="Calibri" w:cstheme="minorBidi"/>
          <w:b/>
          <w:caps/>
          <w:color w:val="39639D" w:themeColor="accent4"/>
          <w:spacing w:val="10"/>
          <w:kern w:val="28"/>
          <w:sz w:val="44"/>
          <w:szCs w:val="52"/>
          <w:lang w:val="en-US" w:eastAsia="en-US" w:bidi="en-US"/>
        </w:rPr>
      </w:rPrChange>
    </w:rPr>
  </w:style>
  <w:style w:type="paragraph" w:styleId="Heading2">
    <w:name w:val="heading 2"/>
    <w:basedOn w:val="Normal"/>
    <w:next w:val="Normal"/>
    <w:link w:val="Heading2Char"/>
    <w:uiPriority w:val="9"/>
    <w:unhideWhenUsed/>
    <w:qFormat/>
    <w:rsid w:val="002341D0"/>
    <w:pPr>
      <w:spacing w:before="240" w:after="0" w:line="240" w:lineRule="auto"/>
      <w:outlineLvl w:val="1"/>
    </w:pPr>
    <w:rPr>
      <w:b/>
      <w:sz w:val="32"/>
      <w:u w:val="single"/>
    </w:rPr>
  </w:style>
  <w:style w:type="paragraph" w:styleId="Heading3">
    <w:name w:val="heading 3"/>
    <w:basedOn w:val="Normal"/>
    <w:next w:val="Normal"/>
    <w:link w:val="Heading3Char"/>
    <w:uiPriority w:val="9"/>
    <w:unhideWhenUsed/>
    <w:qFormat/>
    <w:rsid w:val="005A5A04"/>
    <w:pPr>
      <w:spacing w:before="240" w:after="0"/>
      <w:outlineLvl w:val="2"/>
    </w:pPr>
    <w:rPr>
      <w:b/>
      <w:sz w:val="28"/>
    </w:rPr>
  </w:style>
  <w:style w:type="paragraph" w:styleId="Heading4">
    <w:name w:val="heading 4"/>
    <w:basedOn w:val="Normal"/>
    <w:next w:val="Normal"/>
    <w:link w:val="Heading4Char"/>
    <w:uiPriority w:val="9"/>
    <w:unhideWhenUsed/>
    <w:qFormat/>
    <w:rsid w:val="00144E19"/>
    <w:pPr>
      <w:keepNext/>
      <w:keepLines/>
      <w:outlineLvl w:val="3"/>
    </w:pPr>
    <w:rPr>
      <w:b/>
    </w:rPr>
  </w:style>
  <w:style w:type="paragraph" w:styleId="Heading5">
    <w:name w:val="heading 5"/>
    <w:aliases w:val="Heading 5 TITLE"/>
    <w:basedOn w:val="Normal"/>
    <w:next w:val="Normal"/>
    <w:link w:val="Heading5Char"/>
    <w:uiPriority w:val="9"/>
    <w:unhideWhenUsed/>
    <w:rsid w:val="008738AE"/>
    <w:pPr>
      <w:jc w:val="center"/>
      <w:outlineLvl w:val="4"/>
    </w:pPr>
    <w:rPr>
      <w:b/>
      <w:color w:val="FFFFFF" w:themeColor="background1"/>
      <w:sz w:val="44"/>
    </w:rPr>
  </w:style>
  <w:style w:type="paragraph" w:styleId="Heading6">
    <w:name w:val="heading 6"/>
    <w:basedOn w:val="Normal"/>
    <w:next w:val="Normal"/>
    <w:link w:val="Heading6Char"/>
    <w:uiPriority w:val="9"/>
    <w:unhideWhenUsed/>
    <w:rsid w:val="00144E19"/>
    <w:pPr>
      <w:spacing w:line="240" w:lineRule="auto"/>
      <w:outlineLvl w:val="5"/>
    </w:pPr>
    <w:rPr>
      <w:rFonts w:cs="Times New Roman"/>
      <w:color w:val="FFFFFF" w:themeColor="background1"/>
      <w:sz w:val="22"/>
      <w:szCs w:val="22"/>
      <w:lang w:bidi="ar-SA"/>
    </w:rPr>
  </w:style>
  <w:style w:type="paragraph" w:styleId="Heading7">
    <w:name w:val="heading 7"/>
    <w:basedOn w:val="Normal"/>
    <w:next w:val="Normal"/>
    <w:link w:val="Heading7Char"/>
    <w:uiPriority w:val="9"/>
    <w:unhideWhenUsed/>
    <w:rsid w:val="008738AE"/>
    <w:pPr>
      <w:outlineLvl w:val="6"/>
    </w:pPr>
    <w:rPr>
      <w:b/>
      <w:i/>
      <w:sz w:val="32"/>
    </w:rPr>
  </w:style>
  <w:style w:type="paragraph" w:styleId="Heading8">
    <w:name w:val="heading 8"/>
    <w:basedOn w:val="Normal"/>
    <w:next w:val="Normal"/>
    <w:link w:val="Heading8Char"/>
    <w:uiPriority w:val="9"/>
    <w:semiHidden/>
    <w:unhideWhenUsed/>
    <w:qFormat/>
    <w:rsid w:val="0032006B"/>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32006B"/>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C5"/>
    <w:rPr>
      <w:rFonts w:ascii="Calibri" w:hAnsi="Calibri"/>
      <w:b/>
      <w:caps/>
      <w:color w:val="39639D" w:themeColor="accent4"/>
      <w:spacing w:val="10"/>
      <w:kern w:val="28"/>
      <w:sz w:val="44"/>
      <w:szCs w:val="52"/>
    </w:rPr>
  </w:style>
  <w:style w:type="character" w:customStyle="1" w:styleId="Heading2Char">
    <w:name w:val="Heading 2 Char"/>
    <w:basedOn w:val="DefaultParagraphFont"/>
    <w:link w:val="Heading2"/>
    <w:uiPriority w:val="9"/>
    <w:rsid w:val="002341D0"/>
    <w:rPr>
      <w:rFonts w:ascii="Calibri" w:hAnsi="Calibri"/>
      <w:b/>
      <w:sz w:val="32"/>
      <w:szCs w:val="20"/>
      <w:u w:val="single"/>
    </w:rPr>
  </w:style>
  <w:style w:type="character" w:customStyle="1" w:styleId="Heading3Char">
    <w:name w:val="Heading 3 Char"/>
    <w:basedOn w:val="DefaultParagraphFont"/>
    <w:link w:val="Heading3"/>
    <w:uiPriority w:val="9"/>
    <w:rsid w:val="005A5A04"/>
    <w:rPr>
      <w:rFonts w:ascii="Calibri" w:hAnsi="Calibri"/>
      <w:b/>
      <w:sz w:val="28"/>
      <w:szCs w:val="20"/>
    </w:rPr>
  </w:style>
  <w:style w:type="character" w:customStyle="1" w:styleId="Heading4Char">
    <w:name w:val="Heading 4 Char"/>
    <w:basedOn w:val="DefaultParagraphFont"/>
    <w:link w:val="Heading4"/>
    <w:uiPriority w:val="9"/>
    <w:rsid w:val="00144E19"/>
    <w:rPr>
      <w:rFonts w:ascii="Calibri" w:hAnsi="Calibri"/>
      <w:b/>
      <w:color w:val="595959" w:themeColor="text1" w:themeTint="A6"/>
      <w:sz w:val="24"/>
      <w:szCs w:val="20"/>
    </w:rPr>
  </w:style>
  <w:style w:type="character" w:customStyle="1" w:styleId="Heading5Char">
    <w:name w:val="Heading 5 Char"/>
    <w:aliases w:val="Heading 5 TITLE Char"/>
    <w:basedOn w:val="DefaultParagraphFont"/>
    <w:link w:val="Heading5"/>
    <w:uiPriority w:val="9"/>
    <w:rsid w:val="008738AE"/>
    <w:rPr>
      <w:rFonts w:ascii="Calibri" w:hAnsi="Calibri"/>
      <w:b/>
      <w:color w:val="FFFFFF" w:themeColor="background1"/>
      <w:sz w:val="44"/>
      <w:szCs w:val="20"/>
    </w:rPr>
  </w:style>
  <w:style w:type="character" w:customStyle="1" w:styleId="Heading6Char">
    <w:name w:val="Heading 6 Char"/>
    <w:basedOn w:val="DefaultParagraphFont"/>
    <w:link w:val="Heading6"/>
    <w:uiPriority w:val="9"/>
    <w:rsid w:val="00144E19"/>
    <w:rPr>
      <w:rFonts w:ascii="Calibri" w:hAnsi="Calibri" w:cs="Times New Roman"/>
      <w:color w:val="FFFFFF" w:themeColor="background1"/>
      <w:lang w:bidi="ar-SA"/>
    </w:rPr>
  </w:style>
  <w:style w:type="character" w:customStyle="1" w:styleId="Heading7Char">
    <w:name w:val="Heading 7 Char"/>
    <w:basedOn w:val="DefaultParagraphFont"/>
    <w:link w:val="Heading7"/>
    <w:uiPriority w:val="9"/>
    <w:rsid w:val="008738AE"/>
    <w:rPr>
      <w:rFonts w:ascii="Calibri" w:hAnsi="Calibri"/>
      <w:b/>
      <w:i/>
      <w:color w:val="595959" w:themeColor="text1" w:themeTint="A6"/>
      <w:sz w:val="32"/>
      <w:szCs w:val="20"/>
    </w:rPr>
  </w:style>
  <w:style w:type="character" w:customStyle="1" w:styleId="Heading8Char">
    <w:name w:val="Heading 8 Char"/>
    <w:basedOn w:val="DefaultParagraphFont"/>
    <w:link w:val="Heading8"/>
    <w:uiPriority w:val="9"/>
    <w:semiHidden/>
    <w:rsid w:val="0032006B"/>
    <w:rPr>
      <w:caps/>
      <w:spacing w:val="10"/>
      <w:sz w:val="18"/>
      <w:szCs w:val="18"/>
    </w:rPr>
  </w:style>
  <w:style w:type="character" w:customStyle="1" w:styleId="Heading9Char">
    <w:name w:val="Heading 9 Char"/>
    <w:basedOn w:val="DefaultParagraphFont"/>
    <w:link w:val="Heading9"/>
    <w:uiPriority w:val="9"/>
    <w:semiHidden/>
    <w:rsid w:val="0032006B"/>
    <w:rPr>
      <w:i/>
      <w:caps/>
      <w:spacing w:val="10"/>
      <w:sz w:val="18"/>
      <w:szCs w:val="18"/>
    </w:rPr>
  </w:style>
  <w:style w:type="character" w:styleId="Hyperlink">
    <w:name w:val="Hyperlink"/>
    <w:basedOn w:val="DefaultParagraphFont"/>
    <w:uiPriority w:val="99"/>
    <w:rsid w:val="005D38DE"/>
    <w:rPr>
      <w:color w:val="0000FF"/>
      <w:u w:val="single"/>
    </w:rPr>
  </w:style>
  <w:style w:type="paragraph" w:customStyle="1" w:styleId="textNormalIndent">
    <w:name w:val="text Normal Indent"/>
    <w:basedOn w:val="textNormal"/>
    <w:qFormat/>
    <w:rsid w:val="00025341"/>
    <w:pPr>
      <w:keepNext/>
      <w:keepLines/>
      <w:ind w:left="360"/>
    </w:pPr>
  </w:style>
  <w:style w:type="paragraph" w:customStyle="1" w:styleId="textNormal">
    <w:name w:val="text Normal"/>
    <w:basedOn w:val="Normal"/>
    <w:qFormat/>
    <w:rsid w:val="00431DFA"/>
  </w:style>
  <w:style w:type="table" w:styleId="TableGrid">
    <w:name w:val="Table Grid"/>
    <w:basedOn w:val="TableNormal"/>
    <w:rsid w:val="004A463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4A4637"/>
    <w:pPr>
      <w:tabs>
        <w:tab w:val="center" w:pos="4320"/>
        <w:tab w:val="right" w:pos="8640"/>
      </w:tabs>
    </w:pPr>
  </w:style>
  <w:style w:type="character" w:styleId="PageNumber">
    <w:name w:val="page number"/>
    <w:basedOn w:val="DefaultParagraphFont"/>
    <w:rsid w:val="00D41577"/>
    <w:rPr>
      <w:rFonts w:ascii="Calibri" w:hAnsi="Calibri"/>
      <w:b/>
    </w:rPr>
  </w:style>
  <w:style w:type="paragraph" w:customStyle="1" w:styleId="ListIndentNumber">
    <w:name w:val="List Indent Number"/>
    <w:basedOn w:val="ListParagraph"/>
    <w:qFormat/>
    <w:rsid w:val="00EC4FCC"/>
    <w:pPr>
      <w:keepNext/>
      <w:keepLines/>
      <w:numPr>
        <w:numId w:val="31"/>
      </w:numPr>
      <w:spacing w:after="200"/>
      <w:ind w:left="1440"/>
    </w:pPr>
  </w:style>
  <w:style w:type="paragraph" w:styleId="ListParagraph">
    <w:name w:val="List Paragraph"/>
    <w:aliases w:val="Number List Paragraph"/>
    <w:basedOn w:val="Normal"/>
    <w:uiPriority w:val="99"/>
    <w:qFormat/>
    <w:rsid w:val="002546F2"/>
    <w:pPr>
      <w:spacing w:line="300" w:lineRule="auto"/>
      <w:ind w:left="720"/>
      <w:contextualSpacing/>
    </w:pPr>
  </w:style>
  <w:style w:type="paragraph" w:customStyle="1" w:styleId="tableofcontents">
    <w:name w:val="table of contents"/>
    <w:basedOn w:val="Normal"/>
    <w:qFormat/>
    <w:rsid w:val="00EC4FCC"/>
    <w:pPr>
      <w:spacing w:after="120"/>
      <w:ind w:left="2088" w:right="648"/>
      <w:jc w:val="both"/>
    </w:pPr>
    <w:rPr>
      <w:rFonts w:cstheme="minorHAnsi"/>
      <w:color w:val="7F7F7F" w:themeColor="text1" w:themeTint="80"/>
      <w:sz w:val="32"/>
      <w:szCs w:val="24"/>
    </w:rPr>
  </w:style>
  <w:style w:type="character" w:customStyle="1" w:styleId="datetext">
    <w:name w:val="datetext"/>
    <w:basedOn w:val="DefaultParagraphFont"/>
    <w:rsid w:val="00DB654E"/>
  </w:style>
  <w:style w:type="paragraph" w:styleId="Revision">
    <w:name w:val="Revision"/>
    <w:hidden/>
    <w:uiPriority w:val="99"/>
    <w:semiHidden/>
    <w:rsid w:val="00E21E7A"/>
    <w:rPr>
      <w:rFonts w:ascii="Verdana" w:hAnsi="Verdana"/>
      <w:szCs w:val="24"/>
    </w:rPr>
  </w:style>
  <w:style w:type="paragraph" w:styleId="Quote">
    <w:name w:val="Quote"/>
    <w:aliases w:val="text Normal Quote"/>
    <w:basedOn w:val="textNormal"/>
    <w:next w:val="Normal"/>
    <w:link w:val="QuoteChar"/>
    <w:uiPriority w:val="99"/>
    <w:qFormat/>
    <w:rsid w:val="0032006B"/>
    <w:rPr>
      <w:i/>
      <w:iCs/>
    </w:rPr>
  </w:style>
  <w:style w:type="character" w:customStyle="1" w:styleId="QuoteChar">
    <w:name w:val="Quote Char"/>
    <w:aliases w:val="text Normal Quote Char"/>
    <w:basedOn w:val="DefaultParagraphFont"/>
    <w:link w:val="Quote"/>
    <w:uiPriority w:val="99"/>
    <w:rsid w:val="0032006B"/>
    <w:rPr>
      <w:i/>
      <w:iCs/>
      <w:sz w:val="20"/>
      <w:szCs w:val="20"/>
    </w:rPr>
  </w:style>
  <w:style w:type="paragraph" w:customStyle="1" w:styleId="textNormalBox">
    <w:name w:val="text Normal Box"/>
    <w:basedOn w:val="textNormal"/>
    <w:qFormat/>
    <w:rsid w:val="001971C6"/>
    <w:pPr>
      <w:spacing w:before="120" w:after="120"/>
      <w:jc w:val="center"/>
    </w:pPr>
    <w:rPr>
      <w:b/>
      <w:sz w:val="22"/>
      <w:szCs w:val="22"/>
    </w:rPr>
  </w:style>
  <w:style w:type="table" w:customStyle="1" w:styleId="TableGridRed">
    <w:name w:val="Table Grid Red"/>
    <w:basedOn w:val="TableNormal"/>
    <w:next w:val="TableGrid"/>
    <w:rsid w:val="00A846D1"/>
    <w:pPr>
      <w:spacing w:before="0" w:after="0" w:line="240" w:lineRule="auto"/>
    </w:pPr>
    <w:rPr>
      <w:rFonts w:cs="Times New Roman"/>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extNormalBold">
    <w:name w:val="text Normal Bold"/>
    <w:basedOn w:val="textNormal"/>
    <w:qFormat/>
    <w:rsid w:val="00FF1B41"/>
    <w:pPr>
      <w:numPr>
        <w:numId w:val="33"/>
      </w:numPr>
      <w:spacing w:after="120" w:line="264" w:lineRule="auto"/>
    </w:pPr>
    <w:rPr>
      <w:b/>
    </w:rPr>
  </w:style>
  <w:style w:type="character" w:styleId="FollowedHyperlink">
    <w:name w:val="FollowedHyperlink"/>
    <w:basedOn w:val="DefaultParagraphFont"/>
    <w:rsid w:val="002A6831"/>
    <w:rPr>
      <w:color w:val="44B9E8" w:themeColor="followedHyperlink"/>
      <w:u w:val="single"/>
    </w:rPr>
  </w:style>
  <w:style w:type="paragraph" w:styleId="Header">
    <w:name w:val="header"/>
    <w:basedOn w:val="Normal"/>
    <w:link w:val="HeaderChar"/>
    <w:uiPriority w:val="99"/>
    <w:rsid w:val="00342E89"/>
    <w:pPr>
      <w:tabs>
        <w:tab w:val="center" w:pos="4320"/>
        <w:tab w:val="right" w:pos="8640"/>
      </w:tabs>
      <w:spacing w:line="240" w:lineRule="auto"/>
    </w:pPr>
  </w:style>
  <w:style w:type="character" w:customStyle="1" w:styleId="HeaderChar">
    <w:name w:val="Header Char"/>
    <w:basedOn w:val="DefaultParagraphFont"/>
    <w:link w:val="Header"/>
    <w:uiPriority w:val="99"/>
    <w:rsid w:val="00342E89"/>
    <w:rPr>
      <w:rFonts w:ascii="Calibri" w:hAnsi="Calibri"/>
      <w:color w:val="595959" w:themeColor="text1" w:themeTint="A6"/>
      <w:sz w:val="24"/>
      <w:szCs w:val="20"/>
    </w:rPr>
  </w:style>
  <w:style w:type="paragraph" w:styleId="BalloonText">
    <w:name w:val="Balloon Text"/>
    <w:basedOn w:val="Normal"/>
    <w:link w:val="BalloonTextChar"/>
    <w:rsid w:val="00CC1039"/>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C1039"/>
    <w:rPr>
      <w:rFonts w:ascii="Tahoma" w:hAnsi="Tahoma" w:cs="Tahoma"/>
      <w:color w:val="595959" w:themeColor="text1" w:themeTint="A6"/>
      <w:sz w:val="16"/>
      <w:szCs w:val="16"/>
    </w:rPr>
  </w:style>
  <w:style w:type="paragraph" w:styleId="NoSpacing">
    <w:name w:val="No Spacing"/>
    <w:basedOn w:val="Normal"/>
    <w:link w:val="NoSpacingChar"/>
    <w:uiPriority w:val="1"/>
    <w:qFormat/>
    <w:rsid w:val="002341D0"/>
    <w:pPr>
      <w:spacing w:line="240" w:lineRule="auto"/>
    </w:pPr>
    <w:rPr>
      <w:rFonts w:ascii="Neo Sans Intel" w:hAnsi="Neo Sans Intel"/>
      <w:sz w:val="20"/>
    </w:rPr>
  </w:style>
  <w:style w:type="paragraph" w:styleId="IntenseQuote">
    <w:name w:val="Intense Quote"/>
    <w:basedOn w:val="Normal"/>
    <w:next w:val="Normal"/>
    <w:link w:val="IntenseQuoteChar"/>
    <w:uiPriority w:val="30"/>
    <w:qFormat/>
    <w:rsid w:val="002341D0"/>
    <w:pPr>
      <w:numPr>
        <w:numId w:val="35"/>
      </w:numPr>
      <w:pBdr>
        <w:top w:val="single" w:sz="4" w:space="9" w:color="2DA2BF" w:themeColor="accent1"/>
        <w:left w:val="single" w:sz="4" w:space="10" w:color="2DA2BF" w:themeColor="accent1"/>
      </w:pBdr>
      <w:ind w:right="1152"/>
    </w:pPr>
    <w:rPr>
      <w:rFonts w:ascii="Neo Sans Intel" w:hAnsi="Neo Sans Intel"/>
      <w:i/>
      <w:iCs/>
      <w:color w:val="464646" w:themeColor="text2"/>
      <w:sz w:val="20"/>
    </w:rPr>
  </w:style>
  <w:style w:type="character" w:customStyle="1" w:styleId="IntenseQuoteChar">
    <w:name w:val="Intense Quote Char"/>
    <w:basedOn w:val="DefaultParagraphFont"/>
    <w:link w:val="IntenseQuote"/>
    <w:uiPriority w:val="30"/>
    <w:rsid w:val="002341D0"/>
    <w:rPr>
      <w:rFonts w:ascii="Neo Sans Intel" w:hAnsi="Neo Sans Intel"/>
      <w:i/>
      <w:iCs/>
      <w:color w:val="464646" w:themeColor="text2"/>
      <w:sz w:val="20"/>
      <w:szCs w:val="20"/>
    </w:rPr>
  </w:style>
  <w:style w:type="character" w:customStyle="1" w:styleId="NoSpacingChar">
    <w:name w:val="No Spacing Char"/>
    <w:basedOn w:val="DefaultParagraphFont"/>
    <w:link w:val="NoSpacing"/>
    <w:uiPriority w:val="1"/>
    <w:rsid w:val="002341D0"/>
    <w:rPr>
      <w:rFonts w:ascii="Neo Sans Intel" w:hAnsi="Neo Sans Intel"/>
      <w:sz w:val="20"/>
      <w:szCs w:val="20"/>
    </w:rPr>
  </w:style>
  <w:style w:type="character" w:styleId="CommentReference">
    <w:name w:val="annotation reference"/>
    <w:basedOn w:val="DefaultParagraphFont"/>
    <w:rsid w:val="00303CB9"/>
    <w:rPr>
      <w:sz w:val="18"/>
      <w:szCs w:val="18"/>
    </w:rPr>
  </w:style>
  <w:style w:type="paragraph" w:styleId="CommentText">
    <w:name w:val="annotation text"/>
    <w:basedOn w:val="Normal"/>
    <w:link w:val="CommentTextChar"/>
    <w:rsid w:val="00303CB9"/>
    <w:pPr>
      <w:spacing w:line="240" w:lineRule="auto"/>
    </w:pPr>
    <w:rPr>
      <w:szCs w:val="24"/>
    </w:rPr>
  </w:style>
  <w:style w:type="character" w:customStyle="1" w:styleId="CommentTextChar">
    <w:name w:val="Comment Text Char"/>
    <w:basedOn w:val="DefaultParagraphFont"/>
    <w:link w:val="CommentText"/>
    <w:rsid w:val="00303CB9"/>
    <w:rPr>
      <w:rFonts w:ascii="Calibri" w:hAnsi="Calibri"/>
      <w:sz w:val="24"/>
      <w:szCs w:val="24"/>
    </w:rPr>
  </w:style>
  <w:style w:type="paragraph" w:styleId="CommentSubject">
    <w:name w:val="annotation subject"/>
    <w:basedOn w:val="CommentText"/>
    <w:next w:val="CommentText"/>
    <w:link w:val="CommentSubjectChar"/>
    <w:rsid w:val="00303CB9"/>
    <w:rPr>
      <w:b/>
      <w:bCs/>
      <w:sz w:val="20"/>
      <w:szCs w:val="20"/>
    </w:rPr>
  </w:style>
  <w:style w:type="character" w:customStyle="1" w:styleId="CommentSubjectChar">
    <w:name w:val="Comment Subject Char"/>
    <w:basedOn w:val="CommentTextChar"/>
    <w:link w:val="CommentSubject"/>
    <w:rsid w:val="00303CB9"/>
    <w:rPr>
      <w:rFonts w:ascii="Calibri" w:hAnsi="Calibri"/>
      <w:b/>
      <w:bCs/>
      <w:sz w:val="20"/>
      <w:szCs w:val="20"/>
    </w:rPr>
  </w:style>
  <w:style w:type="character" w:customStyle="1" w:styleId="apple-converted-space">
    <w:name w:val="apple-converted-space"/>
    <w:basedOn w:val="DefaultParagraphFont"/>
    <w:rsid w:val="006D6FB5"/>
  </w:style>
  <w:style w:type="character" w:customStyle="1" w:styleId="il">
    <w:name w:val="il"/>
    <w:basedOn w:val="DefaultParagraphFont"/>
    <w:rsid w:val="006D6FB5"/>
  </w:style>
  <w:style w:type="paragraph" w:styleId="TOC1">
    <w:name w:val="toc 1"/>
    <w:basedOn w:val="Normal"/>
    <w:next w:val="Normal"/>
    <w:autoRedefine/>
    <w:uiPriority w:val="39"/>
    <w:unhideWhenUsed/>
    <w:rsid w:val="00446D87"/>
    <w:pPr>
      <w:spacing w:after="100"/>
    </w:pPr>
  </w:style>
  <w:style w:type="paragraph" w:styleId="TOC2">
    <w:name w:val="toc 2"/>
    <w:basedOn w:val="Normal"/>
    <w:next w:val="Normal"/>
    <w:autoRedefine/>
    <w:uiPriority w:val="39"/>
    <w:unhideWhenUsed/>
    <w:rsid w:val="00446D87"/>
    <w:pPr>
      <w:spacing w:after="100"/>
      <w:ind w:left="240"/>
    </w:pPr>
  </w:style>
  <w:style w:type="paragraph" w:styleId="TOC3">
    <w:name w:val="toc 3"/>
    <w:basedOn w:val="Normal"/>
    <w:next w:val="Normal"/>
    <w:autoRedefine/>
    <w:uiPriority w:val="39"/>
    <w:unhideWhenUsed/>
    <w:rsid w:val="00446D87"/>
    <w:pPr>
      <w:spacing w:after="100"/>
      <w:ind w:left="480"/>
    </w:pPr>
  </w:style>
  <w:style w:type="paragraph" w:styleId="TOCHeading">
    <w:name w:val="TOC Heading"/>
    <w:basedOn w:val="Heading1"/>
    <w:next w:val="Normal"/>
    <w:uiPriority w:val="39"/>
    <w:semiHidden/>
    <w:unhideWhenUsed/>
    <w:qFormat/>
    <w:rsid w:val="00446D87"/>
    <w:pPr>
      <w:keepNext/>
      <w:keepLines/>
      <w:spacing w:before="480"/>
      <w:outlineLvl w:val="9"/>
    </w:pPr>
    <w:rPr>
      <w:rFonts w:asciiTheme="majorHAnsi" w:eastAsiaTheme="majorEastAsia" w:hAnsiTheme="majorHAnsi" w:cstheme="majorBidi"/>
      <w:bCs/>
      <w:caps w:val="0"/>
      <w:color w:val="21798E" w:themeColor="accent1" w:themeShade="BF"/>
      <w:spacing w:val="0"/>
      <w:kern w:val="0"/>
      <w:sz w:val="28"/>
      <w:szCs w:val="28"/>
      <w:lang w:eastAsia="ja-JP"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0" w:defSemiHidden="1" w:defUnhideWhenUsed="1" w:defQFormat="0" w:count="267">
    <w:lsdException w:name="Normal" w:semiHidden="0" w:unhideWhenUsed="0"/>
    <w:lsdException w:name="heading 1" w:semiHidden="0" w:unhideWhenUsed="0"/>
    <w:lsdException w:name="heading 2" w:semiHidden="0" w:uiPriority="9" w:unhideWhenUsed="0" w:qFormat="1"/>
    <w:lsdException w:name="heading 3" w:semiHidden="0" w:uiPriority="9" w:unhideWhenUsed="0" w:qFormat="1"/>
    <w:lsdException w:name="heading 4" w:semiHidden="0" w:unhideWhenUsed="0"/>
    <w:lsdException w:name="heading 5" w:semiHidden="0" w:unhideWhenUsed="0"/>
    <w:lsdException w:name="heading 6" w:semiHidden="0" w:unhideWhenUsed="0"/>
    <w:lsdException w:name="toc 1" w:uiPriority="39"/>
    <w:lsdException w:name="toc 2" w:uiPriority="39"/>
    <w:lsdException w:name="toc 3" w:uiPriority="39"/>
    <w:lsdException w:name="header" w:uiPriority="9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lsdException w:name="Emphasis" w:semiHidden="0" w:unhideWhenUsed="0"/>
    <w:lsdException w:name="Table Grid"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99" w:unhideWhenUsed="0" w:qFormat="1"/>
    <w:lsdException w:name="Quote" w:semiHidden="0" w:unhideWhenUsed="0"/>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sdException w:name="TOC Heading" w:uiPriority="39" w:qFormat="1"/>
  </w:latentStyles>
  <w:style w:type="paragraph" w:default="1" w:styleId="Normal">
    <w:name w:val="Normal"/>
    <w:qFormat/>
    <w:rsid w:val="002341D0"/>
    <w:pPr>
      <w:spacing w:before="0" w:after="160"/>
    </w:pPr>
    <w:rPr>
      <w:rFonts w:ascii="Calibri" w:hAnsi="Calibri"/>
      <w:sz w:val="24"/>
      <w:szCs w:val="20"/>
    </w:rPr>
  </w:style>
  <w:style w:type="paragraph" w:styleId="Heading1">
    <w:name w:val="heading 1"/>
    <w:basedOn w:val="Normal"/>
    <w:next w:val="Normal"/>
    <w:link w:val="Heading1Char"/>
    <w:autoRedefine/>
    <w:uiPriority w:val="9"/>
    <w:qFormat/>
    <w:rsid w:val="008268C5"/>
    <w:pPr>
      <w:spacing w:before="720" w:after="0"/>
      <w:outlineLvl w:val="0"/>
      <w:pPrChange w:id="1" w:author="Zac" w:date="2015-11-16T00:12:00Z">
        <w:pPr>
          <w:spacing w:before="720" w:line="276" w:lineRule="auto"/>
          <w:outlineLvl w:val="0"/>
        </w:pPr>
      </w:pPrChange>
    </w:pPr>
    <w:rPr>
      <w:b/>
      <w:caps/>
      <w:color w:val="39639D" w:themeColor="accent4"/>
      <w:spacing w:val="10"/>
      <w:kern w:val="28"/>
      <w:sz w:val="44"/>
      <w:szCs w:val="52"/>
      <w:rPrChange w:id="1" w:author="Zac" w:date="2015-11-16T00:12:00Z">
        <w:rPr>
          <w:rFonts w:ascii="Calibri" w:eastAsiaTheme="minorEastAsia" w:hAnsi="Calibri" w:cstheme="minorBidi"/>
          <w:b/>
          <w:caps/>
          <w:color w:val="39639D" w:themeColor="accent4"/>
          <w:spacing w:val="10"/>
          <w:kern w:val="28"/>
          <w:sz w:val="44"/>
          <w:szCs w:val="52"/>
          <w:lang w:val="en-US" w:eastAsia="en-US" w:bidi="en-US"/>
        </w:rPr>
      </w:rPrChange>
    </w:rPr>
  </w:style>
  <w:style w:type="paragraph" w:styleId="Heading2">
    <w:name w:val="heading 2"/>
    <w:basedOn w:val="Normal"/>
    <w:next w:val="Normal"/>
    <w:link w:val="Heading2Char"/>
    <w:uiPriority w:val="9"/>
    <w:unhideWhenUsed/>
    <w:qFormat/>
    <w:rsid w:val="002341D0"/>
    <w:pPr>
      <w:spacing w:before="240" w:after="0" w:line="240" w:lineRule="auto"/>
      <w:outlineLvl w:val="1"/>
    </w:pPr>
    <w:rPr>
      <w:b/>
      <w:sz w:val="32"/>
      <w:u w:val="single"/>
    </w:rPr>
  </w:style>
  <w:style w:type="paragraph" w:styleId="Heading3">
    <w:name w:val="heading 3"/>
    <w:basedOn w:val="Normal"/>
    <w:next w:val="Normal"/>
    <w:link w:val="Heading3Char"/>
    <w:uiPriority w:val="9"/>
    <w:unhideWhenUsed/>
    <w:qFormat/>
    <w:rsid w:val="005A5A04"/>
    <w:pPr>
      <w:spacing w:before="240" w:after="0"/>
      <w:outlineLvl w:val="2"/>
    </w:pPr>
    <w:rPr>
      <w:b/>
      <w:sz w:val="28"/>
    </w:rPr>
  </w:style>
  <w:style w:type="paragraph" w:styleId="Heading4">
    <w:name w:val="heading 4"/>
    <w:basedOn w:val="Normal"/>
    <w:next w:val="Normal"/>
    <w:link w:val="Heading4Char"/>
    <w:uiPriority w:val="9"/>
    <w:unhideWhenUsed/>
    <w:qFormat/>
    <w:rsid w:val="00144E19"/>
    <w:pPr>
      <w:keepNext/>
      <w:keepLines/>
      <w:outlineLvl w:val="3"/>
    </w:pPr>
    <w:rPr>
      <w:b/>
    </w:rPr>
  </w:style>
  <w:style w:type="paragraph" w:styleId="Heading5">
    <w:name w:val="heading 5"/>
    <w:aliases w:val="Heading 5 TITLE"/>
    <w:basedOn w:val="Normal"/>
    <w:next w:val="Normal"/>
    <w:link w:val="Heading5Char"/>
    <w:uiPriority w:val="9"/>
    <w:unhideWhenUsed/>
    <w:rsid w:val="008738AE"/>
    <w:pPr>
      <w:jc w:val="center"/>
      <w:outlineLvl w:val="4"/>
    </w:pPr>
    <w:rPr>
      <w:b/>
      <w:color w:val="FFFFFF" w:themeColor="background1"/>
      <w:sz w:val="44"/>
    </w:rPr>
  </w:style>
  <w:style w:type="paragraph" w:styleId="Heading6">
    <w:name w:val="heading 6"/>
    <w:basedOn w:val="Normal"/>
    <w:next w:val="Normal"/>
    <w:link w:val="Heading6Char"/>
    <w:uiPriority w:val="9"/>
    <w:unhideWhenUsed/>
    <w:rsid w:val="00144E19"/>
    <w:pPr>
      <w:spacing w:line="240" w:lineRule="auto"/>
      <w:outlineLvl w:val="5"/>
    </w:pPr>
    <w:rPr>
      <w:rFonts w:cs="Times New Roman"/>
      <w:color w:val="FFFFFF" w:themeColor="background1"/>
      <w:sz w:val="22"/>
      <w:szCs w:val="22"/>
      <w:lang w:bidi="ar-SA"/>
    </w:rPr>
  </w:style>
  <w:style w:type="paragraph" w:styleId="Heading7">
    <w:name w:val="heading 7"/>
    <w:basedOn w:val="Normal"/>
    <w:next w:val="Normal"/>
    <w:link w:val="Heading7Char"/>
    <w:uiPriority w:val="9"/>
    <w:unhideWhenUsed/>
    <w:rsid w:val="008738AE"/>
    <w:pPr>
      <w:outlineLvl w:val="6"/>
    </w:pPr>
    <w:rPr>
      <w:b/>
      <w:i/>
      <w:sz w:val="32"/>
    </w:rPr>
  </w:style>
  <w:style w:type="paragraph" w:styleId="Heading8">
    <w:name w:val="heading 8"/>
    <w:basedOn w:val="Normal"/>
    <w:next w:val="Normal"/>
    <w:link w:val="Heading8Char"/>
    <w:uiPriority w:val="9"/>
    <w:semiHidden/>
    <w:unhideWhenUsed/>
    <w:qFormat/>
    <w:rsid w:val="0032006B"/>
    <w:pPr>
      <w:spacing w:before="300"/>
      <w:outlineLvl w:val="7"/>
    </w:pPr>
    <w:rPr>
      <w:caps/>
      <w:spacing w:val="10"/>
      <w:sz w:val="18"/>
      <w:szCs w:val="18"/>
    </w:rPr>
  </w:style>
  <w:style w:type="paragraph" w:styleId="Heading9">
    <w:name w:val="heading 9"/>
    <w:basedOn w:val="Normal"/>
    <w:next w:val="Normal"/>
    <w:link w:val="Heading9Char"/>
    <w:uiPriority w:val="9"/>
    <w:semiHidden/>
    <w:unhideWhenUsed/>
    <w:qFormat/>
    <w:rsid w:val="0032006B"/>
    <w:pPr>
      <w:spacing w:before="30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68C5"/>
    <w:rPr>
      <w:rFonts w:ascii="Calibri" w:hAnsi="Calibri"/>
      <w:b/>
      <w:caps/>
      <w:color w:val="39639D" w:themeColor="accent4"/>
      <w:spacing w:val="10"/>
      <w:kern w:val="28"/>
      <w:sz w:val="44"/>
      <w:szCs w:val="52"/>
    </w:rPr>
  </w:style>
  <w:style w:type="character" w:customStyle="1" w:styleId="Heading2Char">
    <w:name w:val="Heading 2 Char"/>
    <w:basedOn w:val="DefaultParagraphFont"/>
    <w:link w:val="Heading2"/>
    <w:uiPriority w:val="9"/>
    <w:rsid w:val="002341D0"/>
    <w:rPr>
      <w:rFonts w:ascii="Calibri" w:hAnsi="Calibri"/>
      <w:b/>
      <w:sz w:val="32"/>
      <w:szCs w:val="20"/>
      <w:u w:val="single"/>
    </w:rPr>
  </w:style>
  <w:style w:type="character" w:customStyle="1" w:styleId="Heading3Char">
    <w:name w:val="Heading 3 Char"/>
    <w:basedOn w:val="DefaultParagraphFont"/>
    <w:link w:val="Heading3"/>
    <w:uiPriority w:val="9"/>
    <w:rsid w:val="005A5A04"/>
    <w:rPr>
      <w:rFonts w:ascii="Calibri" w:hAnsi="Calibri"/>
      <w:b/>
      <w:sz w:val="28"/>
      <w:szCs w:val="20"/>
    </w:rPr>
  </w:style>
  <w:style w:type="character" w:customStyle="1" w:styleId="Heading4Char">
    <w:name w:val="Heading 4 Char"/>
    <w:basedOn w:val="DefaultParagraphFont"/>
    <w:link w:val="Heading4"/>
    <w:uiPriority w:val="9"/>
    <w:rsid w:val="00144E19"/>
    <w:rPr>
      <w:rFonts w:ascii="Calibri" w:hAnsi="Calibri"/>
      <w:b/>
      <w:color w:val="595959" w:themeColor="text1" w:themeTint="A6"/>
      <w:sz w:val="24"/>
      <w:szCs w:val="20"/>
    </w:rPr>
  </w:style>
  <w:style w:type="character" w:customStyle="1" w:styleId="Heading5Char">
    <w:name w:val="Heading 5 Char"/>
    <w:aliases w:val="Heading 5 TITLE Char"/>
    <w:basedOn w:val="DefaultParagraphFont"/>
    <w:link w:val="Heading5"/>
    <w:uiPriority w:val="9"/>
    <w:rsid w:val="008738AE"/>
    <w:rPr>
      <w:rFonts w:ascii="Calibri" w:hAnsi="Calibri"/>
      <w:b/>
      <w:color w:val="FFFFFF" w:themeColor="background1"/>
      <w:sz w:val="44"/>
      <w:szCs w:val="20"/>
    </w:rPr>
  </w:style>
  <w:style w:type="character" w:customStyle="1" w:styleId="Heading6Char">
    <w:name w:val="Heading 6 Char"/>
    <w:basedOn w:val="DefaultParagraphFont"/>
    <w:link w:val="Heading6"/>
    <w:uiPriority w:val="9"/>
    <w:rsid w:val="00144E19"/>
    <w:rPr>
      <w:rFonts w:ascii="Calibri" w:hAnsi="Calibri" w:cs="Times New Roman"/>
      <w:color w:val="FFFFFF" w:themeColor="background1"/>
      <w:lang w:bidi="ar-SA"/>
    </w:rPr>
  </w:style>
  <w:style w:type="character" w:customStyle="1" w:styleId="Heading7Char">
    <w:name w:val="Heading 7 Char"/>
    <w:basedOn w:val="DefaultParagraphFont"/>
    <w:link w:val="Heading7"/>
    <w:uiPriority w:val="9"/>
    <w:rsid w:val="008738AE"/>
    <w:rPr>
      <w:rFonts w:ascii="Calibri" w:hAnsi="Calibri"/>
      <w:b/>
      <w:i/>
      <w:color w:val="595959" w:themeColor="text1" w:themeTint="A6"/>
      <w:sz w:val="32"/>
      <w:szCs w:val="20"/>
    </w:rPr>
  </w:style>
  <w:style w:type="character" w:customStyle="1" w:styleId="Heading8Char">
    <w:name w:val="Heading 8 Char"/>
    <w:basedOn w:val="DefaultParagraphFont"/>
    <w:link w:val="Heading8"/>
    <w:uiPriority w:val="9"/>
    <w:semiHidden/>
    <w:rsid w:val="0032006B"/>
    <w:rPr>
      <w:caps/>
      <w:spacing w:val="10"/>
      <w:sz w:val="18"/>
      <w:szCs w:val="18"/>
    </w:rPr>
  </w:style>
  <w:style w:type="character" w:customStyle="1" w:styleId="Heading9Char">
    <w:name w:val="Heading 9 Char"/>
    <w:basedOn w:val="DefaultParagraphFont"/>
    <w:link w:val="Heading9"/>
    <w:uiPriority w:val="9"/>
    <w:semiHidden/>
    <w:rsid w:val="0032006B"/>
    <w:rPr>
      <w:i/>
      <w:caps/>
      <w:spacing w:val="10"/>
      <w:sz w:val="18"/>
      <w:szCs w:val="18"/>
    </w:rPr>
  </w:style>
  <w:style w:type="character" w:styleId="Hyperlink">
    <w:name w:val="Hyperlink"/>
    <w:basedOn w:val="DefaultParagraphFont"/>
    <w:uiPriority w:val="99"/>
    <w:rsid w:val="005D38DE"/>
    <w:rPr>
      <w:color w:val="0000FF"/>
      <w:u w:val="single"/>
    </w:rPr>
  </w:style>
  <w:style w:type="paragraph" w:customStyle="1" w:styleId="textNormalIndent">
    <w:name w:val="text Normal Indent"/>
    <w:basedOn w:val="textNormal"/>
    <w:qFormat/>
    <w:rsid w:val="00025341"/>
    <w:pPr>
      <w:keepNext/>
      <w:keepLines/>
      <w:ind w:left="360"/>
    </w:pPr>
  </w:style>
  <w:style w:type="paragraph" w:customStyle="1" w:styleId="textNormal">
    <w:name w:val="text Normal"/>
    <w:basedOn w:val="Normal"/>
    <w:qFormat/>
    <w:rsid w:val="00431DFA"/>
  </w:style>
  <w:style w:type="table" w:styleId="TableGrid">
    <w:name w:val="Table Grid"/>
    <w:basedOn w:val="TableNormal"/>
    <w:rsid w:val="004A463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4A4637"/>
    <w:pPr>
      <w:tabs>
        <w:tab w:val="center" w:pos="4320"/>
        <w:tab w:val="right" w:pos="8640"/>
      </w:tabs>
    </w:pPr>
  </w:style>
  <w:style w:type="character" w:styleId="PageNumber">
    <w:name w:val="page number"/>
    <w:basedOn w:val="DefaultParagraphFont"/>
    <w:rsid w:val="00D41577"/>
    <w:rPr>
      <w:rFonts w:ascii="Calibri" w:hAnsi="Calibri"/>
      <w:b/>
    </w:rPr>
  </w:style>
  <w:style w:type="paragraph" w:customStyle="1" w:styleId="ListIndentNumber">
    <w:name w:val="List Indent Number"/>
    <w:basedOn w:val="ListParagraph"/>
    <w:qFormat/>
    <w:rsid w:val="00EC4FCC"/>
    <w:pPr>
      <w:keepNext/>
      <w:keepLines/>
      <w:numPr>
        <w:numId w:val="31"/>
      </w:numPr>
      <w:spacing w:after="200"/>
      <w:ind w:left="1440"/>
    </w:pPr>
  </w:style>
  <w:style w:type="paragraph" w:styleId="ListParagraph">
    <w:name w:val="List Paragraph"/>
    <w:aliases w:val="Number List Paragraph"/>
    <w:basedOn w:val="Normal"/>
    <w:uiPriority w:val="99"/>
    <w:qFormat/>
    <w:rsid w:val="002546F2"/>
    <w:pPr>
      <w:spacing w:line="300" w:lineRule="auto"/>
      <w:ind w:left="720"/>
      <w:contextualSpacing/>
    </w:pPr>
  </w:style>
  <w:style w:type="paragraph" w:customStyle="1" w:styleId="tableofcontents">
    <w:name w:val="table of contents"/>
    <w:basedOn w:val="Normal"/>
    <w:qFormat/>
    <w:rsid w:val="00EC4FCC"/>
    <w:pPr>
      <w:spacing w:after="120"/>
      <w:ind w:left="2088" w:right="648"/>
      <w:jc w:val="both"/>
    </w:pPr>
    <w:rPr>
      <w:rFonts w:cstheme="minorHAnsi"/>
      <w:color w:val="7F7F7F" w:themeColor="text1" w:themeTint="80"/>
      <w:sz w:val="32"/>
      <w:szCs w:val="24"/>
    </w:rPr>
  </w:style>
  <w:style w:type="character" w:customStyle="1" w:styleId="datetext">
    <w:name w:val="datetext"/>
    <w:basedOn w:val="DefaultParagraphFont"/>
    <w:rsid w:val="00DB654E"/>
  </w:style>
  <w:style w:type="paragraph" w:styleId="Revision">
    <w:name w:val="Revision"/>
    <w:hidden/>
    <w:uiPriority w:val="99"/>
    <w:semiHidden/>
    <w:rsid w:val="00E21E7A"/>
    <w:rPr>
      <w:rFonts w:ascii="Verdana" w:hAnsi="Verdana"/>
      <w:szCs w:val="24"/>
    </w:rPr>
  </w:style>
  <w:style w:type="paragraph" w:styleId="Quote">
    <w:name w:val="Quote"/>
    <w:aliases w:val="text Normal Quote"/>
    <w:basedOn w:val="textNormal"/>
    <w:next w:val="Normal"/>
    <w:link w:val="QuoteChar"/>
    <w:uiPriority w:val="99"/>
    <w:qFormat/>
    <w:rsid w:val="0032006B"/>
    <w:rPr>
      <w:i/>
      <w:iCs/>
    </w:rPr>
  </w:style>
  <w:style w:type="character" w:customStyle="1" w:styleId="QuoteChar">
    <w:name w:val="Quote Char"/>
    <w:aliases w:val="text Normal Quote Char"/>
    <w:basedOn w:val="DefaultParagraphFont"/>
    <w:link w:val="Quote"/>
    <w:uiPriority w:val="99"/>
    <w:rsid w:val="0032006B"/>
    <w:rPr>
      <w:i/>
      <w:iCs/>
      <w:sz w:val="20"/>
      <w:szCs w:val="20"/>
    </w:rPr>
  </w:style>
  <w:style w:type="paragraph" w:customStyle="1" w:styleId="textNormalBox">
    <w:name w:val="text Normal Box"/>
    <w:basedOn w:val="textNormal"/>
    <w:qFormat/>
    <w:rsid w:val="001971C6"/>
    <w:pPr>
      <w:spacing w:before="120" w:after="120"/>
      <w:jc w:val="center"/>
    </w:pPr>
    <w:rPr>
      <w:b/>
      <w:sz w:val="22"/>
      <w:szCs w:val="22"/>
    </w:rPr>
  </w:style>
  <w:style w:type="table" w:customStyle="1" w:styleId="TableGridRed">
    <w:name w:val="Table Grid Red"/>
    <w:basedOn w:val="TableNormal"/>
    <w:next w:val="TableGrid"/>
    <w:rsid w:val="00A846D1"/>
    <w:pPr>
      <w:spacing w:before="0" w:after="0" w:line="240" w:lineRule="auto"/>
    </w:pPr>
    <w:rPr>
      <w:rFonts w:cs="Times New Roman"/>
      <w:lang w:bidi="ar-SA"/>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extNormalBold">
    <w:name w:val="text Normal Bold"/>
    <w:basedOn w:val="textNormal"/>
    <w:qFormat/>
    <w:rsid w:val="00FF1B41"/>
    <w:pPr>
      <w:numPr>
        <w:numId w:val="33"/>
      </w:numPr>
      <w:spacing w:after="120" w:line="264" w:lineRule="auto"/>
    </w:pPr>
    <w:rPr>
      <w:b/>
    </w:rPr>
  </w:style>
  <w:style w:type="character" w:styleId="FollowedHyperlink">
    <w:name w:val="FollowedHyperlink"/>
    <w:basedOn w:val="DefaultParagraphFont"/>
    <w:rsid w:val="002A6831"/>
    <w:rPr>
      <w:color w:val="44B9E8" w:themeColor="followedHyperlink"/>
      <w:u w:val="single"/>
    </w:rPr>
  </w:style>
  <w:style w:type="paragraph" w:styleId="Header">
    <w:name w:val="header"/>
    <w:basedOn w:val="Normal"/>
    <w:link w:val="HeaderChar"/>
    <w:uiPriority w:val="99"/>
    <w:rsid w:val="00342E89"/>
    <w:pPr>
      <w:tabs>
        <w:tab w:val="center" w:pos="4320"/>
        <w:tab w:val="right" w:pos="8640"/>
      </w:tabs>
      <w:spacing w:line="240" w:lineRule="auto"/>
    </w:pPr>
  </w:style>
  <w:style w:type="character" w:customStyle="1" w:styleId="HeaderChar">
    <w:name w:val="Header Char"/>
    <w:basedOn w:val="DefaultParagraphFont"/>
    <w:link w:val="Header"/>
    <w:uiPriority w:val="99"/>
    <w:rsid w:val="00342E89"/>
    <w:rPr>
      <w:rFonts w:ascii="Calibri" w:hAnsi="Calibri"/>
      <w:color w:val="595959" w:themeColor="text1" w:themeTint="A6"/>
      <w:sz w:val="24"/>
      <w:szCs w:val="20"/>
    </w:rPr>
  </w:style>
  <w:style w:type="paragraph" w:styleId="BalloonText">
    <w:name w:val="Balloon Text"/>
    <w:basedOn w:val="Normal"/>
    <w:link w:val="BalloonTextChar"/>
    <w:rsid w:val="00CC1039"/>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CC1039"/>
    <w:rPr>
      <w:rFonts w:ascii="Tahoma" w:hAnsi="Tahoma" w:cs="Tahoma"/>
      <w:color w:val="595959" w:themeColor="text1" w:themeTint="A6"/>
      <w:sz w:val="16"/>
      <w:szCs w:val="16"/>
    </w:rPr>
  </w:style>
  <w:style w:type="paragraph" w:styleId="NoSpacing">
    <w:name w:val="No Spacing"/>
    <w:basedOn w:val="Normal"/>
    <w:link w:val="NoSpacingChar"/>
    <w:uiPriority w:val="1"/>
    <w:qFormat/>
    <w:rsid w:val="002341D0"/>
    <w:pPr>
      <w:spacing w:line="240" w:lineRule="auto"/>
    </w:pPr>
    <w:rPr>
      <w:rFonts w:ascii="Neo Sans Intel" w:hAnsi="Neo Sans Intel"/>
      <w:sz w:val="20"/>
    </w:rPr>
  </w:style>
  <w:style w:type="paragraph" w:styleId="IntenseQuote">
    <w:name w:val="Intense Quote"/>
    <w:basedOn w:val="Normal"/>
    <w:next w:val="Normal"/>
    <w:link w:val="IntenseQuoteChar"/>
    <w:uiPriority w:val="30"/>
    <w:qFormat/>
    <w:rsid w:val="002341D0"/>
    <w:pPr>
      <w:numPr>
        <w:numId w:val="35"/>
      </w:numPr>
      <w:pBdr>
        <w:top w:val="single" w:sz="4" w:space="9" w:color="2DA2BF" w:themeColor="accent1"/>
        <w:left w:val="single" w:sz="4" w:space="10" w:color="2DA2BF" w:themeColor="accent1"/>
      </w:pBdr>
      <w:ind w:right="1152"/>
    </w:pPr>
    <w:rPr>
      <w:rFonts w:ascii="Neo Sans Intel" w:hAnsi="Neo Sans Intel"/>
      <w:i/>
      <w:iCs/>
      <w:color w:val="464646" w:themeColor="text2"/>
      <w:sz w:val="20"/>
    </w:rPr>
  </w:style>
  <w:style w:type="character" w:customStyle="1" w:styleId="IntenseQuoteChar">
    <w:name w:val="Intense Quote Char"/>
    <w:basedOn w:val="DefaultParagraphFont"/>
    <w:link w:val="IntenseQuote"/>
    <w:uiPriority w:val="30"/>
    <w:rsid w:val="002341D0"/>
    <w:rPr>
      <w:rFonts w:ascii="Neo Sans Intel" w:hAnsi="Neo Sans Intel"/>
      <w:i/>
      <w:iCs/>
      <w:color w:val="464646" w:themeColor="text2"/>
      <w:sz w:val="20"/>
      <w:szCs w:val="20"/>
    </w:rPr>
  </w:style>
  <w:style w:type="character" w:customStyle="1" w:styleId="NoSpacingChar">
    <w:name w:val="No Spacing Char"/>
    <w:basedOn w:val="DefaultParagraphFont"/>
    <w:link w:val="NoSpacing"/>
    <w:uiPriority w:val="1"/>
    <w:rsid w:val="002341D0"/>
    <w:rPr>
      <w:rFonts w:ascii="Neo Sans Intel" w:hAnsi="Neo Sans Intel"/>
      <w:sz w:val="20"/>
      <w:szCs w:val="20"/>
    </w:rPr>
  </w:style>
  <w:style w:type="character" w:styleId="CommentReference">
    <w:name w:val="annotation reference"/>
    <w:basedOn w:val="DefaultParagraphFont"/>
    <w:rsid w:val="00303CB9"/>
    <w:rPr>
      <w:sz w:val="18"/>
      <w:szCs w:val="18"/>
    </w:rPr>
  </w:style>
  <w:style w:type="paragraph" w:styleId="CommentText">
    <w:name w:val="annotation text"/>
    <w:basedOn w:val="Normal"/>
    <w:link w:val="CommentTextChar"/>
    <w:rsid w:val="00303CB9"/>
    <w:pPr>
      <w:spacing w:line="240" w:lineRule="auto"/>
    </w:pPr>
    <w:rPr>
      <w:szCs w:val="24"/>
    </w:rPr>
  </w:style>
  <w:style w:type="character" w:customStyle="1" w:styleId="CommentTextChar">
    <w:name w:val="Comment Text Char"/>
    <w:basedOn w:val="DefaultParagraphFont"/>
    <w:link w:val="CommentText"/>
    <w:rsid w:val="00303CB9"/>
    <w:rPr>
      <w:rFonts w:ascii="Calibri" w:hAnsi="Calibri"/>
      <w:sz w:val="24"/>
      <w:szCs w:val="24"/>
    </w:rPr>
  </w:style>
  <w:style w:type="paragraph" w:styleId="CommentSubject">
    <w:name w:val="annotation subject"/>
    <w:basedOn w:val="CommentText"/>
    <w:next w:val="CommentText"/>
    <w:link w:val="CommentSubjectChar"/>
    <w:rsid w:val="00303CB9"/>
    <w:rPr>
      <w:b/>
      <w:bCs/>
      <w:sz w:val="20"/>
      <w:szCs w:val="20"/>
    </w:rPr>
  </w:style>
  <w:style w:type="character" w:customStyle="1" w:styleId="CommentSubjectChar">
    <w:name w:val="Comment Subject Char"/>
    <w:basedOn w:val="CommentTextChar"/>
    <w:link w:val="CommentSubject"/>
    <w:rsid w:val="00303CB9"/>
    <w:rPr>
      <w:rFonts w:ascii="Calibri" w:hAnsi="Calibri"/>
      <w:b/>
      <w:bCs/>
      <w:sz w:val="20"/>
      <w:szCs w:val="20"/>
    </w:rPr>
  </w:style>
  <w:style w:type="character" w:customStyle="1" w:styleId="apple-converted-space">
    <w:name w:val="apple-converted-space"/>
    <w:basedOn w:val="DefaultParagraphFont"/>
    <w:rsid w:val="006D6FB5"/>
  </w:style>
  <w:style w:type="character" w:customStyle="1" w:styleId="il">
    <w:name w:val="il"/>
    <w:basedOn w:val="DefaultParagraphFont"/>
    <w:rsid w:val="006D6FB5"/>
  </w:style>
  <w:style w:type="paragraph" w:styleId="TOC1">
    <w:name w:val="toc 1"/>
    <w:basedOn w:val="Normal"/>
    <w:next w:val="Normal"/>
    <w:autoRedefine/>
    <w:uiPriority w:val="39"/>
    <w:unhideWhenUsed/>
    <w:rsid w:val="00446D87"/>
    <w:pPr>
      <w:spacing w:after="100"/>
    </w:pPr>
  </w:style>
  <w:style w:type="paragraph" w:styleId="TOC2">
    <w:name w:val="toc 2"/>
    <w:basedOn w:val="Normal"/>
    <w:next w:val="Normal"/>
    <w:autoRedefine/>
    <w:uiPriority w:val="39"/>
    <w:unhideWhenUsed/>
    <w:rsid w:val="00446D87"/>
    <w:pPr>
      <w:spacing w:after="100"/>
      <w:ind w:left="240"/>
    </w:pPr>
  </w:style>
  <w:style w:type="paragraph" w:styleId="TOC3">
    <w:name w:val="toc 3"/>
    <w:basedOn w:val="Normal"/>
    <w:next w:val="Normal"/>
    <w:autoRedefine/>
    <w:uiPriority w:val="39"/>
    <w:unhideWhenUsed/>
    <w:rsid w:val="00446D87"/>
    <w:pPr>
      <w:spacing w:after="100"/>
      <w:ind w:left="480"/>
    </w:pPr>
  </w:style>
  <w:style w:type="paragraph" w:styleId="TOCHeading">
    <w:name w:val="TOC Heading"/>
    <w:basedOn w:val="Heading1"/>
    <w:next w:val="Normal"/>
    <w:uiPriority w:val="39"/>
    <w:semiHidden/>
    <w:unhideWhenUsed/>
    <w:qFormat/>
    <w:rsid w:val="00446D87"/>
    <w:pPr>
      <w:keepNext/>
      <w:keepLines/>
      <w:spacing w:before="480"/>
      <w:outlineLvl w:val="9"/>
    </w:pPr>
    <w:rPr>
      <w:rFonts w:asciiTheme="majorHAnsi" w:eastAsiaTheme="majorEastAsia" w:hAnsiTheme="majorHAnsi" w:cstheme="majorBidi"/>
      <w:bCs/>
      <w:caps w:val="0"/>
      <w:color w:val="21798E" w:themeColor="accent1" w:themeShade="BF"/>
      <w:spacing w:val="0"/>
      <w:kern w:val="0"/>
      <w:sz w:val="28"/>
      <w:szCs w:val="28"/>
      <w:lang w:eastAsia="ja-JP"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936283">
      <w:bodyDiv w:val="1"/>
      <w:marLeft w:val="0"/>
      <w:marRight w:val="0"/>
      <w:marTop w:val="0"/>
      <w:marBottom w:val="0"/>
      <w:divBdr>
        <w:top w:val="none" w:sz="0" w:space="0" w:color="auto"/>
        <w:left w:val="none" w:sz="0" w:space="0" w:color="auto"/>
        <w:bottom w:val="none" w:sz="0" w:space="0" w:color="auto"/>
        <w:right w:val="none" w:sz="0" w:space="0" w:color="auto"/>
      </w:divBdr>
      <w:divsChild>
        <w:div w:id="1152714772">
          <w:marLeft w:val="-960"/>
          <w:marRight w:val="0"/>
          <w:marTop w:val="0"/>
          <w:marBottom w:val="0"/>
          <w:divBdr>
            <w:top w:val="none" w:sz="0" w:space="0" w:color="auto"/>
            <w:left w:val="none" w:sz="0" w:space="0" w:color="auto"/>
            <w:bottom w:val="none" w:sz="0" w:space="0" w:color="auto"/>
            <w:right w:val="none" w:sz="0" w:space="0" w:color="auto"/>
          </w:divBdr>
        </w:div>
      </w:divsChild>
    </w:div>
    <w:div w:id="130367081">
      <w:bodyDiv w:val="1"/>
      <w:marLeft w:val="0"/>
      <w:marRight w:val="0"/>
      <w:marTop w:val="0"/>
      <w:marBottom w:val="0"/>
      <w:divBdr>
        <w:top w:val="none" w:sz="0" w:space="0" w:color="auto"/>
        <w:left w:val="none" w:sz="0" w:space="0" w:color="auto"/>
        <w:bottom w:val="none" w:sz="0" w:space="0" w:color="auto"/>
        <w:right w:val="none" w:sz="0" w:space="0" w:color="auto"/>
      </w:divBdr>
      <w:divsChild>
        <w:div w:id="1941208848">
          <w:marLeft w:val="0"/>
          <w:marRight w:val="0"/>
          <w:marTop w:val="0"/>
          <w:marBottom w:val="0"/>
          <w:divBdr>
            <w:top w:val="none" w:sz="0" w:space="0" w:color="auto"/>
            <w:left w:val="none" w:sz="0" w:space="0" w:color="auto"/>
            <w:bottom w:val="none" w:sz="0" w:space="0" w:color="auto"/>
            <w:right w:val="none" w:sz="0" w:space="0" w:color="auto"/>
          </w:divBdr>
        </w:div>
        <w:div w:id="1095369033">
          <w:marLeft w:val="0"/>
          <w:marRight w:val="0"/>
          <w:marTop w:val="0"/>
          <w:marBottom w:val="0"/>
          <w:divBdr>
            <w:top w:val="none" w:sz="0" w:space="0" w:color="auto"/>
            <w:left w:val="none" w:sz="0" w:space="0" w:color="auto"/>
            <w:bottom w:val="none" w:sz="0" w:space="0" w:color="auto"/>
            <w:right w:val="none" w:sz="0" w:space="0" w:color="auto"/>
          </w:divBdr>
        </w:div>
        <w:div w:id="1706103330">
          <w:marLeft w:val="0"/>
          <w:marRight w:val="0"/>
          <w:marTop w:val="0"/>
          <w:marBottom w:val="0"/>
          <w:divBdr>
            <w:top w:val="none" w:sz="0" w:space="0" w:color="auto"/>
            <w:left w:val="none" w:sz="0" w:space="0" w:color="auto"/>
            <w:bottom w:val="none" w:sz="0" w:space="0" w:color="auto"/>
            <w:right w:val="none" w:sz="0" w:space="0" w:color="auto"/>
          </w:divBdr>
        </w:div>
        <w:div w:id="661347370">
          <w:marLeft w:val="0"/>
          <w:marRight w:val="0"/>
          <w:marTop w:val="0"/>
          <w:marBottom w:val="0"/>
          <w:divBdr>
            <w:top w:val="none" w:sz="0" w:space="0" w:color="auto"/>
            <w:left w:val="none" w:sz="0" w:space="0" w:color="auto"/>
            <w:bottom w:val="none" w:sz="0" w:space="0" w:color="auto"/>
            <w:right w:val="none" w:sz="0" w:space="0" w:color="auto"/>
          </w:divBdr>
        </w:div>
        <w:div w:id="1489440382">
          <w:marLeft w:val="0"/>
          <w:marRight w:val="0"/>
          <w:marTop w:val="0"/>
          <w:marBottom w:val="0"/>
          <w:divBdr>
            <w:top w:val="none" w:sz="0" w:space="0" w:color="auto"/>
            <w:left w:val="none" w:sz="0" w:space="0" w:color="auto"/>
            <w:bottom w:val="none" w:sz="0" w:space="0" w:color="auto"/>
            <w:right w:val="none" w:sz="0" w:space="0" w:color="auto"/>
          </w:divBdr>
        </w:div>
        <w:div w:id="2632340">
          <w:marLeft w:val="0"/>
          <w:marRight w:val="0"/>
          <w:marTop w:val="0"/>
          <w:marBottom w:val="0"/>
          <w:divBdr>
            <w:top w:val="none" w:sz="0" w:space="0" w:color="auto"/>
            <w:left w:val="none" w:sz="0" w:space="0" w:color="auto"/>
            <w:bottom w:val="none" w:sz="0" w:space="0" w:color="auto"/>
            <w:right w:val="none" w:sz="0" w:space="0" w:color="auto"/>
          </w:divBdr>
        </w:div>
        <w:div w:id="264969871">
          <w:marLeft w:val="0"/>
          <w:marRight w:val="0"/>
          <w:marTop w:val="0"/>
          <w:marBottom w:val="0"/>
          <w:divBdr>
            <w:top w:val="none" w:sz="0" w:space="0" w:color="auto"/>
            <w:left w:val="none" w:sz="0" w:space="0" w:color="auto"/>
            <w:bottom w:val="none" w:sz="0" w:space="0" w:color="auto"/>
            <w:right w:val="none" w:sz="0" w:space="0" w:color="auto"/>
          </w:divBdr>
        </w:div>
        <w:div w:id="1602952297">
          <w:marLeft w:val="0"/>
          <w:marRight w:val="0"/>
          <w:marTop w:val="0"/>
          <w:marBottom w:val="0"/>
          <w:divBdr>
            <w:top w:val="none" w:sz="0" w:space="0" w:color="auto"/>
            <w:left w:val="none" w:sz="0" w:space="0" w:color="auto"/>
            <w:bottom w:val="none" w:sz="0" w:space="0" w:color="auto"/>
            <w:right w:val="none" w:sz="0" w:space="0" w:color="auto"/>
          </w:divBdr>
        </w:div>
        <w:div w:id="2035572173">
          <w:marLeft w:val="0"/>
          <w:marRight w:val="0"/>
          <w:marTop w:val="0"/>
          <w:marBottom w:val="0"/>
          <w:divBdr>
            <w:top w:val="none" w:sz="0" w:space="0" w:color="auto"/>
            <w:left w:val="none" w:sz="0" w:space="0" w:color="auto"/>
            <w:bottom w:val="none" w:sz="0" w:space="0" w:color="auto"/>
            <w:right w:val="none" w:sz="0" w:space="0" w:color="auto"/>
          </w:divBdr>
        </w:div>
        <w:div w:id="473374474">
          <w:marLeft w:val="0"/>
          <w:marRight w:val="0"/>
          <w:marTop w:val="0"/>
          <w:marBottom w:val="0"/>
          <w:divBdr>
            <w:top w:val="none" w:sz="0" w:space="0" w:color="auto"/>
            <w:left w:val="none" w:sz="0" w:space="0" w:color="auto"/>
            <w:bottom w:val="none" w:sz="0" w:space="0" w:color="auto"/>
            <w:right w:val="none" w:sz="0" w:space="0" w:color="auto"/>
          </w:divBdr>
        </w:div>
        <w:div w:id="1279798060">
          <w:marLeft w:val="0"/>
          <w:marRight w:val="0"/>
          <w:marTop w:val="0"/>
          <w:marBottom w:val="0"/>
          <w:divBdr>
            <w:top w:val="none" w:sz="0" w:space="0" w:color="auto"/>
            <w:left w:val="none" w:sz="0" w:space="0" w:color="auto"/>
            <w:bottom w:val="none" w:sz="0" w:space="0" w:color="auto"/>
            <w:right w:val="none" w:sz="0" w:space="0" w:color="auto"/>
          </w:divBdr>
        </w:div>
        <w:div w:id="1076364963">
          <w:marLeft w:val="0"/>
          <w:marRight w:val="0"/>
          <w:marTop w:val="0"/>
          <w:marBottom w:val="0"/>
          <w:divBdr>
            <w:top w:val="none" w:sz="0" w:space="0" w:color="auto"/>
            <w:left w:val="none" w:sz="0" w:space="0" w:color="auto"/>
            <w:bottom w:val="none" w:sz="0" w:space="0" w:color="auto"/>
            <w:right w:val="none" w:sz="0" w:space="0" w:color="auto"/>
          </w:divBdr>
        </w:div>
        <w:div w:id="727915863">
          <w:marLeft w:val="0"/>
          <w:marRight w:val="0"/>
          <w:marTop w:val="0"/>
          <w:marBottom w:val="0"/>
          <w:divBdr>
            <w:top w:val="none" w:sz="0" w:space="0" w:color="auto"/>
            <w:left w:val="none" w:sz="0" w:space="0" w:color="auto"/>
            <w:bottom w:val="none" w:sz="0" w:space="0" w:color="auto"/>
            <w:right w:val="none" w:sz="0" w:space="0" w:color="auto"/>
          </w:divBdr>
        </w:div>
        <w:div w:id="708264514">
          <w:marLeft w:val="0"/>
          <w:marRight w:val="0"/>
          <w:marTop w:val="0"/>
          <w:marBottom w:val="0"/>
          <w:divBdr>
            <w:top w:val="none" w:sz="0" w:space="0" w:color="auto"/>
            <w:left w:val="none" w:sz="0" w:space="0" w:color="auto"/>
            <w:bottom w:val="none" w:sz="0" w:space="0" w:color="auto"/>
            <w:right w:val="none" w:sz="0" w:space="0" w:color="auto"/>
          </w:divBdr>
        </w:div>
        <w:div w:id="11685711">
          <w:marLeft w:val="0"/>
          <w:marRight w:val="0"/>
          <w:marTop w:val="0"/>
          <w:marBottom w:val="0"/>
          <w:divBdr>
            <w:top w:val="none" w:sz="0" w:space="0" w:color="auto"/>
            <w:left w:val="none" w:sz="0" w:space="0" w:color="auto"/>
            <w:bottom w:val="none" w:sz="0" w:space="0" w:color="auto"/>
            <w:right w:val="none" w:sz="0" w:space="0" w:color="auto"/>
          </w:divBdr>
        </w:div>
        <w:div w:id="386420759">
          <w:marLeft w:val="0"/>
          <w:marRight w:val="0"/>
          <w:marTop w:val="0"/>
          <w:marBottom w:val="0"/>
          <w:divBdr>
            <w:top w:val="none" w:sz="0" w:space="0" w:color="auto"/>
            <w:left w:val="none" w:sz="0" w:space="0" w:color="auto"/>
            <w:bottom w:val="none" w:sz="0" w:space="0" w:color="auto"/>
            <w:right w:val="none" w:sz="0" w:space="0" w:color="auto"/>
          </w:divBdr>
        </w:div>
        <w:div w:id="392045500">
          <w:marLeft w:val="0"/>
          <w:marRight w:val="0"/>
          <w:marTop w:val="0"/>
          <w:marBottom w:val="0"/>
          <w:divBdr>
            <w:top w:val="none" w:sz="0" w:space="0" w:color="auto"/>
            <w:left w:val="none" w:sz="0" w:space="0" w:color="auto"/>
            <w:bottom w:val="none" w:sz="0" w:space="0" w:color="auto"/>
            <w:right w:val="none" w:sz="0" w:space="0" w:color="auto"/>
          </w:divBdr>
        </w:div>
        <w:div w:id="1680693817">
          <w:marLeft w:val="0"/>
          <w:marRight w:val="0"/>
          <w:marTop w:val="0"/>
          <w:marBottom w:val="0"/>
          <w:divBdr>
            <w:top w:val="none" w:sz="0" w:space="0" w:color="auto"/>
            <w:left w:val="none" w:sz="0" w:space="0" w:color="auto"/>
            <w:bottom w:val="none" w:sz="0" w:space="0" w:color="auto"/>
            <w:right w:val="none" w:sz="0" w:space="0" w:color="auto"/>
          </w:divBdr>
        </w:div>
        <w:div w:id="1401367887">
          <w:marLeft w:val="0"/>
          <w:marRight w:val="0"/>
          <w:marTop w:val="0"/>
          <w:marBottom w:val="0"/>
          <w:divBdr>
            <w:top w:val="none" w:sz="0" w:space="0" w:color="auto"/>
            <w:left w:val="none" w:sz="0" w:space="0" w:color="auto"/>
            <w:bottom w:val="none" w:sz="0" w:space="0" w:color="auto"/>
            <w:right w:val="none" w:sz="0" w:space="0" w:color="auto"/>
          </w:divBdr>
        </w:div>
        <w:div w:id="978345860">
          <w:marLeft w:val="0"/>
          <w:marRight w:val="0"/>
          <w:marTop w:val="0"/>
          <w:marBottom w:val="0"/>
          <w:divBdr>
            <w:top w:val="none" w:sz="0" w:space="0" w:color="auto"/>
            <w:left w:val="none" w:sz="0" w:space="0" w:color="auto"/>
            <w:bottom w:val="none" w:sz="0" w:space="0" w:color="auto"/>
            <w:right w:val="none" w:sz="0" w:space="0" w:color="auto"/>
          </w:divBdr>
        </w:div>
        <w:div w:id="1597715022">
          <w:marLeft w:val="0"/>
          <w:marRight w:val="0"/>
          <w:marTop w:val="0"/>
          <w:marBottom w:val="0"/>
          <w:divBdr>
            <w:top w:val="none" w:sz="0" w:space="0" w:color="auto"/>
            <w:left w:val="none" w:sz="0" w:space="0" w:color="auto"/>
            <w:bottom w:val="none" w:sz="0" w:space="0" w:color="auto"/>
            <w:right w:val="none" w:sz="0" w:space="0" w:color="auto"/>
          </w:divBdr>
        </w:div>
        <w:div w:id="2051371028">
          <w:marLeft w:val="0"/>
          <w:marRight w:val="0"/>
          <w:marTop w:val="0"/>
          <w:marBottom w:val="0"/>
          <w:divBdr>
            <w:top w:val="none" w:sz="0" w:space="0" w:color="auto"/>
            <w:left w:val="none" w:sz="0" w:space="0" w:color="auto"/>
            <w:bottom w:val="none" w:sz="0" w:space="0" w:color="auto"/>
            <w:right w:val="none" w:sz="0" w:space="0" w:color="auto"/>
          </w:divBdr>
        </w:div>
        <w:div w:id="1417898249">
          <w:marLeft w:val="0"/>
          <w:marRight w:val="0"/>
          <w:marTop w:val="0"/>
          <w:marBottom w:val="0"/>
          <w:divBdr>
            <w:top w:val="none" w:sz="0" w:space="0" w:color="auto"/>
            <w:left w:val="none" w:sz="0" w:space="0" w:color="auto"/>
            <w:bottom w:val="none" w:sz="0" w:space="0" w:color="auto"/>
            <w:right w:val="none" w:sz="0" w:space="0" w:color="auto"/>
          </w:divBdr>
        </w:div>
        <w:div w:id="873930028">
          <w:marLeft w:val="0"/>
          <w:marRight w:val="0"/>
          <w:marTop w:val="0"/>
          <w:marBottom w:val="0"/>
          <w:divBdr>
            <w:top w:val="none" w:sz="0" w:space="0" w:color="auto"/>
            <w:left w:val="none" w:sz="0" w:space="0" w:color="auto"/>
            <w:bottom w:val="none" w:sz="0" w:space="0" w:color="auto"/>
            <w:right w:val="none" w:sz="0" w:space="0" w:color="auto"/>
          </w:divBdr>
        </w:div>
        <w:div w:id="539321804">
          <w:marLeft w:val="0"/>
          <w:marRight w:val="0"/>
          <w:marTop w:val="0"/>
          <w:marBottom w:val="0"/>
          <w:divBdr>
            <w:top w:val="none" w:sz="0" w:space="0" w:color="auto"/>
            <w:left w:val="none" w:sz="0" w:space="0" w:color="auto"/>
            <w:bottom w:val="none" w:sz="0" w:space="0" w:color="auto"/>
            <w:right w:val="none" w:sz="0" w:space="0" w:color="auto"/>
          </w:divBdr>
        </w:div>
        <w:div w:id="1860239801">
          <w:marLeft w:val="0"/>
          <w:marRight w:val="0"/>
          <w:marTop w:val="0"/>
          <w:marBottom w:val="0"/>
          <w:divBdr>
            <w:top w:val="none" w:sz="0" w:space="0" w:color="auto"/>
            <w:left w:val="none" w:sz="0" w:space="0" w:color="auto"/>
            <w:bottom w:val="none" w:sz="0" w:space="0" w:color="auto"/>
            <w:right w:val="none" w:sz="0" w:space="0" w:color="auto"/>
          </w:divBdr>
        </w:div>
        <w:div w:id="290012951">
          <w:marLeft w:val="0"/>
          <w:marRight w:val="0"/>
          <w:marTop w:val="0"/>
          <w:marBottom w:val="0"/>
          <w:divBdr>
            <w:top w:val="none" w:sz="0" w:space="0" w:color="auto"/>
            <w:left w:val="none" w:sz="0" w:space="0" w:color="auto"/>
            <w:bottom w:val="none" w:sz="0" w:space="0" w:color="auto"/>
            <w:right w:val="none" w:sz="0" w:space="0" w:color="auto"/>
          </w:divBdr>
        </w:div>
        <w:div w:id="1622763502">
          <w:marLeft w:val="0"/>
          <w:marRight w:val="0"/>
          <w:marTop w:val="0"/>
          <w:marBottom w:val="0"/>
          <w:divBdr>
            <w:top w:val="none" w:sz="0" w:space="0" w:color="auto"/>
            <w:left w:val="none" w:sz="0" w:space="0" w:color="auto"/>
            <w:bottom w:val="none" w:sz="0" w:space="0" w:color="auto"/>
            <w:right w:val="none" w:sz="0" w:space="0" w:color="auto"/>
          </w:divBdr>
        </w:div>
        <w:div w:id="1157721656">
          <w:marLeft w:val="0"/>
          <w:marRight w:val="0"/>
          <w:marTop w:val="0"/>
          <w:marBottom w:val="0"/>
          <w:divBdr>
            <w:top w:val="none" w:sz="0" w:space="0" w:color="auto"/>
            <w:left w:val="none" w:sz="0" w:space="0" w:color="auto"/>
            <w:bottom w:val="none" w:sz="0" w:space="0" w:color="auto"/>
            <w:right w:val="none" w:sz="0" w:space="0" w:color="auto"/>
          </w:divBdr>
        </w:div>
        <w:div w:id="1915120529">
          <w:marLeft w:val="0"/>
          <w:marRight w:val="0"/>
          <w:marTop w:val="0"/>
          <w:marBottom w:val="0"/>
          <w:divBdr>
            <w:top w:val="none" w:sz="0" w:space="0" w:color="auto"/>
            <w:left w:val="none" w:sz="0" w:space="0" w:color="auto"/>
            <w:bottom w:val="none" w:sz="0" w:space="0" w:color="auto"/>
            <w:right w:val="none" w:sz="0" w:space="0" w:color="auto"/>
          </w:divBdr>
        </w:div>
        <w:div w:id="1153838399">
          <w:marLeft w:val="0"/>
          <w:marRight w:val="0"/>
          <w:marTop w:val="0"/>
          <w:marBottom w:val="0"/>
          <w:divBdr>
            <w:top w:val="none" w:sz="0" w:space="0" w:color="auto"/>
            <w:left w:val="none" w:sz="0" w:space="0" w:color="auto"/>
            <w:bottom w:val="none" w:sz="0" w:space="0" w:color="auto"/>
            <w:right w:val="none" w:sz="0" w:space="0" w:color="auto"/>
          </w:divBdr>
        </w:div>
        <w:div w:id="1347755742">
          <w:marLeft w:val="0"/>
          <w:marRight w:val="0"/>
          <w:marTop w:val="0"/>
          <w:marBottom w:val="0"/>
          <w:divBdr>
            <w:top w:val="none" w:sz="0" w:space="0" w:color="auto"/>
            <w:left w:val="none" w:sz="0" w:space="0" w:color="auto"/>
            <w:bottom w:val="none" w:sz="0" w:space="0" w:color="auto"/>
            <w:right w:val="none" w:sz="0" w:space="0" w:color="auto"/>
          </w:divBdr>
        </w:div>
        <w:div w:id="777722635">
          <w:marLeft w:val="0"/>
          <w:marRight w:val="0"/>
          <w:marTop w:val="0"/>
          <w:marBottom w:val="0"/>
          <w:divBdr>
            <w:top w:val="none" w:sz="0" w:space="0" w:color="auto"/>
            <w:left w:val="none" w:sz="0" w:space="0" w:color="auto"/>
            <w:bottom w:val="none" w:sz="0" w:space="0" w:color="auto"/>
            <w:right w:val="none" w:sz="0" w:space="0" w:color="auto"/>
          </w:divBdr>
        </w:div>
      </w:divsChild>
    </w:div>
    <w:div w:id="212615827">
      <w:bodyDiv w:val="1"/>
      <w:marLeft w:val="0"/>
      <w:marRight w:val="0"/>
      <w:marTop w:val="0"/>
      <w:marBottom w:val="0"/>
      <w:divBdr>
        <w:top w:val="none" w:sz="0" w:space="0" w:color="auto"/>
        <w:left w:val="none" w:sz="0" w:space="0" w:color="auto"/>
        <w:bottom w:val="none" w:sz="0" w:space="0" w:color="auto"/>
        <w:right w:val="none" w:sz="0" w:space="0" w:color="auto"/>
      </w:divBdr>
    </w:div>
    <w:div w:id="285086533">
      <w:bodyDiv w:val="1"/>
      <w:marLeft w:val="0"/>
      <w:marRight w:val="0"/>
      <w:marTop w:val="0"/>
      <w:marBottom w:val="0"/>
      <w:divBdr>
        <w:top w:val="none" w:sz="0" w:space="0" w:color="auto"/>
        <w:left w:val="none" w:sz="0" w:space="0" w:color="auto"/>
        <w:bottom w:val="none" w:sz="0" w:space="0" w:color="auto"/>
        <w:right w:val="none" w:sz="0" w:space="0" w:color="auto"/>
      </w:divBdr>
    </w:div>
    <w:div w:id="357777492">
      <w:bodyDiv w:val="1"/>
      <w:marLeft w:val="0"/>
      <w:marRight w:val="0"/>
      <w:marTop w:val="0"/>
      <w:marBottom w:val="0"/>
      <w:divBdr>
        <w:top w:val="none" w:sz="0" w:space="0" w:color="auto"/>
        <w:left w:val="none" w:sz="0" w:space="0" w:color="auto"/>
        <w:bottom w:val="none" w:sz="0" w:space="0" w:color="auto"/>
        <w:right w:val="none" w:sz="0" w:space="0" w:color="auto"/>
      </w:divBdr>
      <w:divsChild>
        <w:div w:id="570041667">
          <w:marLeft w:val="0"/>
          <w:marRight w:val="0"/>
          <w:marTop w:val="0"/>
          <w:marBottom w:val="0"/>
          <w:divBdr>
            <w:top w:val="none" w:sz="0" w:space="0" w:color="auto"/>
            <w:left w:val="none" w:sz="0" w:space="0" w:color="auto"/>
            <w:bottom w:val="none" w:sz="0" w:space="0" w:color="auto"/>
            <w:right w:val="none" w:sz="0" w:space="0" w:color="auto"/>
          </w:divBdr>
        </w:div>
        <w:div w:id="552617158">
          <w:marLeft w:val="0"/>
          <w:marRight w:val="0"/>
          <w:marTop w:val="0"/>
          <w:marBottom w:val="0"/>
          <w:divBdr>
            <w:top w:val="none" w:sz="0" w:space="0" w:color="auto"/>
            <w:left w:val="none" w:sz="0" w:space="0" w:color="auto"/>
            <w:bottom w:val="none" w:sz="0" w:space="0" w:color="auto"/>
            <w:right w:val="none" w:sz="0" w:space="0" w:color="auto"/>
          </w:divBdr>
        </w:div>
        <w:div w:id="2041737077">
          <w:marLeft w:val="0"/>
          <w:marRight w:val="0"/>
          <w:marTop w:val="0"/>
          <w:marBottom w:val="0"/>
          <w:divBdr>
            <w:top w:val="none" w:sz="0" w:space="0" w:color="auto"/>
            <w:left w:val="none" w:sz="0" w:space="0" w:color="auto"/>
            <w:bottom w:val="none" w:sz="0" w:space="0" w:color="auto"/>
            <w:right w:val="none" w:sz="0" w:space="0" w:color="auto"/>
          </w:divBdr>
        </w:div>
        <w:div w:id="39329303">
          <w:marLeft w:val="0"/>
          <w:marRight w:val="0"/>
          <w:marTop w:val="0"/>
          <w:marBottom w:val="0"/>
          <w:divBdr>
            <w:top w:val="none" w:sz="0" w:space="0" w:color="auto"/>
            <w:left w:val="none" w:sz="0" w:space="0" w:color="auto"/>
            <w:bottom w:val="none" w:sz="0" w:space="0" w:color="auto"/>
            <w:right w:val="none" w:sz="0" w:space="0" w:color="auto"/>
          </w:divBdr>
        </w:div>
        <w:div w:id="2052874529">
          <w:marLeft w:val="0"/>
          <w:marRight w:val="0"/>
          <w:marTop w:val="0"/>
          <w:marBottom w:val="0"/>
          <w:divBdr>
            <w:top w:val="none" w:sz="0" w:space="0" w:color="auto"/>
            <w:left w:val="none" w:sz="0" w:space="0" w:color="auto"/>
            <w:bottom w:val="none" w:sz="0" w:space="0" w:color="auto"/>
            <w:right w:val="none" w:sz="0" w:space="0" w:color="auto"/>
          </w:divBdr>
        </w:div>
        <w:div w:id="1491166641">
          <w:marLeft w:val="0"/>
          <w:marRight w:val="0"/>
          <w:marTop w:val="0"/>
          <w:marBottom w:val="0"/>
          <w:divBdr>
            <w:top w:val="none" w:sz="0" w:space="0" w:color="auto"/>
            <w:left w:val="none" w:sz="0" w:space="0" w:color="auto"/>
            <w:bottom w:val="none" w:sz="0" w:space="0" w:color="auto"/>
            <w:right w:val="none" w:sz="0" w:space="0" w:color="auto"/>
          </w:divBdr>
        </w:div>
        <w:div w:id="1443569988">
          <w:marLeft w:val="0"/>
          <w:marRight w:val="0"/>
          <w:marTop w:val="0"/>
          <w:marBottom w:val="0"/>
          <w:divBdr>
            <w:top w:val="none" w:sz="0" w:space="0" w:color="auto"/>
            <w:left w:val="none" w:sz="0" w:space="0" w:color="auto"/>
            <w:bottom w:val="none" w:sz="0" w:space="0" w:color="auto"/>
            <w:right w:val="none" w:sz="0" w:space="0" w:color="auto"/>
          </w:divBdr>
        </w:div>
        <w:div w:id="903833696">
          <w:marLeft w:val="0"/>
          <w:marRight w:val="0"/>
          <w:marTop w:val="0"/>
          <w:marBottom w:val="0"/>
          <w:divBdr>
            <w:top w:val="none" w:sz="0" w:space="0" w:color="auto"/>
            <w:left w:val="none" w:sz="0" w:space="0" w:color="auto"/>
            <w:bottom w:val="none" w:sz="0" w:space="0" w:color="auto"/>
            <w:right w:val="none" w:sz="0" w:space="0" w:color="auto"/>
          </w:divBdr>
        </w:div>
        <w:div w:id="1060858036">
          <w:marLeft w:val="0"/>
          <w:marRight w:val="0"/>
          <w:marTop w:val="0"/>
          <w:marBottom w:val="0"/>
          <w:divBdr>
            <w:top w:val="none" w:sz="0" w:space="0" w:color="auto"/>
            <w:left w:val="none" w:sz="0" w:space="0" w:color="auto"/>
            <w:bottom w:val="none" w:sz="0" w:space="0" w:color="auto"/>
            <w:right w:val="none" w:sz="0" w:space="0" w:color="auto"/>
          </w:divBdr>
        </w:div>
        <w:div w:id="1617906155">
          <w:marLeft w:val="0"/>
          <w:marRight w:val="0"/>
          <w:marTop w:val="0"/>
          <w:marBottom w:val="0"/>
          <w:divBdr>
            <w:top w:val="none" w:sz="0" w:space="0" w:color="auto"/>
            <w:left w:val="none" w:sz="0" w:space="0" w:color="auto"/>
            <w:bottom w:val="none" w:sz="0" w:space="0" w:color="auto"/>
            <w:right w:val="none" w:sz="0" w:space="0" w:color="auto"/>
          </w:divBdr>
        </w:div>
        <w:div w:id="1718629967">
          <w:marLeft w:val="0"/>
          <w:marRight w:val="0"/>
          <w:marTop w:val="0"/>
          <w:marBottom w:val="0"/>
          <w:divBdr>
            <w:top w:val="none" w:sz="0" w:space="0" w:color="auto"/>
            <w:left w:val="none" w:sz="0" w:space="0" w:color="auto"/>
            <w:bottom w:val="none" w:sz="0" w:space="0" w:color="auto"/>
            <w:right w:val="none" w:sz="0" w:space="0" w:color="auto"/>
          </w:divBdr>
        </w:div>
        <w:div w:id="458425400">
          <w:marLeft w:val="0"/>
          <w:marRight w:val="0"/>
          <w:marTop w:val="0"/>
          <w:marBottom w:val="0"/>
          <w:divBdr>
            <w:top w:val="none" w:sz="0" w:space="0" w:color="auto"/>
            <w:left w:val="none" w:sz="0" w:space="0" w:color="auto"/>
            <w:bottom w:val="none" w:sz="0" w:space="0" w:color="auto"/>
            <w:right w:val="none" w:sz="0" w:space="0" w:color="auto"/>
          </w:divBdr>
        </w:div>
        <w:div w:id="1838417414">
          <w:marLeft w:val="0"/>
          <w:marRight w:val="0"/>
          <w:marTop w:val="0"/>
          <w:marBottom w:val="0"/>
          <w:divBdr>
            <w:top w:val="none" w:sz="0" w:space="0" w:color="auto"/>
            <w:left w:val="none" w:sz="0" w:space="0" w:color="auto"/>
            <w:bottom w:val="none" w:sz="0" w:space="0" w:color="auto"/>
            <w:right w:val="none" w:sz="0" w:space="0" w:color="auto"/>
          </w:divBdr>
        </w:div>
        <w:div w:id="786509636">
          <w:marLeft w:val="0"/>
          <w:marRight w:val="0"/>
          <w:marTop w:val="0"/>
          <w:marBottom w:val="0"/>
          <w:divBdr>
            <w:top w:val="none" w:sz="0" w:space="0" w:color="auto"/>
            <w:left w:val="none" w:sz="0" w:space="0" w:color="auto"/>
            <w:bottom w:val="none" w:sz="0" w:space="0" w:color="auto"/>
            <w:right w:val="none" w:sz="0" w:space="0" w:color="auto"/>
          </w:divBdr>
        </w:div>
        <w:div w:id="1571229811">
          <w:marLeft w:val="0"/>
          <w:marRight w:val="0"/>
          <w:marTop w:val="0"/>
          <w:marBottom w:val="0"/>
          <w:divBdr>
            <w:top w:val="none" w:sz="0" w:space="0" w:color="auto"/>
            <w:left w:val="none" w:sz="0" w:space="0" w:color="auto"/>
            <w:bottom w:val="none" w:sz="0" w:space="0" w:color="auto"/>
            <w:right w:val="none" w:sz="0" w:space="0" w:color="auto"/>
          </w:divBdr>
        </w:div>
        <w:div w:id="101849896">
          <w:marLeft w:val="0"/>
          <w:marRight w:val="0"/>
          <w:marTop w:val="0"/>
          <w:marBottom w:val="0"/>
          <w:divBdr>
            <w:top w:val="none" w:sz="0" w:space="0" w:color="auto"/>
            <w:left w:val="none" w:sz="0" w:space="0" w:color="auto"/>
            <w:bottom w:val="none" w:sz="0" w:space="0" w:color="auto"/>
            <w:right w:val="none" w:sz="0" w:space="0" w:color="auto"/>
          </w:divBdr>
        </w:div>
        <w:div w:id="1522474988">
          <w:marLeft w:val="0"/>
          <w:marRight w:val="0"/>
          <w:marTop w:val="0"/>
          <w:marBottom w:val="0"/>
          <w:divBdr>
            <w:top w:val="none" w:sz="0" w:space="0" w:color="auto"/>
            <w:left w:val="none" w:sz="0" w:space="0" w:color="auto"/>
            <w:bottom w:val="none" w:sz="0" w:space="0" w:color="auto"/>
            <w:right w:val="none" w:sz="0" w:space="0" w:color="auto"/>
          </w:divBdr>
        </w:div>
        <w:div w:id="856236592">
          <w:marLeft w:val="0"/>
          <w:marRight w:val="0"/>
          <w:marTop w:val="0"/>
          <w:marBottom w:val="0"/>
          <w:divBdr>
            <w:top w:val="none" w:sz="0" w:space="0" w:color="auto"/>
            <w:left w:val="none" w:sz="0" w:space="0" w:color="auto"/>
            <w:bottom w:val="none" w:sz="0" w:space="0" w:color="auto"/>
            <w:right w:val="none" w:sz="0" w:space="0" w:color="auto"/>
          </w:divBdr>
        </w:div>
        <w:div w:id="545141761">
          <w:marLeft w:val="0"/>
          <w:marRight w:val="0"/>
          <w:marTop w:val="0"/>
          <w:marBottom w:val="0"/>
          <w:divBdr>
            <w:top w:val="none" w:sz="0" w:space="0" w:color="auto"/>
            <w:left w:val="none" w:sz="0" w:space="0" w:color="auto"/>
            <w:bottom w:val="none" w:sz="0" w:space="0" w:color="auto"/>
            <w:right w:val="none" w:sz="0" w:space="0" w:color="auto"/>
          </w:divBdr>
        </w:div>
        <w:div w:id="288437898">
          <w:marLeft w:val="0"/>
          <w:marRight w:val="0"/>
          <w:marTop w:val="0"/>
          <w:marBottom w:val="0"/>
          <w:divBdr>
            <w:top w:val="none" w:sz="0" w:space="0" w:color="auto"/>
            <w:left w:val="none" w:sz="0" w:space="0" w:color="auto"/>
            <w:bottom w:val="none" w:sz="0" w:space="0" w:color="auto"/>
            <w:right w:val="none" w:sz="0" w:space="0" w:color="auto"/>
          </w:divBdr>
        </w:div>
        <w:div w:id="1936937424">
          <w:marLeft w:val="0"/>
          <w:marRight w:val="0"/>
          <w:marTop w:val="0"/>
          <w:marBottom w:val="0"/>
          <w:divBdr>
            <w:top w:val="none" w:sz="0" w:space="0" w:color="auto"/>
            <w:left w:val="none" w:sz="0" w:space="0" w:color="auto"/>
            <w:bottom w:val="none" w:sz="0" w:space="0" w:color="auto"/>
            <w:right w:val="none" w:sz="0" w:space="0" w:color="auto"/>
          </w:divBdr>
        </w:div>
        <w:div w:id="639916435">
          <w:marLeft w:val="0"/>
          <w:marRight w:val="0"/>
          <w:marTop w:val="0"/>
          <w:marBottom w:val="0"/>
          <w:divBdr>
            <w:top w:val="none" w:sz="0" w:space="0" w:color="auto"/>
            <w:left w:val="none" w:sz="0" w:space="0" w:color="auto"/>
            <w:bottom w:val="none" w:sz="0" w:space="0" w:color="auto"/>
            <w:right w:val="none" w:sz="0" w:space="0" w:color="auto"/>
          </w:divBdr>
        </w:div>
        <w:div w:id="1879078765">
          <w:marLeft w:val="0"/>
          <w:marRight w:val="0"/>
          <w:marTop w:val="0"/>
          <w:marBottom w:val="0"/>
          <w:divBdr>
            <w:top w:val="none" w:sz="0" w:space="0" w:color="auto"/>
            <w:left w:val="none" w:sz="0" w:space="0" w:color="auto"/>
            <w:bottom w:val="none" w:sz="0" w:space="0" w:color="auto"/>
            <w:right w:val="none" w:sz="0" w:space="0" w:color="auto"/>
          </w:divBdr>
        </w:div>
        <w:div w:id="935286644">
          <w:marLeft w:val="0"/>
          <w:marRight w:val="0"/>
          <w:marTop w:val="0"/>
          <w:marBottom w:val="0"/>
          <w:divBdr>
            <w:top w:val="none" w:sz="0" w:space="0" w:color="auto"/>
            <w:left w:val="none" w:sz="0" w:space="0" w:color="auto"/>
            <w:bottom w:val="none" w:sz="0" w:space="0" w:color="auto"/>
            <w:right w:val="none" w:sz="0" w:space="0" w:color="auto"/>
          </w:divBdr>
        </w:div>
      </w:divsChild>
    </w:div>
    <w:div w:id="379670462">
      <w:bodyDiv w:val="1"/>
      <w:marLeft w:val="0"/>
      <w:marRight w:val="0"/>
      <w:marTop w:val="0"/>
      <w:marBottom w:val="0"/>
      <w:divBdr>
        <w:top w:val="none" w:sz="0" w:space="0" w:color="auto"/>
        <w:left w:val="none" w:sz="0" w:space="0" w:color="auto"/>
        <w:bottom w:val="none" w:sz="0" w:space="0" w:color="auto"/>
        <w:right w:val="none" w:sz="0" w:space="0" w:color="auto"/>
      </w:divBdr>
    </w:div>
    <w:div w:id="428237811">
      <w:bodyDiv w:val="1"/>
      <w:marLeft w:val="0"/>
      <w:marRight w:val="0"/>
      <w:marTop w:val="0"/>
      <w:marBottom w:val="0"/>
      <w:divBdr>
        <w:top w:val="none" w:sz="0" w:space="0" w:color="auto"/>
        <w:left w:val="none" w:sz="0" w:space="0" w:color="auto"/>
        <w:bottom w:val="none" w:sz="0" w:space="0" w:color="auto"/>
        <w:right w:val="none" w:sz="0" w:space="0" w:color="auto"/>
      </w:divBdr>
    </w:div>
    <w:div w:id="440148877">
      <w:bodyDiv w:val="1"/>
      <w:marLeft w:val="0"/>
      <w:marRight w:val="0"/>
      <w:marTop w:val="0"/>
      <w:marBottom w:val="0"/>
      <w:divBdr>
        <w:top w:val="none" w:sz="0" w:space="0" w:color="auto"/>
        <w:left w:val="none" w:sz="0" w:space="0" w:color="auto"/>
        <w:bottom w:val="none" w:sz="0" w:space="0" w:color="auto"/>
        <w:right w:val="none" w:sz="0" w:space="0" w:color="auto"/>
      </w:divBdr>
      <w:divsChild>
        <w:div w:id="473764048">
          <w:marLeft w:val="0"/>
          <w:marRight w:val="0"/>
          <w:marTop w:val="0"/>
          <w:marBottom w:val="0"/>
          <w:divBdr>
            <w:top w:val="none" w:sz="0" w:space="0" w:color="auto"/>
            <w:left w:val="none" w:sz="0" w:space="0" w:color="auto"/>
            <w:bottom w:val="none" w:sz="0" w:space="0" w:color="auto"/>
            <w:right w:val="none" w:sz="0" w:space="0" w:color="auto"/>
          </w:divBdr>
          <w:divsChild>
            <w:div w:id="737674827">
              <w:marLeft w:val="0"/>
              <w:marRight w:val="0"/>
              <w:marTop w:val="0"/>
              <w:marBottom w:val="0"/>
              <w:divBdr>
                <w:top w:val="none" w:sz="0" w:space="0" w:color="auto"/>
                <w:left w:val="none" w:sz="0" w:space="0" w:color="auto"/>
                <w:bottom w:val="none" w:sz="0" w:space="0" w:color="auto"/>
                <w:right w:val="none" w:sz="0" w:space="0" w:color="auto"/>
              </w:divBdr>
            </w:div>
            <w:div w:id="1788230736">
              <w:marLeft w:val="0"/>
              <w:marRight w:val="0"/>
              <w:marTop w:val="0"/>
              <w:marBottom w:val="0"/>
              <w:divBdr>
                <w:top w:val="none" w:sz="0" w:space="0" w:color="auto"/>
                <w:left w:val="none" w:sz="0" w:space="0" w:color="auto"/>
                <w:bottom w:val="none" w:sz="0" w:space="0" w:color="auto"/>
                <w:right w:val="none" w:sz="0" w:space="0" w:color="auto"/>
              </w:divBdr>
            </w:div>
            <w:div w:id="1386370637">
              <w:marLeft w:val="0"/>
              <w:marRight w:val="0"/>
              <w:marTop w:val="0"/>
              <w:marBottom w:val="0"/>
              <w:divBdr>
                <w:top w:val="none" w:sz="0" w:space="0" w:color="auto"/>
                <w:left w:val="none" w:sz="0" w:space="0" w:color="auto"/>
                <w:bottom w:val="none" w:sz="0" w:space="0" w:color="auto"/>
                <w:right w:val="none" w:sz="0" w:space="0" w:color="auto"/>
              </w:divBdr>
            </w:div>
            <w:div w:id="2085568953">
              <w:marLeft w:val="0"/>
              <w:marRight w:val="0"/>
              <w:marTop w:val="0"/>
              <w:marBottom w:val="0"/>
              <w:divBdr>
                <w:top w:val="none" w:sz="0" w:space="0" w:color="auto"/>
                <w:left w:val="none" w:sz="0" w:space="0" w:color="auto"/>
                <w:bottom w:val="none" w:sz="0" w:space="0" w:color="auto"/>
                <w:right w:val="none" w:sz="0" w:space="0" w:color="auto"/>
              </w:divBdr>
            </w:div>
            <w:div w:id="1940021497">
              <w:marLeft w:val="0"/>
              <w:marRight w:val="0"/>
              <w:marTop w:val="0"/>
              <w:marBottom w:val="0"/>
              <w:divBdr>
                <w:top w:val="none" w:sz="0" w:space="0" w:color="auto"/>
                <w:left w:val="none" w:sz="0" w:space="0" w:color="auto"/>
                <w:bottom w:val="none" w:sz="0" w:space="0" w:color="auto"/>
                <w:right w:val="none" w:sz="0" w:space="0" w:color="auto"/>
              </w:divBdr>
            </w:div>
            <w:div w:id="13858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8571">
      <w:bodyDiv w:val="1"/>
      <w:marLeft w:val="0"/>
      <w:marRight w:val="0"/>
      <w:marTop w:val="0"/>
      <w:marBottom w:val="0"/>
      <w:divBdr>
        <w:top w:val="none" w:sz="0" w:space="0" w:color="auto"/>
        <w:left w:val="none" w:sz="0" w:space="0" w:color="auto"/>
        <w:bottom w:val="none" w:sz="0" w:space="0" w:color="auto"/>
        <w:right w:val="none" w:sz="0" w:space="0" w:color="auto"/>
      </w:divBdr>
    </w:div>
    <w:div w:id="505635697">
      <w:bodyDiv w:val="1"/>
      <w:marLeft w:val="0"/>
      <w:marRight w:val="0"/>
      <w:marTop w:val="0"/>
      <w:marBottom w:val="0"/>
      <w:divBdr>
        <w:top w:val="none" w:sz="0" w:space="0" w:color="auto"/>
        <w:left w:val="none" w:sz="0" w:space="0" w:color="auto"/>
        <w:bottom w:val="none" w:sz="0" w:space="0" w:color="auto"/>
        <w:right w:val="none" w:sz="0" w:space="0" w:color="auto"/>
      </w:divBdr>
    </w:div>
    <w:div w:id="611743241">
      <w:bodyDiv w:val="1"/>
      <w:marLeft w:val="0"/>
      <w:marRight w:val="0"/>
      <w:marTop w:val="0"/>
      <w:marBottom w:val="0"/>
      <w:divBdr>
        <w:top w:val="none" w:sz="0" w:space="0" w:color="auto"/>
        <w:left w:val="none" w:sz="0" w:space="0" w:color="auto"/>
        <w:bottom w:val="none" w:sz="0" w:space="0" w:color="auto"/>
        <w:right w:val="none" w:sz="0" w:space="0" w:color="auto"/>
      </w:divBdr>
      <w:divsChild>
        <w:div w:id="2092041451">
          <w:marLeft w:val="0"/>
          <w:marRight w:val="0"/>
          <w:marTop w:val="0"/>
          <w:marBottom w:val="0"/>
          <w:divBdr>
            <w:top w:val="none" w:sz="0" w:space="0" w:color="auto"/>
            <w:left w:val="none" w:sz="0" w:space="0" w:color="auto"/>
            <w:bottom w:val="none" w:sz="0" w:space="0" w:color="auto"/>
            <w:right w:val="none" w:sz="0" w:space="0" w:color="auto"/>
          </w:divBdr>
          <w:divsChild>
            <w:div w:id="1780834118">
              <w:marLeft w:val="0"/>
              <w:marRight w:val="0"/>
              <w:marTop w:val="0"/>
              <w:marBottom w:val="0"/>
              <w:divBdr>
                <w:top w:val="none" w:sz="0" w:space="0" w:color="auto"/>
                <w:left w:val="none" w:sz="0" w:space="0" w:color="auto"/>
                <w:bottom w:val="none" w:sz="0" w:space="0" w:color="auto"/>
                <w:right w:val="none" w:sz="0" w:space="0" w:color="auto"/>
              </w:divBdr>
            </w:div>
            <w:div w:id="774524352">
              <w:marLeft w:val="0"/>
              <w:marRight w:val="0"/>
              <w:marTop w:val="0"/>
              <w:marBottom w:val="0"/>
              <w:divBdr>
                <w:top w:val="none" w:sz="0" w:space="0" w:color="auto"/>
                <w:left w:val="none" w:sz="0" w:space="0" w:color="auto"/>
                <w:bottom w:val="none" w:sz="0" w:space="0" w:color="auto"/>
                <w:right w:val="none" w:sz="0" w:space="0" w:color="auto"/>
              </w:divBdr>
            </w:div>
            <w:div w:id="14762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494463">
      <w:bodyDiv w:val="1"/>
      <w:marLeft w:val="0"/>
      <w:marRight w:val="0"/>
      <w:marTop w:val="0"/>
      <w:marBottom w:val="0"/>
      <w:divBdr>
        <w:top w:val="none" w:sz="0" w:space="0" w:color="auto"/>
        <w:left w:val="none" w:sz="0" w:space="0" w:color="auto"/>
        <w:bottom w:val="none" w:sz="0" w:space="0" w:color="auto"/>
        <w:right w:val="none" w:sz="0" w:space="0" w:color="auto"/>
      </w:divBdr>
      <w:divsChild>
        <w:div w:id="118304460">
          <w:marLeft w:val="0"/>
          <w:marRight w:val="0"/>
          <w:marTop w:val="0"/>
          <w:marBottom w:val="0"/>
          <w:divBdr>
            <w:top w:val="none" w:sz="0" w:space="0" w:color="auto"/>
            <w:left w:val="none" w:sz="0" w:space="0" w:color="auto"/>
            <w:bottom w:val="none" w:sz="0" w:space="0" w:color="auto"/>
            <w:right w:val="none" w:sz="0" w:space="0" w:color="auto"/>
          </w:divBdr>
        </w:div>
        <w:div w:id="1795981017">
          <w:marLeft w:val="0"/>
          <w:marRight w:val="0"/>
          <w:marTop w:val="0"/>
          <w:marBottom w:val="0"/>
          <w:divBdr>
            <w:top w:val="none" w:sz="0" w:space="0" w:color="auto"/>
            <w:left w:val="none" w:sz="0" w:space="0" w:color="auto"/>
            <w:bottom w:val="none" w:sz="0" w:space="0" w:color="auto"/>
            <w:right w:val="none" w:sz="0" w:space="0" w:color="auto"/>
          </w:divBdr>
        </w:div>
        <w:div w:id="69693113">
          <w:marLeft w:val="0"/>
          <w:marRight w:val="0"/>
          <w:marTop w:val="0"/>
          <w:marBottom w:val="0"/>
          <w:divBdr>
            <w:top w:val="none" w:sz="0" w:space="0" w:color="auto"/>
            <w:left w:val="none" w:sz="0" w:space="0" w:color="auto"/>
            <w:bottom w:val="none" w:sz="0" w:space="0" w:color="auto"/>
            <w:right w:val="none" w:sz="0" w:space="0" w:color="auto"/>
          </w:divBdr>
        </w:div>
        <w:div w:id="1752775020">
          <w:marLeft w:val="0"/>
          <w:marRight w:val="0"/>
          <w:marTop w:val="0"/>
          <w:marBottom w:val="0"/>
          <w:divBdr>
            <w:top w:val="none" w:sz="0" w:space="0" w:color="auto"/>
            <w:left w:val="none" w:sz="0" w:space="0" w:color="auto"/>
            <w:bottom w:val="none" w:sz="0" w:space="0" w:color="auto"/>
            <w:right w:val="none" w:sz="0" w:space="0" w:color="auto"/>
          </w:divBdr>
        </w:div>
        <w:div w:id="23989110">
          <w:marLeft w:val="0"/>
          <w:marRight w:val="0"/>
          <w:marTop w:val="0"/>
          <w:marBottom w:val="0"/>
          <w:divBdr>
            <w:top w:val="none" w:sz="0" w:space="0" w:color="auto"/>
            <w:left w:val="none" w:sz="0" w:space="0" w:color="auto"/>
            <w:bottom w:val="none" w:sz="0" w:space="0" w:color="auto"/>
            <w:right w:val="none" w:sz="0" w:space="0" w:color="auto"/>
          </w:divBdr>
        </w:div>
      </w:divsChild>
    </w:div>
    <w:div w:id="666251907">
      <w:bodyDiv w:val="1"/>
      <w:marLeft w:val="0"/>
      <w:marRight w:val="0"/>
      <w:marTop w:val="0"/>
      <w:marBottom w:val="0"/>
      <w:divBdr>
        <w:top w:val="none" w:sz="0" w:space="0" w:color="auto"/>
        <w:left w:val="none" w:sz="0" w:space="0" w:color="auto"/>
        <w:bottom w:val="none" w:sz="0" w:space="0" w:color="auto"/>
        <w:right w:val="none" w:sz="0" w:space="0" w:color="auto"/>
      </w:divBdr>
    </w:div>
    <w:div w:id="703284586">
      <w:bodyDiv w:val="1"/>
      <w:marLeft w:val="0"/>
      <w:marRight w:val="0"/>
      <w:marTop w:val="0"/>
      <w:marBottom w:val="0"/>
      <w:divBdr>
        <w:top w:val="none" w:sz="0" w:space="0" w:color="auto"/>
        <w:left w:val="none" w:sz="0" w:space="0" w:color="auto"/>
        <w:bottom w:val="none" w:sz="0" w:space="0" w:color="auto"/>
        <w:right w:val="none" w:sz="0" w:space="0" w:color="auto"/>
      </w:divBdr>
    </w:div>
    <w:div w:id="820122866">
      <w:bodyDiv w:val="1"/>
      <w:marLeft w:val="0"/>
      <w:marRight w:val="0"/>
      <w:marTop w:val="0"/>
      <w:marBottom w:val="0"/>
      <w:divBdr>
        <w:top w:val="none" w:sz="0" w:space="0" w:color="auto"/>
        <w:left w:val="none" w:sz="0" w:space="0" w:color="auto"/>
        <w:bottom w:val="none" w:sz="0" w:space="0" w:color="auto"/>
        <w:right w:val="none" w:sz="0" w:space="0" w:color="auto"/>
      </w:divBdr>
      <w:divsChild>
        <w:div w:id="896091908">
          <w:marLeft w:val="0"/>
          <w:marRight w:val="0"/>
          <w:marTop w:val="0"/>
          <w:marBottom w:val="0"/>
          <w:divBdr>
            <w:top w:val="none" w:sz="0" w:space="0" w:color="auto"/>
            <w:left w:val="none" w:sz="0" w:space="0" w:color="auto"/>
            <w:bottom w:val="none" w:sz="0" w:space="0" w:color="auto"/>
            <w:right w:val="none" w:sz="0" w:space="0" w:color="auto"/>
          </w:divBdr>
        </w:div>
        <w:div w:id="2001539822">
          <w:marLeft w:val="0"/>
          <w:marRight w:val="0"/>
          <w:marTop w:val="0"/>
          <w:marBottom w:val="0"/>
          <w:divBdr>
            <w:top w:val="none" w:sz="0" w:space="0" w:color="auto"/>
            <w:left w:val="none" w:sz="0" w:space="0" w:color="auto"/>
            <w:bottom w:val="none" w:sz="0" w:space="0" w:color="auto"/>
            <w:right w:val="none" w:sz="0" w:space="0" w:color="auto"/>
          </w:divBdr>
        </w:div>
        <w:div w:id="795176439">
          <w:marLeft w:val="0"/>
          <w:marRight w:val="0"/>
          <w:marTop w:val="0"/>
          <w:marBottom w:val="0"/>
          <w:divBdr>
            <w:top w:val="none" w:sz="0" w:space="0" w:color="auto"/>
            <w:left w:val="none" w:sz="0" w:space="0" w:color="auto"/>
            <w:bottom w:val="none" w:sz="0" w:space="0" w:color="auto"/>
            <w:right w:val="none" w:sz="0" w:space="0" w:color="auto"/>
          </w:divBdr>
        </w:div>
        <w:div w:id="1213543078">
          <w:marLeft w:val="0"/>
          <w:marRight w:val="0"/>
          <w:marTop w:val="0"/>
          <w:marBottom w:val="0"/>
          <w:divBdr>
            <w:top w:val="none" w:sz="0" w:space="0" w:color="auto"/>
            <w:left w:val="none" w:sz="0" w:space="0" w:color="auto"/>
            <w:bottom w:val="none" w:sz="0" w:space="0" w:color="auto"/>
            <w:right w:val="none" w:sz="0" w:space="0" w:color="auto"/>
          </w:divBdr>
        </w:div>
        <w:div w:id="651906233">
          <w:marLeft w:val="0"/>
          <w:marRight w:val="0"/>
          <w:marTop w:val="0"/>
          <w:marBottom w:val="0"/>
          <w:divBdr>
            <w:top w:val="none" w:sz="0" w:space="0" w:color="auto"/>
            <w:left w:val="none" w:sz="0" w:space="0" w:color="auto"/>
            <w:bottom w:val="none" w:sz="0" w:space="0" w:color="auto"/>
            <w:right w:val="none" w:sz="0" w:space="0" w:color="auto"/>
          </w:divBdr>
        </w:div>
        <w:div w:id="1813016852">
          <w:marLeft w:val="0"/>
          <w:marRight w:val="0"/>
          <w:marTop w:val="0"/>
          <w:marBottom w:val="0"/>
          <w:divBdr>
            <w:top w:val="none" w:sz="0" w:space="0" w:color="auto"/>
            <w:left w:val="none" w:sz="0" w:space="0" w:color="auto"/>
            <w:bottom w:val="none" w:sz="0" w:space="0" w:color="auto"/>
            <w:right w:val="none" w:sz="0" w:space="0" w:color="auto"/>
          </w:divBdr>
        </w:div>
        <w:div w:id="1050613936">
          <w:marLeft w:val="0"/>
          <w:marRight w:val="0"/>
          <w:marTop w:val="0"/>
          <w:marBottom w:val="0"/>
          <w:divBdr>
            <w:top w:val="none" w:sz="0" w:space="0" w:color="auto"/>
            <w:left w:val="none" w:sz="0" w:space="0" w:color="auto"/>
            <w:bottom w:val="none" w:sz="0" w:space="0" w:color="auto"/>
            <w:right w:val="none" w:sz="0" w:space="0" w:color="auto"/>
          </w:divBdr>
        </w:div>
        <w:div w:id="830368750">
          <w:marLeft w:val="0"/>
          <w:marRight w:val="0"/>
          <w:marTop w:val="0"/>
          <w:marBottom w:val="0"/>
          <w:divBdr>
            <w:top w:val="none" w:sz="0" w:space="0" w:color="auto"/>
            <w:left w:val="none" w:sz="0" w:space="0" w:color="auto"/>
            <w:bottom w:val="none" w:sz="0" w:space="0" w:color="auto"/>
            <w:right w:val="none" w:sz="0" w:space="0" w:color="auto"/>
          </w:divBdr>
        </w:div>
        <w:div w:id="940525645">
          <w:marLeft w:val="0"/>
          <w:marRight w:val="0"/>
          <w:marTop w:val="0"/>
          <w:marBottom w:val="0"/>
          <w:divBdr>
            <w:top w:val="none" w:sz="0" w:space="0" w:color="auto"/>
            <w:left w:val="none" w:sz="0" w:space="0" w:color="auto"/>
            <w:bottom w:val="none" w:sz="0" w:space="0" w:color="auto"/>
            <w:right w:val="none" w:sz="0" w:space="0" w:color="auto"/>
          </w:divBdr>
        </w:div>
        <w:div w:id="1212694255">
          <w:marLeft w:val="0"/>
          <w:marRight w:val="0"/>
          <w:marTop w:val="0"/>
          <w:marBottom w:val="0"/>
          <w:divBdr>
            <w:top w:val="none" w:sz="0" w:space="0" w:color="auto"/>
            <w:left w:val="none" w:sz="0" w:space="0" w:color="auto"/>
            <w:bottom w:val="none" w:sz="0" w:space="0" w:color="auto"/>
            <w:right w:val="none" w:sz="0" w:space="0" w:color="auto"/>
          </w:divBdr>
        </w:div>
        <w:div w:id="1658803332">
          <w:marLeft w:val="0"/>
          <w:marRight w:val="0"/>
          <w:marTop w:val="0"/>
          <w:marBottom w:val="0"/>
          <w:divBdr>
            <w:top w:val="none" w:sz="0" w:space="0" w:color="auto"/>
            <w:left w:val="none" w:sz="0" w:space="0" w:color="auto"/>
            <w:bottom w:val="none" w:sz="0" w:space="0" w:color="auto"/>
            <w:right w:val="none" w:sz="0" w:space="0" w:color="auto"/>
          </w:divBdr>
        </w:div>
        <w:div w:id="2002191511">
          <w:marLeft w:val="0"/>
          <w:marRight w:val="0"/>
          <w:marTop w:val="0"/>
          <w:marBottom w:val="0"/>
          <w:divBdr>
            <w:top w:val="none" w:sz="0" w:space="0" w:color="auto"/>
            <w:left w:val="none" w:sz="0" w:space="0" w:color="auto"/>
            <w:bottom w:val="none" w:sz="0" w:space="0" w:color="auto"/>
            <w:right w:val="none" w:sz="0" w:space="0" w:color="auto"/>
          </w:divBdr>
        </w:div>
        <w:div w:id="297800926">
          <w:marLeft w:val="0"/>
          <w:marRight w:val="0"/>
          <w:marTop w:val="0"/>
          <w:marBottom w:val="0"/>
          <w:divBdr>
            <w:top w:val="none" w:sz="0" w:space="0" w:color="auto"/>
            <w:left w:val="none" w:sz="0" w:space="0" w:color="auto"/>
            <w:bottom w:val="none" w:sz="0" w:space="0" w:color="auto"/>
            <w:right w:val="none" w:sz="0" w:space="0" w:color="auto"/>
          </w:divBdr>
        </w:div>
        <w:div w:id="585267086">
          <w:marLeft w:val="0"/>
          <w:marRight w:val="0"/>
          <w:marTop w:val="0"/>
          <w:marBottom w:val="0"/>
          <w:divBdr>
            <w:top w:val="none" w:sz="0" w:space="0" w:color="auto"/>
            <w:left w:val="none" w:sz="0" w:space="0" w:color="auto"/>
            <w:bottom w:val="none" w:sz="0" w:space="0" w:color="auto"/>
            <w:right w:val="none" w:sz="0" w:space="0" w:color="auto"/>
          </w:divBdr>
        </w:div>
        <w:div w:id="792016928">
          <w:marLeft w:val="0"/>
          <w:marRight w:val="0"/>
          <w:marTop w:val="0"/>
          <w:marBottom w:val="0"/>
          <w:divBdr>
            <w:top w:val="none" w:sz="0" w:space="0" w:color="auto"/>
            <w:left w:val="none" w:sz="0" w:space="0" w:color="auto"/>
            <w:bottom w:val="none" w:sz="0" w:space="0" w:color="auto"/>
            <w:right w:val="none" w:sz="0" w:space="0" w:color="auto"/>
          </w:divBdr>
        </w:div>
        <w:div w:id="710150354">
          <w:marLeft w:val="0"/>
          <w:marRight w:val="0"/>
          <w:marTop w:val="0"/>
          <w:marBottom w:val="0"/>
          <w:divBdr>
            <w:top w:val="none" w:sz="0" w:space="0" w:color="auto"/>
            <w:left w:val="none" w:sz="0" w:space="0" w:color="auto"/>
            <w:bottom w:val="none" w:sz="0" w:space="0" w:color="auto"/>
            <w:right w:val="none" w:sz="0" w:space="0" w:color="auto"/>
          </w:divBdr>
        </w:div>
        <w:div w:id="2063628678">
          <w:marLeft w:val="0"/>
          <w:marRight w:val="0"/>
          <w:marTop w:val="0"/>
          <w:marBottom w:val="0"/>
          <w:divBdr>
            <w:top w:val="none" w:sz="0" w:space="0" w:color="auto"/>
            <w:left w:val="none" w:sz="0" w:space="0" w:color="auto"/>
            <w:bottom w:val="none" w:sz="0" w:space="0" w:color="auto"/>
            <w:right w:val="none" w:sz="0" w:space="0" w:color="auto"/>
          </w:divBdr>
        </w:div>
        <w:div w:id="624970827">
          <w:marLeft w:val="0"/>
          <w:marRight w:val="0"/>
          <w:marTop w:val="0"/>
          <w:marBottom w:val="0"/>
          <w:divBdr>
            <w:top w:val="none" w:sz="0" w:space="0" w:color="auto"/>
            <w:left w:val="none" w:sz="0" w:space="0" w:color="auto"/>
            <w:bottom w:val="none" w:sz="0" w:space="0" w:color="auto"/>
            <w:right w:val="none" w:sz="0" w:space="0" w:color="auto"/>
          </w:divBdr>
        </w:div>
        <w:div w:id="2087217424">
          <w:marLeft w:val="0"/>
          <w:marRight w:val="0"/>
          <w:marTop w:val="0"/>
          <w:marBottom w:val="0"/>
          <w:divBdr>
            <w:top w:val="none" w:sz="0" w:space="0" w:color="auto"/>
            <w:left w:val="none" w:sz="0" w:space="0" w:color="auto"/>
            <w:bottom w:val="none" w:sz="0" w:space="0" w:color="auto"/>
            <w:right w:val="none" w:sz="0" w:space="0" w:color="auto"/>
          </w:divBdr>
        </w:div>
        <w:div w:id="1009454832">
          <w:marLeft w:val="0"/>
          <w:marRight w:val="0"/>
          <w:marTop w:val="0"/>
          <w:marBottom w:val="0"/>
          <w:divBdr>
            <w:top w:val="none" w:sz="0" w:space="0" w:color="auto"/>
            <w:left w:val="none" w:sz="0" w:space="0" w:color="auto"/>
            <w:bottom w:val="none" w:sz="0" w:space="0" w:color="auto"/>
            <w:right w:val="none" w:sz="0" w:space="0" w:color="auto"/>
          </w:divBdr>
        </w:div>
        <w:div w:id="345712273">
          <w:marLeft w:val="0"/>
          <w:marRight w:val="0"/>
          <w:marTop w:val="0"/>
          <w:marBottom w:val="0"/>
          <w:divBdr>
            <w:top w:val="none" w:sz="0" w:space="0" w:color="auto"/>
            <w:left w:val="none" w:sz="0" w:space="0" w:color="auto"/>
            <w:bottom w:val="none" w:sz="0" w:space="0" w:color="auto"/>
            <w:right w:val="none" w:sz="0" w:space="0" w:color="auto"/>
          </w:divBdr>
        </w:div>
        <w:div w:id="194731339">
          <w:marLeft w:val="0"/>
          <w:marRight w:val="0"/>
          <w:marTop w:val="0"/>
          <w:marBottom w:val="0"/>
          <w:divBdr>
            <w:top w:val="none" w:sz="0" w:space="0" w:color="auto"/>
            <w:left w:val="none" w:sz="0" w:space="0" w:color="auto"/>
            <w:bottom w:val="none" w:sz="0" w:space="0" w:color="auto"/>
            <w:right w:val="none" w:sz="0" w:space="0" w:color="auto"/>
          </w:divBdr>
        </w:div>
        <w:div w:id="868764867">
          <w:marLeft w:val="0"/>
          <w:marRight w:val="0"/>
          <w:marTop w:val="0"/>
          <w:marBottom w:val="0"/>
          <w:divBdr>
            <w:top w:val="none" w:sz="0" w:space="0" w:color="auto"/>
            <w:left w:val="none" w:sz="0" w:space="0" w:color="auto"/>
            <w:bottom w:val="none" w:sz="0" w:space="0" w:color="auto"/>
            <w:right w:val="none" w:sz="0" w:space="0" w:color="auto"/>
          </w:divBdr>
        </w:div>
        <w:div w:id="1845630001">
          <w:marLeft w:val="0"/>
          <w:marRight w:val="0"/>
          <w:marTop w:val="0"/>
          <w:marBottom w:val="0"/>
          <w:divBdr>
            <w:top w:val="none" w:sz="0" w:space="0" w:color="auto"/>
            <w:left w:val="none" w:sz="0" w:space="0" w:color="auto"/>
            <w:bottom w:val="none" w:sz="0" w:space="0" w:color="auto"/>
            <w:right w:val="none" w:sz="0" w:space="0" w:color="auto"/>
          </w:divBdr>
        </w:div>
      </w:divsChild>
    </w:div>
    <w:div w:id="999581355">
      <w:bodyDiv w:val="1"/>
      <w:marLeft w:val="0"/>
      <w:marRight w:val="0"/>
      <w:marTop w:val="0"/>
      <w:marBottom w:val="0"/>
      <w:divBdr>
        <w:top w:val="none" w:sz="0" w:space="0" w:color="auto"/>
        <w:left w:val="none" w:sz="0" w:space="0" w:color="auto"/>
        <w:bottom w:val="none" w:sz="0" w:space="0" w:color="auto"/>
        <w:right w:val="none" w:sz="0" w:space="0" w:color="auto"/>
      </w:divBdr>
      <w:divsChild>
        <w:div w:id="871649045">
          <w:marLeft w:val="0"/>
          <w:marRight w:val="0"/>
          <w:marTop w:val="0"/>
          <w:marBottom w:val="0"/>
          <w:divBdr>
            <w:top w:val="none" w:sz="0" w:space="0" w:color="auto"/>
            <w:left w:val="none" w:sz="0" w:space="0" w:color="auto"/>
            <w:bottom w:val="none" w:sz="0" w:space="0" w:color="auto"/>
            <w:right w:val="none" w:sz="0" w:space="0" w:color="auto"/>
          </w:divBdr>
        </w:div>
        <w:div w:id="169882031">
          <w:marLeft w:val="0"/>
          <w:marRight w:val="0"/>
          <w:marTop w:val="0"/>
          <w:marBottom w:val="0"/>
          <w:divBdr>
            <w:top w:val="none" w:sz="0" w:space="0" w:color="auto"/>
            <w:left w:val="none" w:sz="0" w:space="0" w:color="auto"/>
            <w:bottom w:val="none" w:sz="0" w:space="0" w:color="auto"/>
            <w:right w:val="none" w:sz="0" w:space="0" w:color="auto"/>
          </w:divBdr>
        </w:div>
        <w:div w:id="450713637">
          <w:marLeft w:val="0"/>
          <w:marRight w:val="0"/>
          <w:marTop w:val="0"/>
          <w:marBottom w:val="0"/>
          <w:divBdr>
            <w:top w:val="none" w:sz="0" w:space="0" w:color="auto"/>
            <w:left w:val="none" w:sz="0" w:space="0" w:color="auto"/>
            <w:bottom w:val="none" w:sz="0" w:space="0" w:color="auto"/>
            <w:right w:val="none" w:sz="0" w:space="0" w:color="auto"/>
          </w:divBdr>
        </w:div>
        <w:div w:id="942538908">
          <w:marLeft w:val="0"/>
          <w:marRight w:val="0"/>
          <w:marTop w:val="0"/>
          <w:marBottom w:val="0"/>
          <w:divBdr>
            <w:top w:val="none" w:sz="0" w:space="0" w:color="auto"/>
            <w:left w:val="none" w:sz="0" w:space="0" w:color="auto"/>
            <w:bottom w:val="none" w:sz="0" w:space="0" w:color="auto"/>
            <w:right w:val="none" w:sz="0" w:space="0" w:color="auto"/>
          </w:divBdr>
        </w:div>
        <w:div w:id="1917936652">
          <w:marLeft w:val="0"/>
          <w:marRight w:val="0"/>
          <w:marTop w:val="0"/>
          <w:marBottom w:val="0"/>
          <w:divBdr>
            <w:top w:val="none" w:sz="0" w:space="0" w:color="auto"/>
            <w:left w:val="none" w:sz="0" w:space="0" w:color="auto"/>
            <w:bottom w:val="none" w:sz="0" w:space="0" w:color="auto"/>
            <w:right w:val="none" w:sz="0" w:space="0" w:color="auto"/>
          </w:divBdr>
        </w:div>
      </w:divsChild>
    </w:div>
    <w:div w:id="1032000191">
      <w:bodyDiv w:val="1"/>
      <w:marLeft w:val="0"/>
      <w:marRight w:val="0"/>
      <w:marTop w:val="0"/>
      <w:marBottom w:val="0"/>
      <w:divBdr>
        <w:top w:val="none" w:sz="0" w:space="0" w:color="auto"/>
        <w:left w:val="none" w:sz="0" w:space="0" w:color="auto"/>
        <w:bottom w:val="none" w:sz="0" w:space="0" w:color="auto"/>
        <w:right w:val="none" w:sz="0" w:space="0" w:color="auto"/>
      </w:divBdr>
      <w:divsChild>
        <w:div w:id="2082024139">
          <w:marLeft w:val="0"/>
          <w:marRight w:val="0"/>
          <w:marTop w:val="0"/>
          <w:marBottom w:val="0"/>
          <w:divBdr>
            <w:top w:val="none" w:sz="0" w:space="0" w:color="auto"/>
            <w:left w:val="none" w:sz="0" w:space="0" w:color="auto"/>
            <w:bottom w:val="none" w:sz="0" w:space="0" w:color="auto"/>
            <w:right w:val="none" w:sz="0" w:space="0" w:color="auto"/>
          </w:divBdr>
          <w:divsChild>
            <w:div w:id="889531492">
              <w:marLeft w:val="0"/>
              <w:marRight w:val="0"/>
              <w:marTop w:val="0"/>
              <w:marBottom w:val="0"/>
              <w:divBdr>
                <w:top w:val="none" w:sz="0" w:space="0" w:color="auto"/>
                <w:left w:val="none" w:sz="0" w:space="0" w:color="auto"/>
                <w:bottom w:val="none" w:sz="0" w:space="0" w:color="auto"/>
                <w:right w:val="none" w:sz="0" w:space="0" w:color="auto"/>
              </w:divBdr>
              <w:divsChild>
                <w:div w:id="123227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124210">
      <w:bodyDiv w:val="1"/>
      <w:marLeft w:val="0"/>
      <w:marRight w:val="0"/>
      <w:marTop w:val="0"/>
      <w:marBottom w:val="0"/>
      <w:divBdr>
        <w:top w:val="none" w:sz="0" w:space="0" w:color="auto"/>
        <w:left w:val="none" w:sz="0" w:space="0" w:color="auto"/>
        <w:bottom w:val="none" w:sz="0" w:space="0" w:color="auto"/>
        <w:right w:val="none" w:sz="0" w:space="0" w:color="auto"/>
      </w:divBdr>
      <w:divsChild>
        <w:div w:id="980768349">
          <w:marLeft w:val="0"/>
          <w:marRight w:val="0"/>
          <w:marTop w:val="0"/>
          <w:marBottom w:val="0"/>
          <w:divBdr>
            <w:top w:val="none" w:sz="0" w:space="0" w:color="auto"/>
            <w:left w:val="none" w:sz="0" w:space="0" w:color="auto"/>
            <w:bottom w:val="none" w:sz="0" w:space="0" w:color="auto"/>
            <w:right w:val="none" w:sz="0" w:space="0" w:color="auto"/>
          </w:divBdr>
        </w:div>
        <w:div w:id="1465929858">
          <w:marLeft w:val="0"/>
          <w:marRight w:val="0"/>
          <w:marTop w:val="0"/>
          <w:marBottom w:val="0"/>
          <w:divBdr>
            <w:top w:val="none" w:sz="0" w:space="0" w:color="auto"/>
            <w:left w:val="none" w:sz="0" w:space="0" w:color="auto"/>
            <w:bottom w:val="none" w:sz="0" w:space="0" w:color="auto"/>
            <w:right w:val="none" w:sz="0" w:space="0" w:color="auto"/>
          </w:divBdr>
        </w:div>
        <w:div w:id="775756124">
          <w:marLeft w:val="0"/>
          <w:marRight w:val="0"/>
          <w:marTop w:val="0"/>
          <w:marBottom w:val="0"/>
          <w:divBdr>
            <w:top w:val="none" w:sz="0" w:space="0" w:color="auto"/>
            <w:left w:val="none" w:sz="0" w:space="0" w:color="auto"/>
            <w:bottom w:val="none" w:sz="0" w:space="0" w:color="auto"/>
            <w:right w:val="none" w:sz="0" w:space="0" w:color="auto"/>
          </w:divBdr>
        </w:div>
        <w:div w:id="1657026235">
          <w:marLeft w:val="0"/>
          <w:marRight w:val="0"/>
          <w:marTop w:val="0"/>
          <w:marBottom w:val="0"/>
          <w:divBdr>
            <w:top w:val="none" w:sz="0" w:space="0" w:color="auto"/>
            <w:left w:val="none" w:sz="0" w:space="0" w:color="auto"/>
            <w:bottom w:val="none" w:sz="0" w:space="0" w:color="auto"/>
            <w:right w:val="none" w:sz="0" w:space="0" w:color="auto"/>
          </w:divBdr>
        </w:div>
      </w:divsChild>
    </w:div>
    <w:div w:id="1141770527">
      <w:bodyDiv w:val="1"/>
      <w:marLeft w:val="0"/>
      <w:marRight w:val="0"/>
      <w:marTop w:val="0"/>
      <w:marBottom w:val="0"/>
      <w:divBdr>
        <w:top w:val="none" w:sz="0" w:space="0" w:color="auto"/>
        <w:left w:val="none" w:sz="0" w:space="0" w:color="auto"/>
        <w:bottom w:val="none" w:sz="0" w:space="0" w:color="auto"/>
        <w:right w:val="none" w:sz="0" w:space="0" w:color="auto"/>
      </w:divBdr>
      <w:divsChild>
        <w:div w:id="1829441038">
          <w:marLeft w:val="0"/>
          <w:marRight w:val="0"/>
          <w:marTop w:val="0"/>
          <w:marBottom w:val="0"/>
          <w:divBdr>
            <w:top w:val="none" w:sz="0" w:space="0" w:color="auto"/>
            <w:left w:val="none" w:sz="0" w:space="0" w:color="auto"/>
            <w:bottom w:val="none" w:sz="0" w:space="0" w:color="auto"/>
            <w:right w:val="none" w:sz="0" w:space="0" w:color="auto"/>
          </w:divBdr>
          <w:divsChild>
            <w:div w:id="656497357">
              <w:marLeft w:val="0"/>
              <w:marRight w:val="0"/>
              <w:marTop w:val="0"/>
              <w:marBottom w:val="0"/>
              <w:divBdr>
                <w:top w:val="none" w:sz="0" w:space="0" w:color="auto"/>
                <w:left w:val="none" w:sz="0" w:space="0" w:color="auto"/>
                <w:bottom w:val="none" w:sz="0" w:space="0" w:color="auto"/>
                <w:right w:val="none" w:sz="0" w:space="0" w:color="auto"/>
              </w:divBdr>
            </w:div>
            <w:div w:id="2133476220">
              <w:marLeft w:val="0"/>
              <w:marRight w:val="0"/>
              <w:marTop w:val="0"/>
              <w:marBottom w:val="0"/>
              <w:divBdr>
                <w:top w:val="none" w:sz="0" w:space="0" w:color="auto"/>
                <w:left w:val="none" w:sz="0" w:space="0" w:color="auto"/>
                <w:bottom w:val="none" w:sz="0" w:space="0" w:color="auto"/>
                <w:right w:val="none" w:sz="0" w:space="0" w:color="auto"/>
              </w:divBdr>
            </w:div>
            <w:div w:id="2131899084">
              <w:marLeft w:val="0"/>
              <w:marRight w:val="0"/>
              <w:marTop w:val="0"/>
              <w:marBottom w:val="0"/>
              <w:divBdr>
                <w:top w:val="none" w:sz="0" w:space="0" w:color="auto"/>
                <w:left w:val="none" w:sz="0" w:space="0" w:color="auto"/>
                <w:bottom w:val="none" w:sz="0" w:space="0" w:color="auto"/>
                <w:right w:val="none" w:sz="0" w:space="0" w:color="auto"/>
              </w:divBdr>
            </w:div>
            <w:div w:id="1497375754">
              <w:marLeft w:val="0"/>
              <w:marRight w:val="0"/>
              <w:marTop w:val="0"/>
              <w:marBottom w:val="0"/>
              <w:divBdr>
                <w:top w:val="none" w:sz="0" w:space="0" w:color="auto"/>
                <w:left w:val="none" w:sz="0" w:space="0" w:color="auto"/>
                <w:bottom w:val="none" w:sz="0" w:space="0" w:color="auto"/>
                <w:right w:val="none" w:sz="0" w:space="0" w:color="auto"/>
              </w:divBdr>
            </w:div>
            <w:div w:id="887689821">
              <w:marLeft w:val="0"/>
              <w:marRight w:val="0"/>
              <w:marTop w:val="0"/>
              <w:marBottom w:val="0"/>
              <w:divBdr>
                <w:top w:val="none" w:sz="0" w:space="0" w:color="auto"/>
                <w:left w:val="none" w:sz="0" w:space="0" w:color="auto"/>
                <w:bottom w:val="none" w:sz="0" w:space="0" w:color="auto"/>
                <w:right w:val="none" w:sz="0" w:space="0" w:color="auto"/>
              </w:divBdr>
            </w:div>
            <w:div w:id="57827754">
              <w:marLeft w:val="0"/>
              <w:marRight w:val="0"/>
              <w:marTop w:val="0"/>
              <w:marBottom w:val="0"/>
              <w:divBdr>
                <w:top w:val="none" w:sz="0" w:space="0" w:color="auto"/>
                <w:left w:val="none" w:sz="0" w:space="0" w:color="auto"/>
                <w:bottom w:val="none" w:sz="0" w:space="0" w:color="auto"/>
                <w:right w:val="none" w:sz="0" w:space="0" w:color="auto"/>
              </w:divBdr>
            </w:div>
            <w:div w:id="15753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5181">
      <w:bodyDiv w:val="1"/>
      <w:marLeft w:val="0"/>
      <w:marRight w:val="0"/>
      <w:marTop w:val="0"/>
      <w:marBottom w:val="0"/>
      <w:divBdr>
        <w:top w:val="none" w:sz="0" w:space="0" w:color="auto"/>
        <w:left w:val="none" w:sz="0" w:space="0" w:color="auto"/>
        <w:bottom w:val="none" w:sz="0" w:space="0" w:color="auto"/>
        <w:right w:val="none" w:sz="0" w:space="0" w:color="auto"/>
      </w:divBdr>
      <w:divsChild>
        <w:div w:id="59207479">
          <w:marLeft w:val="0"/>
          <w:marRight w:val="0"/>
          <w:marTop w:val="0"/>
          <w:marBottom w:val="0"/>
          <w:divBdr>
            <w:top w:val="none" w:sz="0" w:space="0" w:color="auto"/>
            <w:left w:val="none" w:sz="0" w:space="0" w:color="auto"/>
            <w:bottom w:val="none" w:sz="0" w:space="0" w:color="auto"/>
            <w:right w:val="none" w:sz="0" w:space="0" w:color="auto"/>
          </w:divBdr>
        </w:div>
        <w:div w:id="590236431">
          <w:marLeft w:val="0"/>
          <w:marRight w:val="0"/>
          <w:marTop w:val="0"/>
          <w:marBottom w:val="0"/>
          <w:divBdr>
            <w:top w:val="none" w:sz="0" w:space="0" w:color="auto"/>
            <w:left w:val="none" w:sz="0" w:space="0" w:color="auto"/>
            <w:bottom w:val="none" w:sz="0" w:space="0" w:color="auto"/>
            <w:right w:val="none" w:sz="0" w:space="0" w:color="auto"/>
          </w:divBdr>
        </w:div>
        <w:div w:id="664404862">
          <w:marLeft w:val="0"/>
          <w:marRight w:val="0"/>
          <w:marTop w:val="0"/>
          <w:marBottom w:val="0"/>
          <w:divBdr>
            <w:top w:val="none" w:sz="0" w:space="0" w:color="auto"/>
            <w:left w:val="none" w:sz="0" w:space="0" w:color="auto"/>
            <w:bottom w:val="none" w:sz="0" w:space="0" w:color="auto"/>
            <w:right w:val="none" w:sz="0" w:space="0" w:color="auto"/>
          </w:divBdr>
        </w:div>
        <w:div w:id="905921428">
          <w:marLeft w:val="0"/>
          <w:marRight w:val="0"/>
          <w:marTop w:val="0"/>
          <w:marBottom w:val="0"/>
          <w:divBdr>
            <w:top w:val="none" w:sz="0" w:space="0" w:color="auto"/>
            <w:left w:val="none" w:sz="0" w:space="0" w:color="auto"/>
            <w:bottom w:val="none" w:sz="0" w:space="0" w:color="auto"/>
            <w:right w:val="none" w:sz="0" w:space="0" w:color="auto"/>
          </w:divBdr>
        </w:div>
        <w:div w:id="1285624632">
          <w:marLeft w:val="0"/>
          <w:marRight w:val="0"/>
          <w:marTop w:val="0"/>
          <w:marBottom w:val="0"/>
          <w:divBdr>
            <w:top w:val="none" w:sz="0" w:space="0" w:color="auto"/>
            <w:left w:val="none" w:sz="0" w:space="0" w:color="auto"/>
            <w:bottom w:val="none" w:sz="0" w:space="0" w:color="auto"/>
            <w:right w:val="none" w:sz="0" w:space="0" w:color="auto"/>
          </w:divBdr>
        </w:div>
        <w:div w:id="1660304837">
          <w:marLeft w:val="0"/>
          <w:marRight w:val="0"/>
          <w:marTop w:val="0"/>
          <w:marBottom w:val="0"/>
          <w:divBdr>
            <w:top w:val="none" w:sz="0" w:space="0" w:color="auto"/>
            <w:left w:val="none" w:sz="0" w:space="0" w:color="auto"/>
            <w:bottom w:val="none" w:sz="0" w:space="0" w:color="auto"/>
            <w:right w:val="none" w:sz="0" w:space="0" w:color="auto"/>
          </w:divBdr>
        </w:div>
        <w:div w:id="1873305200">
          <w:marLeft w:val="0"/>
          <w:marRight w:val="0"/>
          <w:marTop w:val="0"/>
          <w:marBottom w:val="0"/>
          <w:divBdr>
            <w:top w:val="none" w:sz="0" w:space="0" w:color="auto"/>
            <w:left w:val="none" w:sz="0" w:space="0" w:color="auto"/>
            <w:bottom w:val="none" w:sz="0" w:space="0" w:color="auto"/>
            <w:right w:val="none" w:sz="0" w:space="0" w:color="auto"/>
          </w:divBdr>
        </w:div>
        <w:div w:id="2095739488">
          <w:marLeft w:val="0"/>
          <w:marRight w:val="0"/>
          <w:marTop w:val="0"/>
          <w:marBottom w:val="0"/>
          <w:divBdr>
            <w:top w:val="none" w:sz="0" w:space="0" w:color="auto"/>
            <w:left w:val="none" w:sz="0" w:space="0" w:color="auto"/>
            <w:bottom w:val="none" w:sz="0" w:space="0" w:color="auto"/>
            <w:right w:val="none" w:sz="0" w:space="0" w:color="auto"/>
          </w:divBdr>
        </w:div>
      </w:divsChild>
    </w:div>
    <w:div w:id="1284917902">
      <w:bodyDiv w:val="1"/>
      <w:marLeft w:val="0"/>
      <w:marRight w:val="0"/>
      <w:marTop w:val="0"/>
      <w:marBottom w:val="0"/>
      <w:divBdr>
        <w:top w:val="none" w:sz="0" w:space="0" w:color="auto"/>
        <w:left w:val="none" w:sz="0" w:space="0" w:color="auto"/>
        <w:bottom w:val="none" w:sz="0" w:space="0" w:color="auto"/>
        <w:right w:val="none" w:sz="0" w:space="0" w:color="auto"/>
      </w:divBdr>
    </w:div>
    <w:div w:id="1314723609">
      <w:bodyDiv w:val="1"/>
      <w:marLeft w:val="0"/>
      <w:marRight w:val="0"/>
      <w:marTop w:val="0"/>
      <w:marBottom w:val="0"/>
      <w:divBdr>
        <w:top w:val="none" w:sz="0" w:space="0" w:color="auto"/>
        <w:left w:val="none" w:sz="0" w:space="0" w:color="auto"/>
        <w:bottom w:val="none" w:sz="0" w:space="0" w:color="auto"/>
        <w:right w:val="none" w:sz="0" w:space="0" w:color="auto"/>
      </w:divBdr>
      <w:divsChild>
        <w:div w:id="178931886">
          <w:marLeft w:val="0"/>
          <w:marRight w:val="0"/>
          <w:marTop w:val="0"/>
          <w:marBottom w:val="0"/>
          <w:divBdr>
            <w:top w:val="none" w:sz="0" w:space="0" w:color="auto"/>
            <w:left w:val="none" w:sz="0" w:space="0" w:color="auto"/>
            <w:bottom w:val="none" w:sz="0" w:space="0" w:color="auto"/>
            <w:right w:val="none" w:sz="0" w:space="0" w:color="auto"/>
          </w:divBdr>
        </w:div>
        <w:div w:id="237137743">
          <w:marLeft w:val="0"/>
          <w:marRight w:val="0"/>
          <w:marTop w:val="0"/>
          <w:marBottom w:val="0"/>
          <w:divBdr>
            <w:top w:val="none" w:sz="0" w:space="0" w:color="auto"/>
            <w:left w:val="none" w:sz="0" w:space="0" w:color="auto"/>
            <w:bottom w:val="none" w:sz="0" w:space="0" w:color="auto"/>
            <w:right w:val="none" w:sz="0" w:space="0" w:color="auto"/>
          </w:divBdr>
        </w:div>
        <w:div w:id="607352228">
          <w:marLeft w:val="0"/>
          <w:marRight w:val="0"/>
          <w:marTop w:val="0"/>
          <w:marBottom w:val="0"/>
          <w:divBdr>
            <w:top w:val="none" w:sz="0" w:space="0" w:color="auto"/>
            <w:left w:val="none" w:sz="0" w:space="0" w:color="auto"/>
            <w:bottom w:val="none" w:sz="0" w:space="0" w:color="auto"/>
            <w:right w:val="none" w:sz="0" w:space="0" w:color="auto"/>
          </w:divBdr>
        </w:div>
        <w:div w:id="1229684197">
          <w:marLeft w:val="0"/>
          <w:marRight w:val="0"/>
          <w:marTop w:val="0"/>
          <w:marBottom w:val="0"/>
          <w:divBdr>
            <w:top w:val="none" w:sz="0" w:space="0" w:color="auto"/>
            <w:left w:val="none" w:sz="0" w:space="0" w:color="auto"/>
            <w:bottom w:val="none" w:sz="0" w:space="0" w:color="auto"/>
            <w:right w:val="none" w:sz="0" w:space="0" w:color="auto"/>
          </w:divBdr>
        </w:div>
        <w:div w:id="1278950010">
          <w:marLeft w:val="0"/>
          <w:marRight w:val="0"/>
          <w:marTop w:val="0"/>
          <w:marBottom w:val="0"/>
          <w:divBdr>
            <w:top w:val="none" w:sz="0" w:space="0" w:color="auto"/>
            <w:left w:val="none" w:sz="0" w:space="0" w:color="auto"/>
            <w:bottom w:val="none" w:sz="0" w:space="0" w:color="auto"/>
            <w:right w:val="none" w:sz="0" w:space="0" w:color="auto"/>
          </w:divBdr>
        </w:div>
        <w:div w:id="1860005079">
          <w:marLeft w:val="0"/>
          <w:marRight w:val="0"/>
          <w:marTop w:val="0"/>
          <w:marBottom w:val="0"/>
          <w:divBdr>
            <w:top w:val="none" w:sz="0" w:space="0" w:color="auto"/>
            <w:left w:val="none" w:sz="0" w:space="0" w:color="auto"/>
            <w:bottom w:val="none" w:sz="0" w:space="0" w:color="auto"/>
            <w:right w:val="none" w:sz="0" w:space="0" w:color="auto"/>
          </w:divBdr>
        </w:div>
        <w:div w:id="1982924594">
          <w:marLeft w:val="0"/>
          <w:marRight w:val="0"/>
          <w:marTop w:val="0"/>
          <w:marBottom w:val="0"/>
          <w:divBdr>
            <w:top w:val="none" w:sz="0" w:space="0" w:color="auto"/>
            <w:left w:val="none" w:sz="0" w:space="0" w:color="auto"/>
            <w:bottom w:val="none" w:sz="0" w:space="0" w:color="auto"/>
            <w:right w:val="none" w:sz="0" w:space="0" w:color="auto"/>
          </w:divBdr>
        </w:div>
        <w:div w:id="2034531491">
          <w:marLeft w:val="0"/>
          <w:marRight w:val="0"/>
          <w:marTop w:val="0"/>
          <w:marBottom w:val="0"/>
          <w:divBdr>
            <w:top w:val="none" w:sz="0" w:space="0" w:color="auto"/>
            <w:left w:val="none" w:sz="0" w:space="0" w:color="auto"/>
            <w:bottom w:val="none" w:sz="0" w:space="0" w:color="auto"/>
            <w:right w:val="none" w:sz="0" w:space="0" w:color="auto"/>
          </w:divBdr>
        </w:div>
      </w:divsChild>
    </w:div>
    <w:div w:id="1402799267">
      <w:bodyDiv w:val="1"/>
      <w:marLeft w:val="0"/>
      <w:marRight w:val="0"/>
      <w:marTop w:val="0"/>
      <w:marBottom w:val="0"/>
      <w:divBdr>
        <w:top w:val="none" w:sz="0" w:space="0" w:color="auto"/>
        <w:left w:val="none" w:sz="0" w:space="0" w:color="auto"/>
        <w:bottom w:val="none" w:sz="0" w:space="0" w:color="auto"/>
        <w:right w:val="none" w:sz="0" w:space="0" w:color="auto"/>
      </w:divBdr>
      <w:divsChild>
        <w:div w:id="216478755">
          <w:marLeft w:val="0"/>
          <w:marRight w:val="0"/>
          <w:marTop w:val="0"/>
          <w:marBottom w:val="0"/>
          <w:divBdr>
            <w:top w:val="none" w:sz="0" w:space="0" w:color="auto"/>
            <w:left w:val="none" w:sz="0" w:space="0" w:color="auto"/>
            <w:bottom w:val="none" w:sz="0" w:space="0" w:color="auto"/>
            <w:right w:val="none" w:sz="0" w:space="0" w:color="auto"/>
          </w:divBdr>
        </w:div>
        <w:div w:id="835807875">
          <w:marLeft w:val="0"/>
          <w:marRight w:val="0"/>
          <w:marTop w:val="0"/>
          <w:marBottom w:val="0"/>
          <w:divBdr>
            <w:top w:val="none" w:sz="0" w:space="0" w:color="auto"/>
            <w:left w:val="none" w:sz="0" w:space="0" w:color="auto"/>
            <w:bottom w:val="none" w:sz="0" w:space="0" w:color="auto"/>
            <w:right w:val="none" w:sz="0" w:space="0" w:color="auto"/>
          </w:divBdr>
        </w:div>
        <w:div w:id="1227109744">
          <w:marLeft w:val="0"/>
          <w:marRight w:val="0"/>
          <w:marTop w:val="0"/>
          <w:marBottom w:val="0"/>
          <w:divBdr>
            <w:top w:val="none" w:sz="0" w:space="0" w:color="auto"/>
            <w:left w:val="none" w:sz="0" w:space="0" w:color="auto"/>
            <w:bottom w:val="none" w:sz="0" w:space="0" w:color="auto"/>
            <w:right w:val="none" w:sz="0" w:space="0" w:color="auto"/>
          </w:divBdr>
        </w:div>
      </w:divsChild>
    </w:div>
    <w:div w:id="1457679018">
      <w:bodyDiv w:val="1"/>
      <w:marLeft w:val="0"/>
      <w:marRight w:val="0"/>
      <w:marTop w:val="0"/>
      <w:marBottom w:val="0"/>
      <w:divBdr>
        <w:top w:val="none" w:sz="0" w:space="0" w:color="auto"/>
        <w:left w:val="none" w:sz="0" w:space="0" w:color="auto"/>
        <w:bottom w:val="none" w:sz="0" w:space="0" w:color="auto"/>
        <w:right w:val="none" w:sz="0" w:space="0" w:color="auto"/>
      </w:divBdr>
    </w:div>
    <w:div w:id="1594589183">
      <w:bodyDiv w:val="1"/>
      <w:marLeft w:val="0"/>
      <w:marRight w:val="0"/>
      <w:marTop w:val="0"/>
      <w:marBottom w:val="0"/>
      <w:divBdr>
        <w:top w:val="none" w:sz="0" w:space="0" w:color="auto"/>
        <w:left w:val="none" w:sz="0" w:space="0" w:color="auto"/>
        <w:bottom w:val="none" w:sz="0" w:space="0" w:color="auto"/>
        <w:right w:val="none" w:sz="0" w:space="0" w:color="auto"/>
      </w:divBdr>
      <w:divsChild>
        <w:div w:id="11229670">
          <w:marLeft w:val="0"/>
          <w:marRight w:val="0"/>
          <w:marTop w:val="0"/>
          <w:marBottom w:val="0"/>
          <w:divBdr>
            <w:top w:val="none" w:sz="0" w:space="0" w:color="auto"/>
            <w:left w:val="none" w:sz="0" w:space="0" w:color="auto"/>
            <w:bottom w:val="none" w:sz="0" w:space="0" w:color="auto"/>
            <w:right w:val="none" w:sz="0" w:space="0" w:color="auto"/>
          </w:divBdr>
        </w:div>
        <w:div w:id="41637912">
          <w:marLeft w:val="0"/>
          <w:marRight w:val="0"/>
          <w:marTop w:val="0"/>
          <w:marBottom w:val="0"/>
          <w:divBdr>
            <w:top w:val="none" w:sz="0" w:space="0" w:color="auto"/>
            <w:left w:val="none" w:sz="0" w:space="0" w:color="auto"/>
            <w:bottom w:val="none" w:sz="0" w:space="0" w:color="auto"/>
            <w:right w:val="none" w:sz="0" w:space="0" w:color="auto"/>
          </w:divBdr>
        </w:div>
        <w:div w:id="90207427">
          <w:marLeft w:val="0"/>
          <w:marRight w:val="0"/>
          <w:marTop w:val="0"/>
          <w:marBottom w:val="0"/>
          <w:divBdr>
            <w:top w:val="none" w:sz="0" w:space="0" w:color="auto"/>
            <w:left w:val="none" w:sz="0" w:space="0" w:color="auto"/>
            <w:bottom w:val="none" w:sz="0" w:space="0" w:color="auto"/>
            <w:right w:val="none" w:sz="0" w:space="0" w:color="auto"/>
          </w:divBdr>
        </w:div>
        <w:div w:id="134421148">
          <w:marLeft w:val="0"/>
          <w:marRight w:val="0"/>
          <w:marTop w:val="0"/>
          <w:marBottom w:val="0"/>
          <w:divBdr>
            <w:top w:val="none" w:sz="0" w:space="0" w:color="auto"/>
            <w:left w:val="none" w:sz="0" w:space="0" w:color="auto"/>
            <w:bottom w:val="none" w:sz="0" w:space="0" w:color="auto"/>
            <w:right w:val="none" w:sz="0" w:space="0" w:color="auto"/>
          </w:divBdr>
        </w:div>
        <w:div w:id="184828487">
          <w:marLeft w:val="0"/>
          <w:marRight w:val="0"/>
          <w:marTop w:val="0"/>
          <w:marBottom w:val="0"/>
          <w:divBdr>
            <w:top w:val="none" w:sz="0" w:space="0" w:color="auto"/>
            <w:left w:val="none" w:sz="0" w:space="0" w:color="auto"/>
            <w:bottom w:val="none" w:sz="0" w:space="0" w:color="auto"/>
            <w:right w:val="none" w:sz="0" w:space="0" w:color="auto"/>
          </w:divBdr>
        </w:div>
        <w:div w:id="294722491">
          <w:marLeft w:val="0"/>
          <w:marRight w:val="0"/>
          <w:marTop w:val="0"/>
          <w:marBottom w:val="0"/>
          <w:divBdr>
            <w:top w:val="none" w:sz="0" w:space="0" w:color="auto"/>
            <w:left w:val="none" w:sz="0" w:space="0" w:color="auto"/>
            <w:bottom w:val="none" w:sz="0" w:space="0" w:color="auto"/>
            <w:right w:val="none" w:sz="0" w:space="0" w:color="auto"/>
          </w:divBdr>
        </w:div>
        <w:div w:id="386879368">
          <w:marLeft w:val="0"/>
          <w:marRight w:val="0"/>
          <w:marTop w:val="0"/>
          <w:marBottom w:val="0"/>
          <w:divBdr>
            <w:top w:val="none" w:sz="0" w:space="0" w:color="auto"/>
            <w:left w:val="none" w:sz="0" w:space="0" w:color="auto"/>
            <w:bottom w:val="none" w:sz="0" w:space="0" w:color="auto"/>
            <w:right w:val="none" w:sz="0" w:space="0" w:color="auto"/>
          </w:divBdr>
        </w:div>
        <w:div w:id="488329591">
          <w:marLeft w:val="0"/>
          <w:marRight w:val="0"/>
          <w:marTop w:val="0"/>
          <w:marBottom w:val="0"/>
          <w:divBdr>
            <w:top w:val="none" w:sz="0" w:space="0" w:color="auto"/>
            <w:left w:val="none" w:sz="0" w:space="0" w:color="auto"/>
            <w:bottom w:val="none" w:sz="0" w:space="0" w:color="auto"/>
            <w:right w:val="none" w:sz="0" w:space="0" w:color="auto"/>
          </w:divBdr>
        </w:div>
        <w:div w:id="524681947">
          <w:marLeft w:val="0"/>
          <w:marRight w:val="0"/>
          <w:marTop w:val="0"/>
          <w:marBottom w:val="0"/>
          <w:divBdr>
            <w:top w:val="none" w:sz="0" w:space="0" w:color="auto"/>
            <w:left w:val="none" w:sz="0" w:space="0" w:color="auto"/>
            <w:bottom w:val="none" w:sz="0" w:space="0" w:color="auto"/>
            <w:right w:val="none" w:sz="0" w:space="0" w:color="auto"/>
          </w:divBdr>
        </w:div>
        <w:div w:id="531382960">
          <w:marLeft w:val="0"/>
          <w:marRight w:val="0"/>
          <w:marTop w:val="0"/>
          <w:marBottom w:val="0"/>
          <w:divBdr>
            <w:top w:val="none" w:sz="0" w:space="0" w:color="auto"/>
            <w:left w:val="none" w:sz="0" w:space="0" w:color="auto"/>
            <w:bottom w:val="none" w:sz="0" w:space="0" w:color="auto"/>
            <w:right w:val="none" w:sz="0" w:space="0" w:color="auto"/>
          </w:divBdr>
        </w:div>
        <w:div w:id="532813109">
          <w:marLeft w:val="0"/>
          <w:marRight w:val="0"/>
          <w:marTop w:val="0"/>
          <w:marBottom w:val="0"/>
          <w:divBdr>
            <w:top w:val="none" w:sz="0" w:space="0" w:color="auto"/>
            <w:left w:val="none" w:sz="0" w:space="0" w:color="auto"/>
            <w:bottom w:val="none" w:sz="0" w:space="0" w:color="auto"/>
            <w:right w:val="none" w:sz="0" w:space="0" w:color="auto"/>
          </w:divBdr>
        </w:div>
        <w:div w:id="535583581">
          <w:marLeft w:val="0"/>
          <w:marRight w:val="0"/>
          <w:marTop w:val="0"/>
          <w:marBottom w:val="0"/>
          <w:divBdr>
            <w:top w:val="none" w:sz="0" w:space="0" w:color="auto"/>
            <w:left w:val="none" w:sz="0" w:space="0" w:color="auto"/>
            <w:bottom w:val="none" w:sz="0" w:space="0" w:color="auto"/>
            <w:right w:val="none" w:sz="0" w:space="0" w:color="auto"/>
          </w:divBdr>
        </w:div>
        <w:div w:id="577835013">
          <w:marLeft w:val="0"/>
          <w:marRight w:val="0"/>
          <w:marTop w:val="0"/>
          <w:marBottom w:val="0"/>
          <w:divBdr>
            <w:top w:val="none" w:sz="0" w:space="0" w:color="auto"/>
            <w:left w:val="none" w:sz="0" w:space="0" w:color="auto"/>
            <w:bottom w:val="none" w:sz="0" w:space="0" w:color="auto"/>
            <w:right w:val="none" w:sz="0" w:space="0" w:color="auto"/>
          </w:divBdr>
        </w:div>
        <w:div w:id="619457900">
          <w:marLeft w:val="0"/>
          <w:marRight w:val="0"/>
          <w:marTop w:val="0"/>
          <w:marBottom w:val="0"/>
          <w:divBdr>
            <w:top w:val="none" w:sz="0" w:space="0" w:color="auto"/>
            <w:left w:val="none" w:sz="0" w:space="0" w:color="auto"/>
            <w:bottom w:val="none" w:sz="0" w:space="0" w:color="auto"/>
            <w:right w:val="none" w:sz="0" w:space="0" w:color="auto"/>
          </w:divBdr>
        </w:div>
        <w:div w:id="634526857">
          <w:marLeft w:val="0"/>
          <w:marRight w:val="0"/>
          <w:marTop w:val="0"/>
          <w:marBottom w:val="0"/>
          <w:divBdr>
            <w:top w:val="none" w:sz="0" w:space="0" w:color="auto"/>
            <w:left w:val="none" w:sz="0" w:space="0" w:color="auto"/>
            <w:bottom w:val="none" w:sz="0" w:space="0" w:color="auto"/>
            <w:right w:val="none" w:sz="0" w:space="0" w:color="auto"/>
          </w:divBdr>
        </w:div>
        <w:div w:id="682322070">
          <w:marLeft w:val="0"/>
          <w:marRight w:val="0"/>
          <w:marTop w:val="0"/>
          <w:marBottom w:val="0"/>
          <w:divBdr>
            <w:top w:val="none" w:sz="0" w:space="0" w:color="auto"/>
            <w:left w:val="none" w:sz="0" w:space="0" w:color="auto"/>
            <w:bottom w:val="none" w:sz="0" w:space="0" w:color="auto"/>
            <w:right w:val="none" w:sz="0" w:space="0" w:color="auto"/>
          </w:divBdr>
        </w:div>
        <w:div w:id="691536389">
          <w:marLeft w:val="0"/>
          <w:marRight w:val="0"/>
          <w:marTop w:val="0"/>
          <w:marBottom w:val="0"/>
          <w:divBdr>
            <w:top w:val="none" w:sz="0" w:space="0" w:color="auto"/>
            <w:left w:val="none" w:sz="0" w:space="0" w:color="auto"/>
            <w:bottom w:val="none" w:sz="0" w:space="0" w:color="auto"/>
            <w:right w:val="none" w:sz="0" w:space="0" w:color="auto"/>
          </w:divBdr>
        </w:div>
        <w:div w:id="715740010">
          <w:marLeft w:val="0"/>
          <w:marRight w:val="0"/>
          <w:marTop w:val="0"/>
          <w:marBottom w:val="0"/>
          <w:divBdr>
            <w:top w:val="none" w:sz="0" w:space="0" w:color="auto"/>
            <w:left w:val="none" w:sz="0" w:space="0" w:color="auto"/>
            <w:bottom w:val="none" w:sz="0" w:space="0" w:color="auto"/>
            <w:right w:val="none" w:sz="0" w:space="0" w:color="auto"/>
          </w:divBdr>
        </w:div>
        <w:div w:id="737629124">
          <w:marLeft w:val="0"/>
          <w:marRight w:val="0"/>
          <w:marTop w:val="0"/>
          <w:marBottom w:val="0"/>
          <w:divBdr>
            <w:top w:val="none" w:sz="0" w:space="0" w:color="auto"/>
            <w:left w:val="none" w:sz="0" w:space="0" w:color="auto"/>
            <w:bottom w:val="none" w:sz="0" w:space="0" w:color="auto"/>
            <w:right w:val="none" w:sz="0" w:space="0" w:color="auto"/>
          </w:divBdr>
        </w:div>
        <w:div w:id="754127631">
          <w:marLeft w:val="0"/>
          <w:marRight w:val="0"/>
          <w:marTop w:val="0"/>
          <w:marBottom w:val="0"/>
          <w:divBdr>
            <w:top w:val="none" w:sz="0" w:space="0" w:color="auto"/>
            <w:left w:val="none" w:sz="0" w:space="0" w:color="auto"/>
            <w:bottom w:val="none" w:sz="0" w:space="0" w:color="auto"/>
            <w:right w:val="none" w:sz="0" w:space="0" w:color="auto"/>
          </w:divBdr>
        </w:div>
        <w:div w:id="796678479">
          <w:marLeft w:val="0"/>
          <w:marRight w:val="0"/>
          <w:marTop w:val="0"/>
          <w:marBottom w:val="0"/>
          <w:divBdr>
            <w:top w:val="none" w:sz="0" w:space="0" w:color="auto"/>
            <w:left w:val="none" w:sz="0" w:space="0" w:color="auto"/>
            <w:bottom w:val="none" w:sz="0" w:space="0" w:color="auto"/>
            <w:right w:val="none" w:sz="0" w:space="0" w:color="auto"/>
          </w:divBdr>
        </w:div>
        <w:div w:id="826286656">
          <w:marLeft w:val="0"/>
          <w:marRight w:val="0"/>
          <w:marTop w:val="0"/>
          <w:marBottom w:val="0"/>
          <w:divBdr>
            <w:top w:val="none" w:sz="0" w:space="0" w:color="auto"/>
            <w:left w:val="none" w:sz="0" w:space="0" w:color="auto"/>
            <w:bottom w:val="none" w:sz="0" w:space="0" w:color="auto"/>
            <w:right w:val="none" w:sz="0" w:space="0" w:color="auto"/>
          </w:divBdr>
        </w:div>
        <w:div w:id="851145506">
          <w:marLeft w:val="0"/>
          <w:marRight w:val="0"/>
          <w:marTop w:val="0"/>
          <w:marBottom w:val="0"/>
          <w:divBdr>
            <w:top w:val="none" w:sz="0" w:space="0" w:color="auto"/>
            <w:left w:val="none" w:sz="0" w:space="0" w:color="auto"/>
            <w:bottom w:val="none" w:sz="0" w:space="0" w:color="auto"/>
            <w:right w:val="none" w:sz="0" w:space="0" w:color="auto"/>
          </w:divBdr>
        </w:div>
        <w:div w:id="903028673">
          <w:marLeft w:val="0"/>
          <w:marRight w:val="0"/>
          <w:marTop w:val="0"/>
          <w:marBottom w:val="0"/>
          <w:divBdr>
            <w:top w:val="none" w:sz="0" w:space="0" w:color="auto"/>
            <w:left w:val="none" w:sz="0" w:space="0" w:color="auto"/>
            <w:bottom w:val="none" w:sz="0" w:space="0" w:color="auto"/>
            <w:right w:val="none" w:sz="0" w:space="0" w:color="auto"/>
          </w:divBdr>
        </w:div>
        <w:div w:id="937714287">
          <w:marLeft w:val="0"/>
          <w:marRight w:val="0"/>
          <w:marTop w:val="0"/>
          <w:marBottom w:val="0"/>
          <w:divBdr>
            <w:top w:val="none" w:sz="0" w:space="0" w:color="auto"/>
            <w:left w:val="none" w:sz="0" w:space="0" w:color="auto"/>
            <w:bottom w:val="none" w:sz="0" w:space="0" w:color="auto"/>
            <w:right w:val="none" w:sz="0" w:space="0" w:color="auto"/>
          </w:divBdr>
        </w:div>
        <w:div w:id="1010108544">
          <w:marLeft w:val="0"/>
          <w:marRight w:val="0"/>
          <w:marTop w:val="0"/>
          <w:marBottom w:val="0"/>
          <w:divBdr>
            <w:top w:val="none" w:sz="0" w:space="0" w:color="auto"/>
            <w:left w:val="none" w:sz="0" w:space="0" w:color="auto"/>
            <w:bottom w:val="none" w:sz="0" w:space="0" w:color="auto"/>
            <w:right w:val="none" w:sz="0" w:space="0" w:color="auto"/>
          </w:divBdr>
        </w:div>
        <w:div w:id="1013068065">
          <w:marLeft w:val="0"/>
          <w:marRight w:val="0"/>
          <w:marTop w:val="0"/>
          <w:marBottom w:val="0"/>
          <w:divBdr>
            <w:top w:val="none" w:sz="0" w:space="0" w:color="auto"/>
            <w:left w:val="none" w:sz="0" w:space="0" w:color="auto"/>
            <w:bottom w:val="none" w:sz="0" w:space="0" w:color="auto"/>
            <w:right w:val="none" w:sz="0" w:space="0" w:color="auto"/>
          </w:divBdr>
        </w:div>
        <w:div w:id="1017846785">
          <w:marLeft w:val="0"/>
          <w:marRight w:val="0"/>
          <w:marTop w:val="0"/>
          <w:marBottom w:val="0"/>
          <w:divBdr>
            <w:top w:val="none" w:sz="0" w:space="0" w:color="auto"/>
            <w:left w:val="none" w:sz="0" w:space="0" w:color="auto"/>
            <w:bottom w:val="none" w:sz="0" w:space="0" w:color="auto"/>
            <w:right w:val="none" w:sz="0" w:space="0" w:color="auto"/>
          </w:divBdr>
        </w:div>
        <w:div w:id="1038312934">
          <w:marLeft w:val="0"/>
          <w:marRight w:val="0"/>
          <w:marTop w:val="0"/>
          <w:marBottom w:val="0"/>
          <w:divBdr>
            <w:top w:val="none" w:sz="0" w:space="0" w:color="auto"/>
            <w:left w:val="none" w:sz="0" w:space="0" w:color="auto"/>
            <w:bottom w:val="none" w:sz="0" w:space="0" w:color="auto"/>
            <w:right w:val="none" w:sz="0" w:space="0" w:color="auto"/>
          </w:divBdr>
        </w:div>
        <w:div w:id="1065419828">
          <w:marLeft w:val="0"/>
          <w:marRight w:val="0"/>
          <w:marTop w:val="0"/>
          <w:marBottom w:val="0"/>
          <w:divBdr>
            <w:top w:val="none" w:sz="0" w:space="0" w:color="auto"/>
            <w:left w:val="none" w:sz="0" w:space="0" w:color="auto"/>
            <w:bottom w:val="none" w:sz="0" w:space="0" w:color="auto"/>
            <w:right w:val="none" w:sz="0" w:space="0" w:color="auto"/>
          </w:divBdr>
        </w:div>
        <w:div w:id="1109274325">
          <w:marLeft w:val="0"/>
          <w:marRight w:val="0"/>
          <w:marTop w:val="0"/>
          <w:marBottom w:val="0"/>
          <w:divBdr>
            <w:top w:val="none" w:sz="0" w:space="0" w:color="auto"/>
            <w:left w:val="none" w:sz="0" w:space="0" w:color="auto"/>
            <w:bottom w:val="none" w:sz="0" w:space="0" w:color="auto"/>
            <w:right w:val="none" w:sz="0" w:space="0" w:color="auto"/>
          </w:divBdr>
        </w:div>
        <w:div w:id="1231304576">
          <w:marLeft w:val="0"/>
          <w:marRight w:val="0"/>
          <w:marTop w:val="0"/>
          <w:marBottom w:val="0"/>
          <w:divBdr>
            <w:top w:val="none" w:sz="0" w:space="0" w:color="auto"/>
            <w:left w:val="none" w:sz="0" w:space="0" w:color="auto"/>
            <w:bottom w:val="none" w:sz="0" w:space="0" w:color="auto"/>
            <w:right w:val="none" w:sz="0" w:space="0" w:color="auto"/>
          </w:divBdr>
        </w:div>
        <w:div w:id="1274753949">
          <w:marLeft w:val="0"/>
          <w:marRight w:val="0"/>
          <w:marTop w:val="0"/>
          <w:marBottom w:val="0"/>
          <w:divBdr>
            <w:top w:val="none" w:sz="0" w:space="0" w:color="auto"/>
            <w:left w:val="none" w:sz="0" w:space="0" w:color="auto"/>
            <w:bottom w:val="none" w:sz="0" w:space="0" w:color="auto"/>
            <w:right w:val="none" w:sz="0" w:space="0" w:color="auto"/>
          </w:divBdr>
        </w:div>
        <w:div w:id="1330135846">
          <w:marLeft w:val="0"/>
          <w:marRight w:val="0"/>
          <w:marTop w:val="0"/>
          <w:marBottom w:val="0"/>
          <w:divBdr>
            <w:top w:val="none" w:sz="0" w:space="0" w:color="auto"/>
            <w:left w:val="none" w:sz="0" w:space="0" w:color="auto"/>
            <w:bottom w:val="none" w:sz="0" w:space="0" w:color="auto"/>
            <w:right w:val="none" w:sz="0" w:space="0" w:color="auto"/>
          </w:divBdr>
        </w:div>
        <w:div w:id="1377512284">
          <w:marLeft w:val="0"/>
          <w:marRight w:val="0"/>
          <w:marTop w:val="0"/>
          <w:marBottom w:val="0"/>
          <w:divBdr>
            <w:top w:val="none" w:sz="0" w:space="0" w:color="auto"/>
            <w:left w:val="none" w:sz="0" w:space="0" w:color="auto"/>
            <w:bottom w:val="none" w:sz="0" w:space="0" w:color="auto"/>
            <w:right w:val="none" w:sz="0" w:space="0" w:color="auto"/>
          </w:divBdr>
        </w:div>
        <w:div w:id="1400863069">
          <w:marLeft w:val="0"/>
          <w:marRight w:val="0"/>
          <w:marTop w:val="0"/>
          <w:marBottom w:val="0"/>
          <w:divBdr>
            <w:top w:val="none" w:sz="0" w:space="0" w:color="auto"/>
            <w:left w:val="none" w:sz="0" w:space="0" w:color="auto"/>
            <w:bottom w:val="none" w:sz="0" w:space="0" w:color="auto"/>
            <w:right w:val="none" w:sz="0" w:space="0" w:color="auto"/>
          </w:divBdr>
        </w:div>
        <w:div w:id="1412196639">
          <w:marLeft w:val="0"/>
          <w:marRight w:val="0"/>
          <w:marTop w:val="0"/>
          <w:marBottom w:val="0"/>
          <w:divBdr>
            <w:top w:val="none" w:sz="0" w:space="0" w:color="auto"/>
            <w:left w:val="none" w:sz="0" w:space="0" w:color="auto"/>
            <w:bottom w:val="none" w:sz="0" w:space="0" w:color="auto"/>
            <w:right w:val="none" w:sz="0" w:space="0" w:color="auto"/>
          </w:divBdr>
        </w:div>
        <w:div w:id="1424646045">
          <w:marLeft w:val="0"/>
          <w:marRight w:val="0"/>
          <w:marTop w:val="0"/>
          <w:marBottom w:val="0"/>
          <w:divBdr>
            <w:top w:val="none" w:sz="0" w:space="0" w:color="auto"/>
            <w:left w:val="none" w:sz="0" w:space="0" w:color="auto"/>
            <w:bottom w:val="none" w:sz="0" w:space="0" w:color="auto"/>
            <w:right w:val="none" w:sz="0" w:space="0" w:color="auto"/>
          </w:divBdr>
        </w:div>
        <w:div w:id="1476484460">
          <w:marLeft w:val="0"/>
          <w:marRight w:val="0"/>
          <w:marTop w:val="0"/>
          <w:marBottom w:val="0"/>
          <w:divBdr>
            <w:top w:val="none" w:sz="0" w:space="0" w:color="auto"/>
            <w:left w:val="none" w:sz="0" w:space="0" w:color="auto"/>
            <w:bottom w:val="none" w:sz="0" w:space="0" w:color="auto"/>
            <w:right w:val="none" w:sz="0" w:space="0" w:color="auto"/>
          </w:divBdr>
        </w:div>
        <w:div w:id="1530488281">
          <w:marLeft w:val="0"/>
          <w:marRight w:val="0"/>
          <w:marTop w:val="0"/>
          <w:marBottom w:val="0"/>
          <w:divBdr>
            <w:top w:val="none" w:sz="0" w:space="0" w:color="auto"/>
            <w:left w:val="none" w:sz="0" w:space="0" w:color="auto"/>
            <w:bottom w:val="none" w:sz="0" w:space="0" w:color="auto"/>
            <w:right w:val="none" w:sz="0" w:space="0" w:color="auto"/>
          </w:divBdr>
        </w:div>
        <w:div w:id="1610044758">
          <w:marLeft w:val="0"/>
          <w:marRight w:val="0"/>
          <w:marTop w:val="0"/>
          <w:marBottom w:val="0"/>
          <w:divBdr>
            <w:top w:val="none" w:sz="0" w:space="0" w:color="auto"/>
            <w:left w:val="none" w:sz="0" w:space="0" w:color="auto"/>
            <w:bottom w:val="none" w:sz="0" w:space="0" w:color="auto"/>
            <w:right w:val="none" w:sz="0" w:space="0" w:color="auto"/>
          </w:divBdr>
        </w:div>
        <w:div w:id="1629973712">
          <w:marLeft w:val="0"/>
          <w:marRight w:val="0"/>
          <w:marTop w:val="0"/>
          <w:marBottom w:val="0"/>
          <w:divBdr>
            <w:top w:val="none" w:sz="0" w:space="0" w:color="auto"/>
            <w:left w:val="none" w:sz="0" w:space="0" w:color="auto"/>
            <w:bottom w:val="none" w:sz="0" w:space="0" w:color="auto"/>
            <w:right w:val="none" w:sz="0" w:space="0" w:color="auto"/>
          </w:divBdr>
        </w:div>
        <w:div w:id="1643923633">
          <w:marLeft w:val="0"/>
          <w:marRight w:val="0"/>
          <w:marTop w:val="0"/>
          <w:marBottom w:val="0"/>
          <w:divBdr>
            <w:top w:val="none" w:sz="0" w:space="0" w:color="auto"/>
            <w:left w:val="none" w:sz="0" w:space="0" w:color="auto"/>
            <w:bottom w:val="none" w:sz="0" w:space="0" w:color="auto"/>
            <w:right w:val="none" w:sz="0" w:space="0" w:color="auto"/>
          </w:divBdr>
        </w:div>
        <w:div w:id="1669402350">
          <w:marLeft w:val="0"/>
          <w:marRight w:val="0"/>
          <w:marTop w:val="0"/>
          <w:marBottom w:val="0"/>
          <w:divBdr>
            <w:top w:val="none" w:sz="0" w:space="0" w:color="auto"/>
            <w:left w:val="none" w:sz="0" w:space="0" w:color="auto"/>
            <w:bottom w:val="none" w:sz="0" w:space="0" w:color="auto"/>
            <w:right w:val="none" w:sz="0" w:space="0" w:color="auto"/>
          </w:divBdr>
        </w:div>
        <w:div w:id="1680547949">
          <w:marLeft w:val="0"/>
          <w:marRight w:val="0"/>
          <w:marTop w:val="0"/>
          <w:marBottom w:val="0"/>
          <w:divBdr>
            <w:top w:val="none" w:sz="0" w:space="0" w:color="auto"/>
            <w:left w:val="none" w:sz="0" w:space="0" w:color="auto"/>
            <w:bottom w:val="none" w:sz="0" w:space="0" w:color="auto"/>
            <w:right w:val="none" w:sz="0" w:space="0" w:color="auto"/>
          </w:divBdr>
        </w:div>
        <w:div w:id="1753891879">
          <w:marLeft w:val="0"/>
          <w:marRight w:val="0"/>
          <w:marTop w:val="0"/>
          <w:marBottom w:val="0"/>
          <w:divBdr>
            <w:top w:val="none" w:sz="0" w:space="0" w:color="auto"/>
            <w:left w:val="none" w:sz="0" w:space="0" w:color="auto"/>
            <w:bottom w:val="none" w:sz="0" w:space="0" w:color="auto"/>
            <w:right w:val="none" w:sz="0" w:space="0" w:color="auto"/>
          </w:divBdr>
        </w:div>
        <w:div w:id="1825857838">
          <w:marLeft w:val="0"/>
          <w:marRight w:val="0"/>
          <w:marTop w:val="0"/>
          <w:marBottom w:val="0"/>
          <w:divBdr>
            <w:top w:val="none" w:sz="0" w:space="0" w:color="auto"/>
            <w:left w:val="none" w:sz="0" w:space="0" w:color="auto"/>
            <w:bottom w:val="none" w:sz="0" w:space="0" w:color="auto"/>
            <w:right w:val="none" w:sz="0" w:space="0" w:color="auto"/>
          </w:divBdr>
        </w:div>
        <w:div w:id="1831679220">
          <w:marLeft w:val="0"/>
          <w:marRight w:val="0"/>
          <w:marTop w:val="0"/>
          <w:marBottom w:val="0"/>
          <w:divBdr>
            <w:top w:val="none" w:sz="0" w:space="0" w:color="auto"/>
            <w:left w:val="none" w:sz="0" w:space="0" w:color="auto"/>
            <w:bottom w:val="none" w:sz="0" w:space="0" w:color="auto"/>
            <w:right w:val="none" w:sz="0" w:space="0" w:color="auto"/>
          </w:divBdr>
        </w:div>
        <w:div w:id="1884365684">
          <w:marLeft w:val="0"/>
          <w:marRight w:val="0"/>
          <w:marTop w:val="0"/>
          <w:marBottom w:val="0"/>
          <w:divBdr>
            <w:top w:val="none" w:sz="0" w:space="0" w:color="auto"/>
            <w:left w:val="none" w:sz="0" w:space="0" w:color="auto"/>
            <w:bottom w:val="none" w:sz="0" w:space="0" w:color="auto"/>
            <w:right w:val="none" w:sz="0" w:space="0" w:color="auto"/>
          </w:divBdr>
        </w:div>
        <w:div w:id="1888686160">
          <w:marLeft w:val="0"/>
          <w:marRight w:val="0"/>
          <w:marTop w:val="0"/>
          <w:marBottom w:val="0"/>
          <w:divBdr>
            <w:top w:val="none" w:sz="0" w:space="0" w:color="auto"/>
            <w:left w:val="none" w:sz="0" w:space="0" w:color="auto"/>
            <w:bottom w:val="none" w:sz="0" w:space="0" w:color="auto"/>
            <w:right w:val="none" w:sz="0" w:space="0" w:color="auto"/>
          </w:divBdr>
        </w:div>
        <w:div w:id="1891723491">
          <w:marLeft w:val="0"/>
          <w:marRight w:val="0"/>
          <w:marTop w:val="0"/>
          <w:marBottom w:val="0"/>
          <w:divBdr>
            <w:top w:val="none" w:sz="0" w:space="0" w:color="auto"/>
            <w:left w:val="none" w:sz="0" w:space="0" w:color="auto"/>
            <w:bottom w:val="none" w:sz="0" w:space="0" w:color="auto"/>
            <w:right w:val="none" w:sz="0" w:space="0" w:color="auto"/>
          </w:divBdr>
        </w:div>
        <w:div w:id="1907952308">
          <w:marLeft w:val="0"/>
          <w:marRight w:val="0"/>
          <w:marTop w:val="0"/>
          <w:marBottom w:val="0"/>
          <w:divBdr>
            <w:top w:val="none" w:sz="0" w:space="0" w:color="auto"/>
            <w:left w:val="none" w:sz="0" w:space="0" w:color="auto"/>
            <w:bottom w:val="none" w:sz="0" w:space="0" w:color="auto"/>
            <w:right w:val="none" w:sz="0" w:space="0" w:color="auto"/>
          </w:divBdr>
        </w:div>
        <w:div w:id="1930381882">
          <w:marLeft w:val="0"/>
          <w:marRight w:val="0"/>
          <w:marTop w:val="0"/>
          <w:marBottom w:val="0"/>
          <w:divBdr>
            <w:top w:val="none" w:sz="0" w:space="0" w:color="auto"/>
            <w:left w:val="none" w:sz="0" w:space="0" w:color="auto"/>
            <w:bottom w:val="none" w:sz="0" w:space="0" w:color="auto"/>
            <w:right w:val="none" w:sz="0" w:space="0" w:color="auto"/>
          </w:divBdr>
        </w:div>
        <w:div w:id="1938830211">
          <w:marLeft w:val="0"/>
          <w:marRight w:val="0"/>
          <w:marTop w:val="0"/>
          <w:marBottom w:val="0"/>
          <w:divBdr>
            <w:top w:val="none" w:sz="0" w:space="0" w:color="auto"/>
            <w:left w:val="none" w:sz="0" w:space="0" w:color="auto"/>
            <w:bottom w:val="none" w:sz="0" w:space="0" w:color="auto"/>
            <w:right w:val="none" w:sz="0" w:space="0" w:color="auto"/>
          </w:divBdr>
        </w:div>
        <w:div w:id="1984383315">
          <w:marLeft w:val="0"/>
          <w:marRight w:val="0"/>
          <w:marTop w:val="0"/>
          <w:marBottom w:val="0"/>
          <w:divBdr>
            <w:top w:val="none" w:sz="0" w:space="0" w:color="auto"/>
            <w:left w:val="none" w:sz="0" w:space="0" w:color="auto"/>
            <w:bottom w:val="none" w:sz="0" w:space="0" w:color="auto"/>
            <w:right w:val="none" w:sz="0" w:space="0" w:color="auto"/>
          </w:divBdr>
        </w:div>
        <w:div w:id="2130010185">
          <w:marLeft w:val="0"/>
          <w:marRight w:val="0"/>
          <w:marTop w:val="0"/>
          <w:marBottom w:val="0"/>
          <w:divBdr>
            <w:top w:val="none" w:sz="0" w:space="0" w:color="auto"/>
            <w:left w:val="none" w:sz="0" w:space="0" w:color="auto"/>
            <w:bottom w:val="none" w:sz="0" w:space="0" w:color="auto"/>
            <w:right w:val="none" w:sz="0" w:space="0" w:color="auto"/>
          </w:divBdr>
        </w:div>
      </w:divsChild>
    </w:div>
    <w:div w:id="1624850796">
      <w:bodyDiv w:val="1"/>
      <w:marLeft w:val="0"/>
      <w:marRight w:val="0"/>
      <w:marTop w:val="0"/>
      <w:marBottom w:val="0"/>
      <w:divBdr>
        <w:top w:val="none" w:sz="0" w:space="0" w:color="auto"/>
        <w:left w:val="none" w:sz="0" w:space="0" w:color="auto"/>
        <w:bottom w:val="none" w:sz="0" w:space="0" w:color="auto"/>
        <w:right w:val="none" w:sz="0" w:space="0" w:color="auto"/>
      </w:divBdr>
    </w:div>
    <w:div w:id="1780948114">
      <w:bodyDiv w:val="1"/>
      <w:marLeft w:val="0"/>
      <w:marRight w:val="0"/>
      <w:marTop w:val="0"/>
      <w:marBottom w:val="0"/>
      <w:divBdr>
        <w:top w:val="none" w:sz="0" w:space="0" w:color="auto"/>
        <w:left w:val="none" w:sz="0" w:space="0" w:color="auto"/>
        <w:bottom w:val="none" w:sz="0" w:space="0" w:color="auto"/>
        <w:right w:val="none" w:sz="0" w:space="0" w:color="auto"/>
      </w:divBdr>
      <w:divsChild>
        <w:div w:id="286785683">
          <w:marLeft w:val="0"/>
          <w:marRight w:val="0"/>
          <w:marTop w:val="0"/>
          <w:marBottom w:val="0"/>
          <w:divBdr>
            <w:top w:val="none" w:sz="0" w:space="0" w:color="auto"/>
            <w:left w:val="none" w:sz="0" w:space="0" w:color="auto"/>
            <w:bottom w:val="none" w:sz="0" w:space="0" w:color="auto"/>
            <w:right w:val="none" w:sz="0" w:space="0" w:color="auto"/>
          </w:divBdr>
        </w:div>
        <w:div w:id="443424235">
          <w:marLeft w:val="0"/>
          <w:marRight w:val="0"/>
          <w:marTop w:val="0"/>
          <w:marBottom w:val="0"/>
          <w:divBdr>
            <w:top w:val="none" w:sz="0" w:space="0" w:color="auto"/>
            <w:left w:val="none" w:sz="0" w:space="0" w:color="auto"/>
            <w:bottom w:val="none" w:sz="0" w:space="0" w:color="auto"/>
            <w:right w:val="none" w:sz="0" w:space="0" w:color="auto"/>
          </w:divBdr>
        </w:div>
        <w:div w:id="568268467">
          <w:marLeft w:val="0"/>
          <w:marRight w:val="0"/>
          <w:marTop w:val="0"/>
          <w:marBottom w:val="0"/>
          <w:divBdr>
            <w:top w:val="none" w:sz="0" w:space="0" w:color="auto"/>
            <w:left w:val="none" w:sz="0" w:space="0" w:color="auto"/>
            <w:bottom w:val="none" w:sz="0" w:space="0" w:color="auto"/>
            <w:right w:val="none" w:sz="0" w:space="0" w:color="auto"/>
          </w:divBdr>
        </w:div>
        <w:div w:id="731850428">
          <w:marLeft w:val="0"/>
          <w:marRight w:val="0"/>
          <w:marTop w:val="0"/>
          <w:marBottom w:val="0"/>
          <w:divBdr>
            <w:top w:val="none" w:sz="0" w:space="0" w:color="auto"/>
            <w:left w:val="none" w:sz="0" w:space="0" w:color="auto"/>
            <w:bottom w:val="none" w:sz="0" w:space="0" w:color="auto"/>
            <w:right w:val="none" w:sz="0" w:space="0" w:color="auto"/>
          </w:divBdr>
        </w:div>
        <w:div w:id="929193348">
          <w:marLeft w:val="0"/>
          <w:marRight w:val="0"/>
          <w:marTop w:val="0"/>
          <w:marBottom w:val="0"/>
          <w:divBdr>
            <w:top w:val="none" w:sz="0" w:space="0" w:color="auto"/>
            <w:left w:val="none" w:sz="0" w:space="0" w:color="auto"/>
            <w:bottom w:val="none" w:sz="0" w:space="0" w:color="auto"/>
            <w:right w:val="none" w:sz="0" w:space="0" w:color="auto"/>
          </w:divBdr>
        </w:div>
        <w:div w:id="1099639029">
          <w:marLeft w:val="0"/>
          <w:marRight w:val="0"/>
          <w:marTop w:val="0"/>
          <w:marBottom w:val="0"/>
          <w:divBdr>
            <w:top w:val="none" w:sz="0" w:space="0" w:color="auto"/>
            <w:left w:val="none" w:sz="0" w:space="0" w:color="auto"/>
            <w:bottom w:val="none" w:sz="0" w:space="0" w:color="auto"/>
            <w:right w:val="none" w:sz="0" w:space="0" w:color="auto"/>
          </w:divBdr>
        </w:div>
        <w:div w:id="1116946199">
          <w:marLeft w:val="0"/>
          <w:marRight w:val="0"/>
          <w:marTop w:val="0"/>
          <w:marBottom w:val="0"/>
          <w:divBdr>
            <w:top w:val="none" w:sz="0" w:space="0" w:color="auto"/>
            <w:left w:val="none" w:sz="0" w:space="0" w:color="auto"/>
            <w:bottom w:val="none" w:sz="0" w:space="0" w:color="auto"/>
            <w:right w:val="none" w:sz="0" w:space="0" w:color="auto"/>
          </w:divBdr>
        </w:div>
        <w:div w:id="1176841471">
          <w:marLeft w:val="0"/>
          <w:marRight w:val="0"/>
          <w:marTop w:val="0"/>
          <w:marBottom w:val="0"/>
          <w:divBdr>
            <w:top w:val="none" w:sz="0" w:space="0" w:color="auto"/>
            <w:left w:val="none" w:sz="0" w:space="0" w:color="auto"/>
            <w:bottom w:val="none" w:sz="0" w:space="0" w:color="auto"/>
            <w:right w:val="none" w:sz="0" w:space="0" w:color="auto"/>
          </w:divBdr>
        </w:div>
        <w:div w:id="1287082065">
          <w:marLeft w:val="0"/>
          <w:marRight w:val="0"/>
          <w:marTop w:val="0"/>
          <w:marBottom w:val="0"/>
          <w:divBdr>
            <w:top w:val="none" w:sz="0" w:space="0" w:color="auto"/>
            <w:left w:val="none" w:sz="0" w:space="0" w:color="auto"/>
            <w:bottom w:val="none" w:sz="0" w:space="0" w:color="auto"/>
            <w:right w:val="none" w:sz="0" w:space="0" w:color="auto"/>
          </w:divBdr>
        </w:div>
        <w:div w:id="1299072114">
          <w:marLeft w:val="0"/>
          <w:marRight w:val="0"/>
          <w:marTop w:val="0"/>
          <w:marBottom w:val="0"/>
          <w:divBdr>
            <w:top w:val="none" w:sz="0" w:space="0" w:color="auto"/>
            <w:left w:val="none" w:sz="0" w:space="0" w:color="auto"/>
            <w:bottom w:val="none" w:sz="0" w:space="0" w:color="auto"/>
            <w:right w:val="none" w:sz="0" w:space="0" w:color="auto"/>
          </w:divBdr>
        </w:div>
        <w:div w:id="1400863207">
          <w:marLeft w:val="0"/>
          <w:marRight w:val="0"/>
          <w:marTop w:val="0"/>
          <w:marBottom w:val="0"/>
          <w:divBdr>
            <w:top w:val="none" w:sz="0" w:space="0" w:color="auto"/>
            <w:left w:val="none" w:sz="0" w:space="0" w:color="auto"/>
            <w:bottom w:val="none" w:sz="0" w:space="0" w:color="auto"/>
            <w:right w:val="none" w:sz="0" w:space="0" w:color="auto"/>
          </w:divBdr>
        </w:div>
        <w:div w:id="1590430967">
          <w:marLeft w:val="0"/>
          <w:marRight w:val="0"/>
          <w:marTop w:val="0"/>
          <w:marBottom w:val="0"/>
          <w:divBdr>
            <w:top w:val="none" w:sz="0" w:space="0" w:color="auto"/>
            <w:left w:val="none" w:sz="0" w:space="0" w:color="auto"/>
            <w:bottom w:val="none" w:sz="0" w:space="0" w:color="auto"/>
            <w:right w:val="none" w:sz="0" w:space="0" w:color="auto"/>
          </w:divBdr>
        </w:div>
        <w:div w:id="1671367735">
          <w:marLeft w:val="0"/>
          <w:marRight w:val="0"/>
          <w:marTop w:val="0"/>
          <w:marBottom w:val="0"/>
          <w:divBdr>
            <w:top w:val="none" w:sz="0" w:space="0" w:color="auto"/>
            <w:left w:val="none" w:sz="0" w:space="0" w:color="auto"/>
            <w:bottom w:val="none" w:sz="0" w:space="0" w:color="auto"/>
            <w:right w:val="none" w:sz="0" w:space="0" w:color="auto"/>
          </w:divBdr>
        </w:div>
        <w:div w:id="1884630687">
          <w:marLeft w:val="0"/>
          <w:marRight w:val="0"/>
          <w:marTop w:val="0"/>
          <w:marBottom w:val="0"/>
          <w:divBdr>
            <w:top w:val="none" w:sz="0" w:space="0" w:color="auto"/>
            <w:left w:val="none" w:sz="0" w:space="0" w:color="auto"/>
            <w:bottom w:val="none" w:sz="0" w:space="0" w:color="auto"/>
            <w:right w:val="none" w:sz="0" w:space="0" w:color="auto"/>
          </w:divBdr>
        </w:div>
        <w:div w:id="2081561171">
          <w:marLeft w:val="0"/>
          <w:marRight w:val="0"/>
          <w:marTop w:val="0"/>
          <w:marBottom w:val="0"/>
          <w:divBdr>
            <w:top w:val="none" w:sz="0" w:space="0" w:color="auto"/>
            <w:left w:val="none" w:sz="0" w:space="0" w:color="auto"/>
            <w:bottom w:val="none" w:sz="0" w:space="0" w:color="auto"/>
            <w:right w:val="none" w:sz="0" w:space="0" w:color="auto"/>
          </w:divBdr>
        </w:div>
      </w:divsChild>
    </w:div>
    <w:div w:id="1818759783">
      <w:bodyDiv w:val="1"/>
      <w:marLeft w:val="0"/>
      <w:marRight w:val="0"/>
      <w:marTop w:val="0"/>
      <w:marBottom w:val="0"/>
      <w:divBdr>
        <w:top w:val="none" w:sz="0" w:space="0" w:color="auto"/>
        <w:left w:val="none" w:sz="0" w:space="0" w:color="auto"/>
        <w:bottom w:val="none" w:sz="0" w:space="0" w:color="auto"/>
        <w:right w:val="none" w:sz="0" w:space="0" w:color="auto"/>
      </w:divBdr>
    </w:div>
    <w:div w:id="2034112825">
      <w:bodyDiv w:val="1"/>
      <w:marLeft w:val="0"/>
      <w:marRight w:val="0"/>
      <w:marTop w:val="0"/>
      <w:marBottom w:val="0"/>
      <w:divBdr>
        <w:top w:val="none" w:sz="0" w:space="0" w:color="auto"/>
        <w:left w:val="none" w:sz="0" w:space="0" w:color="auto"/>
        <w:bottom w:val="none" w:sz="0" w:space="0" w:color="auto"/>
        <w:right w:val="none" w:sz="0" w:space="0" w:color="auto"/>
      </w:divBdr>
    </w:div>
    <w:div w:id="2049261774">
      <w:bodyDiv w:val="1"/>
      <w:marLeft w:val="0"/>
      <w:marRight w:val="0"/>
      <w:marTop w:val="0"/>
      <w:marBottom w:val="0"/>
      <w:divBdr>
        <w:top w:val="none" w:sz="0" w:space="0" w:color="auto"/>
        <w:left w:val="none" w:sz="0" w:space="0" w:color="auto"/>
        <w:bottom w:val="none" w:sz="0" w:space="0" w:color="auto"/>
        <w:right w:val="none" w:sz="0" w:space="0" w:color="auto"/>
      </w:divBdr>
    </w:div>
    <w:div w:id="2073113514">
      <w:bodyDiv w:val="1"/>
      <w:marLeft w:val="0"/>
      <w:marRight w:val="0"/>
      <w:marTop w:val="0"/>
      <w:marBottom w:val="0"/>
      <w:divBdr>
        <w:top w:val="none" w:sz="0" w:space="0" w:color="auto"/>
        <w:left w:val="none" w:sz="0" w:space="0" w:color="auto"/>
        <w:bottom w:val="none" w:sz="0" w:space="0" w:color="auto"/>
        <w:right w:val="none" w:sz="0" w:space="0" w:color="auto"/>
      </w:divBdr>
    </w:div>
    <w:div w:id="2083673927">
      <w:bodyDiv w:val="1"/>
      <w:marLeft w:val="0"/>
      <w:marRight w:val="0"/>
      <w:marTop w:val="0"/>
      <w:marBottom w:val="0"/>
      <w:divBdr>
        <w:top w:val="none" w:sz="0" w:space="0" w:color="auto"/>
        <w:left w:val="none" w:sz="0" w:space="0" w:color="auto"/>
        <w:bottom w:val="none" w:sz="0" w:space="0" w:color="auto"/>
        <w:right w:val="none" w:sz="0" w:space="0" w:color="auto"/>
      </w:divBdr>
    </w:div>
    <w:div w:id="2110000008">
      <w:bodyDiv w:val="1"/>
      <w:marLeft w:val="0"/>
      <w:marRight w:val="0"/>
      <w:marTop w:val="0"/>
      <w:marBottom w:val="0"/>
      <w:divBdr>
        <w:top w:val="none" w:sz="0" w:space="0" w:color="auto"/>
        <w:left w:val="none" w:sz="0" w:space="0" w:color="auto"/>
        <w:bottom w:val="none" w:sz="0" w:space="0" w:color="auto"/>
        <w:right w:val="none" w:sz="0" w:space="0" w:color="auto"/>
      </w:divBdr>
    </w:div>
    <w:div w:id="211983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1.png"/><Relationship Id="rId26" Type="http://schemas.openxmlformats.org/officeDocument/2006/relationships/hyperlink" Target="mailto:support@4-Tell.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10.png"/><Relationship Id="rId25" Type="http://schemas.openxmlformats.org/officeDocument/2006/relationships/hyperlink" Target="mailto:sales@4-tell.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www.4-tell.com)--" TargetMode="Externa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3.xml"/></Relationships>
</file>

<file path=word/_rels/foot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6" Type="http://schemas.openxmlformats.org/officeDocument/2006/relationships/hyperlink" Target="mailto:info@4-tell.com" TargetMode="External"/><Relationship Id="rId5" Type="http://schemas.openxmlformats.org/officeDocument/2006/relationships/hyperlink" Target="mailto:info@4-tell.com" TargetMode="External"/><Relationship Id="rId4"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20Levy\AppData\Roaming\Microsoft\Templates\4-Tell%20Materials%202013.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Concours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Concourse">
      <a:maj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majorFont>
      <a:minorFont>
        <a:latin typeface="Lucida Sans Unicode"/>
        <a:ea typeface=""/>
        <a:cs typeface=""/>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Uigh" typeface="Microsoft Uighur"/>
      </a:minorFont>
    </a:fontScheme>
    <a:fmtScheme name="Concourse">
      <a:fillStyleLst>
        <a:solidFill>
          <a:schemeClr val="phClr"/>
        </a:solidFill>
        <a:gradFill rotWithShape="1">
          <a:gsLst>
            <a:gs pos="0">
              <a:schemeClr val="phClr">
                <a:tint val="62000"/>
                <a:satMod val="180000"/>
              </a:schemeClr>
            </a:gs>
            <a:gs pos="65000">
              <a:schemeClr val="phClr">
                <a:tint val="32000"/>
                <a:satMod val="250000"/>
              </a:schemeClr>
            </a:gs>
            <a:gs pos="100000">
              <a:schemeClr val="phClr">
                <a:tint val="23000"/>
                <a:satMod val="300000"/>
              </a:schemeClr>
            </a:gs>
          </a:gsLst>
          <a:lin ang="16200000" scaled="0"/>
        </a:gradFill>
        <a:gradFill rotWithShape="1">
          <a:gsLst>
            <a:gs pos="0">
              <a:schemeClr val="phClr">
                <a:shade val="15000"/>
                <a:satMod val="180000"/>
              </a:schemeClr>
            </a:gs>
            <a:gs pos="50000">
              <a:schemeClr val="phClr">
                <a:shade val="45000"/>
                <a:satMod val="170000"/>
              </a:schemeClr>
            </a:gs>
            <a:gs pos="70000">
              <a:schemeClr val="phClr">
                <a:tint val="99000"/>
                <a:shade val="65000"/>
                <a:satMod val="155000"/>
              </a:schemeClr>
            </a:gs>
            <a:gs pos="100000">
              <a:schemeClr val="phClr">
                <a:tint val="95500"/>
                <a:shade val="100000"/>
                <a:satMod val="155000"/>
              </a:schemeClr>
            </a:gs>
          </a:gsLst>
          <a:lin ang="16200000" scaled="0"/>
        </a:gradFill>
      </a:fillStyleLst>
      <a:lnStyleLst>
        <a:ln w="9525" cap="flat" cmpd="sng" algn="ctr">
          <a:solidFill>
            <a:schemeClr val="phClr"/>
          </a:solidFill>
          <a:prstDash val="solid"/>
        </a:ln>
        <a:ln w="55000" cap="flat" cmpd="thickThin" algn="ctr">
          <a:solidFill>
            <a:schemeClr val="phClr"/>
          </a:solidFill>
          <a:prstDash val="solid"/>
        </a:ln>
        <a:ln w="63500" cap="flat" cmpd="thickThin" algn="ctr">
          <a:solidFill>
            <a:schemeClr val="phClr"/>
          </a:solidFill>
          <a:prstDash val="solid"/>
        </a:ln>
      </a:lnStyleLst>
      <a:effectStyleLst>
        <a:effectStyle>
          <a:effectLst>
            <a:outerShdw blurRad="50800" dist="38100" dir="5400000" rotWithShape="0">
              <a:srgbClr val="000000">
                <a:alpha val="35000"/>
              </a:srgbClr>
            </a:outerShdw>
          </a:effectLst>
        </a:effectStyle>
        <a:effectStyle>
          <a:effectLst>
            <a:outerShdw blurRad="50800" dist="38100" dir="5400000" rotWithShape="0">
              <a:srgbClr val="000000">
                <a:alpha val="35000"/>
              </a:srgbClr>
            </a:outerShdw>
          </a:effectLst>
        </a:effectStyle>
        <a:effectStyle>
          <a:effectLst>
            <a:outerShdw blurRad="63500" dist="38100" dir="5400000" rotWithShape="0">
              <a:srgbClr val="000000">
                <a:alpha val="45000"/>
              </a:srgbClr>
            </a:outerShdw>
          </a:effectLst>
          <a:scene3d>
            <a:camera prst="orthographicFront" fov="0">
              <a:rot lat="0" lon="0" rev="0"/>
            </a:camera>
            <a:lightRig rig="glow" dir="t">
              <a:rot lat="0" lon="0" rev="6360000"/>
            </a:lightRig>
          </a:scene3d>
          <a:sp3d contourW="1000" prstMaterial="flat">
            <a:bevelT w="95250" h="101600"/>
            <a:contourClr>
              <a:schemeClr val="phClr">
                <a:satMod val="300000"/>
              </a:schemeClr>
            </a:contourClr>
          </a:sp3d>
        </a:effectStyle>
      </a:effectStyleLst>
      <a:bgFillStyleLst>
        <a:solidFill>
          <a:schemeClr val="phClr"/>
        </a:solidFill>
        <a:gradFill rotWithShape="1">
          <a:gsLst>
            <a:gs pos="0">
              <a:schemeClr val="phClr">
                <a:tint val="55000"/>
                <a:satMod val="300000"/>
              </a:schemeClr>
            </a:gs>
            <a:gs pos="40000">
              <a:schemeClr val="phClr">
                <a:tint val="65000"/>
                <a:satMod val="300000"/>
              </a:schemeClr>
            </a:gs>
            <a:gs pos="100000">
              <a:schemeClr val="phClr">
                <a:shade val="65000"/>
                <a:satMod val="300000"/>
              </a:schemeClr>
            </a:gs>
          </a:gsLst>
          <a:path path="circle">
            <a:fillToRect l="95000" t="-106500" r="5000" b="206500"/>
          </a:path>
        </a:gradFill>
        <a:blipFill>
          <a:blip xmlns:r="http://schemas.openxmlformats.org/officeDocument/2006/relationships" r:embed="rId1">
            <a:duotone>
              <a:schemeClr val="phClr">
                <a:shade val="60000"/>
                <a:satMod val="110000"/>
              </a:schemeClr>
              <a:schemeClr val="phClr">
                <a:tint val="95000"/>
              </a:schemeClr>
            </a:duotone>
          </a:blip>
          <a:tile tx="0" ty="0" sx="50000" sy="50000" flip="none" algn="tl"/>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EFEF5-846C-41B3-A860-DD3F8B9EB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4-Tell Materials 2013</Template>
  <TotalTime>3779</TotalTime>
  <Pages>51</Pages>
  <Words>12102</Words>
  <Characters>68988</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RFP Response</vt:lpstr>
    </vt:vector>
  </TitlesOfParts>
  <Company>Summit Projects</Company>
  <LinksUpToDate>false</LinksUpToDate>
  <CharactersWithSpaces>80929</CharactersWithSpaces>
  <SharedDoc>false</SharedDoc>
  <HLinks>
    <vt:vector size="132" baseType="variant">
      <vt:variant>
        <vt:i4>6750298</vt:i4>
      </vt:variant>
      <vt:variant>
        <vt:i4>111</vt:i4>
      </vt:variant>
      <vt:variant>
        <vt:i4>0</vt:i4>
      </vt:variant>
      <vt:variant>
        <vt:i4>5</vt:i4>
      </vt:variant>
      <vt:variant>
        <vt:lpwstr>mailto:scott@4-Tell.com</vt:lpwstr>
      </vt:variant>
      <vt:variant>
        <vt:lpwstr/>
      </vt:variant>
      <vt:variant>
        <vt:i4>3473447</vt:i4>
      </vt:variant>
      <vt:variant>
        <vt:i4>108</vt:i4>
      </vt:variant>
      <vt:variant>
        <vt:i4>0</vt:i4>
      </vt:variant>
      <vt:variant>
        <vt:i4>5</vt:i4>
      </vt:variant>
      <vt:variant>
        <vt:lpwstr>http://www.hmkusa.com/</vt:lpwstr>
      </vt:variant>
      <vt:variant>
        <vt:lpwstr/>
      </vt:variant>
      <vt:variant>
        <vt:i4>4718650</vt:i4>
      </vt:variant>
      <vt:variant>
        <vt:i4>105</vt:i4>
      </vt:variant>
      <vt:variant>
        <vt:i4>0</vt:i4>
      </vt:variant>
      <vt:variant>
        <vt:i4>5</vt:i4>
      </vt:variant>
      <vt:variant>
        <vt:lpwstr>mailto:Steve.Gehlen@Icebreaker.com</vt:lpwstr>
      </vt:variant>
      <vt:variant>
        <vt:lpwstr/>
      </vt:variant>
      <vt:variant>
        <vt:i4>3866717</vt:i4>
      </vt:variant>
      <vt:variant>
        <vt:i4>102</vt:i4>
      </vt:variant>
      <vt:variant>
        <vt:i4>0</vt:i4>
      </vt:variant>
      <vt:variant>
        <vt:i4>5</vt:i4>
      </vt:variant>
      <vt:variant>
        <vt:lpwstr>mailto:Justine.Seidel@Icebreaker.com</vt:lpwstr>
      </vt:variant>
      <vt:variant>
        <vt:lpwstr/>
      </vt:variant>
      <vt:variant>
        <vt:i4>4128803</vt:i4>
      </vt:variant>
      <vt:variant>
        <vt:i4>99</vt:i4>
      </vt:variant>
      <vt:variant>
        <vt:i4>0</vt:i4>
      </vt:variant>
      <vt:variant>
        <vt:i4>5</vt:i4>
      </vt:variant>
      <vt:variant>
        <vt:lpwstr>http://www.icebreaker.com/</vt:lpwstr>
      </vt:variant>
      <vt:variant>
        <vt:lpwstr/>
      </vt:variant>
      <vt:variant>
        <vt:i4>1179705</vt:i4>
      </vt:variant>
      <vt:variant>
        <vt:i4>92</vt:i4>
      </vt:variant>
      <vt:variant>
        <vt:i4>0</vt:i4>
      </vt:variant>
      <vt:variant>
        <vt:i4>5</vt:i4>
      </vt:variant>
      <vt:variant>
        <vt:lpwstr/>
      </vt:variant>
      <vt:variant>
        <vt:lpwstr>_Toc272083118</vt:lpwstr>
      </vt:variant>
      <vt:variant>
        <vt:i4>1179705</vt:i4>
      </vt:variant>
      <vt:variant>
        <vt:i4>86</vt:i4>
      </vt:variant>
      <vt:variant>
        <vt:i4>0</vt:i4>
      </vt:variant>
      <vt:variant>
        <vt:i4>5</vt:i4>
      </vt:variant>
      <vt:variant>
        <vt:lpwstr/>
      </vt:variant>
      <vt:variant>
        <vt:lpwstr>_Toc272083117</vt:lpwstr>
      </vt:variant>
      <vt:variant>
        <vt:i4>1179705</vt:i4>
      </vt:variant>
      <vt:variant>
        <vt:i4>80</vt:i4>
      </vt:variant>
      <vt:variant>
        <vt:i4>0</vt:i4>
      </vt:variant>
      <vt:variant>
        <vt:i4>5</vt:i4>
      </vt:variant>
      <vt:variant>
        <vt:lpwstr/>
      </vt:variant>
      <vt:variant>
        <vt:lpwstr>_Toc272083116</vt:lpwstr>
      </vt:variant>
      <vt:variant>
        <vt:i4>1179705</vt:i4>
      </vt:variant>
      <vt:variant>
        <vt:i4>74</vt:i4>
      </vt:variant>
      <vt:variant>
        <vt:i4>0</vt:i4>
      </vt:variant>
      <vt:variant>
        <vt:i4>5</vt:i4>
      </vt:variant>
      <vt:variant>
        <vt:lpwstr/>
      </vt:variant>
      <vt:variant>
        <vt:lpwstr>_Toc272083115</vt:lpwstr>
      </vt:variant>
      <vt:variant>
        <vt:i4>1179705</vt:i4>
      </vt:variant>
      <vt:variant>
        <vt:i4>68</vt:i4>
      </vt:variant>
      <vt:variant>
        <vt:i4>0</vt:i4>
      </vt:variant>
      <vt:variant>
        <vt:i4>5</vt:i4>
      </vt:variant>
      <vt:variant>
        <vt:lpwstr/>
      </vt:variant>
      <vt:variant>
        <vt:lpwstr>_Toc272083114</vt:lpwstr>
      </vt:variant>
      <vt:variant>
        <vt:i4>1179705</vt:i4>
      </vt:variant>
      <vt:variant>
        <vt:i4>62</vt:i4>
      </vt:variant>
      <vt:variant>
        <vt:i4>0</vt:i4>
      </vt:variant>
      <vt:variant>
        <vt:i4>5</vt:i4>
      </vt:variant>
      <vt:variant>
        <vt:lpwstr/>
      </vt:variant>
      <vt:variant>
        <vt:lpwstr>_Toc272083113</vt:lpwstr>
      </vt:variant>
      <vt:variant>
        <vt:i4>1179705</vt:i4>
      </vt:variant>
      <vt:variant>
        <vt:i4>56</vt:i4>
      </vt:variant>
      <vt:variant>
        <vt:i4>0</vt:i4>
      </vt:variant>
      <vt:variant>
        <vt:i4>5</vt:i4>
      </vt:variant>
      <vt:variant>
        <vt:lpwstr/>
      </vt:variant>
      <vt:variant>
        <vt:lpwstr>_Toc272083112</vt:lpwstr>
      </vt:variant>
      <vt:variant>
        <vt:i4>1179705</vt:i4>
      </vt:variant>
      <vt:variant>
        <vt:i4>50</vt:i4>
      </vt:variant>
      <vt:variant>
        <vt:i4>0</vt:i4>
      </vt:variant>
      <vt:variant>
        <vt:i4>5</vt:i4>
      </vt:variant>
      <vt:variant>
        <vt:lpwstr/>
      </vt:variant>
      <vt:variant>
        <vt:lpwstr>_Toc272083111</vt:lpwstr>
      </vt:variant>
      <vt:variant>
        <vt:i4>1179705</vt:i4>
      </vt:variant>
      <vt:variant>
        <vt:i4>44</vt:i4>
      </vt:variant>
      <vt:variant>
        <vt:i4>0</vt:i4>
      </vt:variant>
      <vt:variant>
        <vt:i4>5</vt:i4>
      </vt:variant>
      <vt:variant>
        <vt:lpwstr/>
      </vt:variant>
      <vt:variant>
        <vt:lpwstr>_Toc272083110</vt:lpwstr>
      </vt:variant>
      <vt:variant>
        <vt:i4>1245241</vt:i4>
      </vt:variant>
      <vt:variant>
        <vt:i4>38</vt:i4>
      </vt:variant>
      <vt:variant>
        <vt:i4>0</vt:i4>
      </vt:variant>
      <vt:variant>
        <vt:i4>5</vt:i4>
      </vt:variant>
      <vt:variant>
        <vt:lpwstr/>
      </vt:variant>
      <vt:variant>
        <vt:lpwstr>_Toc272083109</vt:lpwstr>
      </vt:variant>
      <vt:variant>
        <vt:i4>1245241</vt:i4>
      </vt:variant>
      <vt:variant>
        <vt:i4>32</vt:i4>
      </vt:variant>
      <vt:variant>
        <vt:i4>0</vt:i4>
      </vt:variant>
      <vt:variant>
        <vt:i4>5</vt:i4>
      </vt:variant>
      <vt:variant>
        <vt:lpwstr/>
      </vt:variant>
      <vt:variant>
        <vt:lpwstr>_Toc272083108</vt:lpwstr>
      </vt:variant>
      <vt:variant>
        <vt:i4>1245241</vt:i4>
      </vt:variant>
      <vt:variant>
        <vt:i4>26</vt:i4>
      </vt:variant>
      <vt:variant>
        <vt:i4>0</vt:i4>
      </vt:variant>
      <vt:variant>
        <vt:i4>5</vt:i4>
      </vt:variant>
      <vt:variant>
        <vt:lpwstr/>
      </vt:variant>
      <vt:variant>
        <vt:lpwstr>_Toc272083107</vt:lpwstr>
      </vt:variant>
      <vt:variant>
        <vt:i4>1245241</vt:i4>
      </vt:variant>
      <vt:variant>
        <vt:i4>20</vt:i4>
      </vt:variant>
      <vt:variant>
        <vt:i4>0</vt:i4>
      </vt:variant>
      <vt:variant>
        <vt:i4>5</vt:i4>
      </vt:variant>
      <vt:variant>
        <vt:lpwstr/>
      </vt:variant>
      <vt:variant>
        <vt:lpwstr>_Toc272083106</vt:lpwstr>
      </vt:variant>
      <vt:variant>
        <vt:i4>1245241</vt:i4>
      </vt:variant>
      <vt:variant>
        <vt:i4>14</vt:i4>
      </vt:variant>
      <vt:variant>
        <vt:i4>0</vt:i4>
      </vt:variant>
      <vt:variant>
        <vt:i4>5</vt:i4>
      </vt:variant>
      <vt:variant>
        <vt:lpwstr/>
      </vt:variant>
      <vt:variant>
        <vt:lpwstr>_Toc272083105</vt:lpwstr>
      </vt:variant>
      <vt:variant>
        <vt:i4>1245241</vt:i4>
      </vt:variant>
      <vt:variant>
        <vt:i4>8</vt:i4>
      </vt:variant>
      <vt:variant>
        <vt:i4>0</vt:i4>
      </vt:variant>
      <vt:variant>
        <vt:i4>5</vt:i4>
      </vt:variant>
      <vt:variant>
        <vt:lpwstr/>
      </vt:variant>
      <vt:variant>
        <vt:lpwstr>_Toc272083104</vt:lpwstr>
      </vt:variant>
      <vt:variant>
        <vt:i4>1245241</vt:i4>
      </vt:variant>
      <vt:variant>
        <vt:i4>2</vt:i4>
      </vt:variant>
      <vt:variant>
        <vt:i4>0</vt:i4>
      </vt:variant>
      <vt:variant>
        <vt:i4>5</vt:i4>
      </vt:variant>
      <vt:variant>
        <vt:lpwstr/>
      </vt:variant>
      <vt:variant>
        <vt:lpwstr>_Toc272083103</vt:lpwstr>
      </vt:variant>
      <vt:variant>
        <vt:i4>7995408</vt:i4>
      </vt:variant>
      <vt:variant>
        <vt:i4>-1</vt:i4>
      </vt:variant>
      <vt:variant>
        <vt:i4>1044</vt:i4>
      </vt:variant>
      <vt:variant>
        <vt:i4>1</vt:i4>
      </vt:variant>
      <vt:variant>
        <vt:lpwstr>http://farm1.static.flickr.com/218/444192882_9a8e5e2610.jpg?v=0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RFP Response</dc:title>
  <dc:creator>Ken Levy</dc:creator>
  <cp:lastModifiedBy>Zac</cp:lastModifiedBy>
  <cp:revision>15</cp:revision>
  <cp:lastPrinted>2014-11-28T15:47:00Z</cp:lastPrinted>
  <dcterms:created xsi:type="dcterms:W3CDTF">2015-11-16T16:46:00Z</dcterms:created>
  <dcterms:modified xsi:type="dcterms:W3CDTF">2015-11-20T02:26:00Z</dcterms:modified>
</cp:coreProperties>
</file>